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pt;height:64pt" o:ole="" fillcolor="window">
                  <v:imagedata r:id="rId8" o:title=""/>
                </v:shape>
                <o:OLEObject Type="Embed" ProgID="CorelDraw.Graphic.7" ShapeID="_x0000_i1025" DrawAspect="Content" ObjectID="_1788284574"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3E50FB46" w:rsidR="00DE4A03" w:rsidRPr="000A5B12" w:rsidRDefault="00E25342" w:rsidP="00DE4A03">
      <w:pPr>
        <w:spacing w:before="60"/>
        <w:jc w:val="center"/>
        <w:rPr>
          <w:rFonts w:ascii="Arial" w:hAnsi="Arial"/>
          <w:b/>
          <w:sz w:val="40"/>
          <w:szCs w:val="40"/>
        </w:rPr>
      </w:pPr>
      <w:r w:rsidRPr="00804203">
        <w:rPr>
          <w:rFonts w:ascii="Arial" w:hAnsi="Arial"/>
          <w:b/>
          <w:i/>
          <w:iCs/>
          <w:sz w:val="50"/>
          <w:szCs w:val="40"/>
          <w:lang w:val="sr-Latn-RS"/>
          <w:rPrChange w:id="0" w:author="Dunja Vrbaski" w:date="2024-09-17T23:02:00Z">
            <w:rPr>
              <w:rFonts w:ascii="Arial" w:hAnsi="Arial"/>
              <w:b/>
              <w:sz w:val="50"/>
              <w:szCs w:val="40"/>
              <w:lang w:val="sr-Latn-RS"/>
            </w:rPr>
          </w:rPrChange>
        </w:rPr>
        <w:t>DebugIt</w:t>
      </w:r>
      <w:ins w:id="1" w:author="Dunja Vrbaski" w:date="2024-09-17T23:01:00Z">
        <w:r w:rsidR="00804203">
          <w:rPr>
            <w:rFonts w:ascii="Arial" w:hAnsi="Arial"/>
            <w:b/>
            <w:sz w:val="50"/>
            <w:szCs w:val="40"/>
            <w:lang w:val="sr-Latn-RS"/>
          </w:rPr>
          <w:t>:</w:t>
        </w:r>
      </w:ins>
      <w:r>
        <w:rPr>
          <w:rFonts w:ascii="Arial" w:hAnsi="Arial"/>
          <w:b/>
          <w:sz w:val="50"/>
          <w:szCs w:val="40"/>
          <w:lang w:val="sr-Latn-RS"/>
        </w:rPr>
        <w:t xml:space="preserve"> </w:t>
      </w:r>
      <w:del w:id="2" w:author="Dunja Vrbaski" w:date="2024-09-17T23:02:00Z">
        <w:r w:rsidDel="00804203">
          <w:rPr>
            <w:rFonts w:ascii="Arial" w:hAnsi="Arial"/>
            <w:b/>
            <w:sz w:val="50"/>
            <w:szCs w:val="40"/>
            <w:lang w:val="sr-Latn-RS"/>
          </w:rPr>
          <w:delText>-</w:delText>
        </w:r>
        <w:r w:rsidR="000A5B12" w:rsidDel="00804203">
          <w:rPr>
            <w:rFonts w:ascii="Arial" w:hAnsi="Arial"/>
            <w:b/>
            <w:sz w:val="50"/>
            <w:szCs w:val="40"/>
            <w:lang w:val="sr-Latn-RS"/>
          </w:rPr>
          <w:delText xml:space="preserve"> </w:delText>
        </w:r>
      </w:del>
      <w:r w:rsidR="000A5B12">
        <w:rPr>
          <w:rFonts w:ascii="Arial" w:hAnsi="Arial"/>
          <w:b/>
          <w:sz w:val="50"/>
          <w:szCs w:val="40"/>
          <w:lang w:val="sr-Cyrl-RS"/>
        </w:rPr>
        <w:t xml:space="preserve">студентска </w:t>
      </w:r>
      <w:del w:id="3" w:author="Korisnik" w:date="2024-09-18T11:57:00Z">
        <w:r w:rsidR="000A5B12" w:rsidDel="00C65E3C">
          <w:rPr>
            <w:rFonts w:ascii="Arial" w:hAnsi="Arial"/>
            <w:b/>
            <w:sz w:val="50"/>
            <w:szCs w:val="40"/>
          </w:rPr>
          <w:delText xml:space="preserve">QA </w:delText>
        </w:r>
      </w:del>
      <w:r w:rsidR="000A5B12">
        <w:rPr>
          <w:rFonts w:ascii="Arial" w:hAnsi="Arial"/>
          <w:b/>
          <w:sz w:val="50"/>
          <w:szCs w:val="40"/>
          <w:lang w:val="sr-Cyrl-RS"/>
        </w:rPr>
        <w:t xml:space="preserve">платформа </w:t>
      </w:r>
      <w:del w:id="4" w:author="Korisnik" w:date="2024-09-18T11:57:00Z">
        <w:r w:rsidR="000A5B12" w:rsidDel="00C65E3C">
          <w:rPr>
            <w:rFonts w:ascii="Arial" w:hAnsi="Arial"/>
            <w:b/>
            <w:sz w:val="50"/>
            <w:szCs w:val="40"/>
            <w:lang w:val="sr-Cyrl-RS"/>
          </w:rPr>
          <w:delText xml:space="preserve">која </w:delText>
        </w:r>
      </w:del>
      <w:ins w:id="5" w:author="Korisnik" w:date="2024-09-18T11:57:00Z">
        <w:r w:rsidR="00C65E3C">
          <w:rPr>
            <w:rFonts w:ascii="Arial" w:hAnsi="Arial"/>
            <w:b/>
            <w:sz w:val="50"/>
            <w:szCs w:val="40"/>
            <w:lang w:val="sr-Cyrl-RS"/>
          </w:rPr>
          <w:t xml:space="preserve">са </w:t>
        </w:r>
      </w:ins>
      <w:del w:id="6" w:author="Korisnik" w:date="2024-09-18T11:57:00Z">
        <w:r w:rsidR="000A5B12" w:rsidDel="00C65E3C">
          <w:rPr>
            <w:rFonts w:ascii="Arial" w:hAnsi="Arial"/>
            <w:b/>
            <w:sz w:val="50"/>
            <w:szCs w:val="40"/>
            <w:lang w:val="sr-Cyrl-RS"/>
          </w:rPr>
          <w:delText xml:space="preserve">интегрише </w:delText>
        </w:r>
      </w:del>
      <w:ins w:id="7" w:author="Korisnik" w:date="2024-09-18T11:57:00Z">
        <w:r w:rsidR="00C65E3C">
          <w:rPr>
            <w:rFonts w:ascii="Arial" w:hAnsi="Arial"/>
            <w:b/>
            <w:sz w:val="50"/>
            <w:szCs w:val="40"/>
            <w:lang w:val="sr-Cyrl-RS"/>
          </w:rPr>
          <w:t xml:space="preserve">интеграцијом </w:t>
        </w:r>
      </w:ins>
      <w:r w:rsidR="000A5B12" w:rsidRPr="000A5B12">
        <w:rPr>
          <w:rFonts w:ascii="Arial" w:hAnsi="Arial"/>
          <w:b/>
          <w:i/>
          <w:sz w:val="50"/>
          <w:szCs w:val="40"/>
        </w:rPr>
        <w:t>Elasticsearch</w:t>
      </w:r>
      <w:r w:rsidR="000A5B12">
        <w:rPr>
          <w:rFonts w:ascii="Arial" w:hAnsi="Arial"/>
          <w:b/>
          <w:sz w:val="50"/>
          <w:szCs w:val="40"/>
          <w:lang w:val="sr-Cyrl-RS"/>
        </w:rPr>
        <w:t xml:space="preserve"> </w:t>
      </w:r>
      <w:del w:id="8" w:author="Korisnik" w:date="2024-09-18T11:57:00Z">
        <w:r w:rsidR="000A5B12" w:rsidDel="00C65E3C">
          <w:rPr>
            <w:rFonts w:ascii="Arial" w:hAnsi="Arial"/>
            <w:b/>
            <w:sz w:val="50"/>
            <w:szCs w:val="40"/>
            <w:lang w:val="sr-Cyrl-RS"/>
          </w:rPr>
          <w:delText xml:space="preserve">механизам </w:delText>
        </w:r>
      </w:del>
      <w:r w:rsidR="000A5B12">
        <w:rPr>
          <w:rFonts w:ascii="Arial" w:hAnsi="Arial"/>
          <w:b/>
          <w:sz w:val="50"/>
          <w:szCs w:val="40"/>
          <w:lang w:val="sr-Cyrl-RS"/>
        </w:rPr>
        <w:t>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ins w:id="9" w:author="SG" w:date="2024-09-18T16:52:00Z"/>
          <w:rFonts w:ascii="Arial" w:hAnsi="Arial"/>
          <w:sz w:val="32"/>
          <w:szCs w:val="40"/>
          <w:lang w:val="sr-Cyrl-RS"/>
        </w:rPr>
        <w:sectPr w:rsidR="000B2780" w:rsidSect="00E2112C">
          <w:footerReference w:type="first" r:id="rId11"/>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ins w:id="13" w:author="Dunja Vrbaski" w:date="2024-09-17T23:08:00Z"/>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ins w:id="14" w:author="Korisnik" w:date="2024-09-18T12:32:00Z"/>
          <w:rFonts w:ascii="Arial" w:eastAsia="Times New Roman" w:hAnsi="Arial" w:cs="Times New Roman"/>
          <w:kern w:val="20"/>
          <w:sz w:val="18"/>
          <w:szCs w:val="20"/>
          <w:lang w:val="sr-Latn-RS"/>
        </w:rPr>
      </w:pPr>
    </w:p>
    <w:p w14:paraId="1B48A98C" w14:textId="3C90C416" w:rsidR="000B2780" w:rsidRDefault="000B2780">
      <w:pPr>
        <w:rPr>
          <w:ins w:id="15" w:author="SG" w:date="2024-09-18T16:52:00Z"/>
          <w:rFonts w:ascii="Arial" w:eastAsia="Times New Roman" w:hAnsi="Arial" w:cs="Times New Roman"/>
          <w:kern w:val="20"/>
          <w:sz w:val="18"/>
          <w:szCs w:val="20"/>
          <w:lang w:val="sr-Latn-RS"/>
        </w:rPr>
      </w:pPr>
    </w:p>
    <w:p w14:paraId="2676A2E6" w14:textId="77777777" w:rsidR="000B2780" w:rsidRPr="000B2780" w:rsidRDefault="000B2780">
      <w:pPr>
        <w:rPr>
          <w:ins w:id="16" w:author="SG" w:date="2024-09-18T16:52:00Z"/>
          <w:rFonts w:ascii="Arial" w:eastAsia="Times New Roman" w:hAnsi="Arial" w:cs="Times New Roman"/>
          <w:sz w:val="18"/>
          <w:szCs w:val="20"/>
          <w:lang w:val="sr-Latn-RS"/>
          <w:rPrChange w:id="17" w:author="SG" w:date="2024-09-18T16:52:00Z">
            <w:rPr>
              <w:ins w:id="18" w:author="SG" w:date="2024-09-18T16:52:00Z"/>
              <w:rFonts w:ascii="Arial" w:eastAsia="Times New Roman" w:hAnsi="Arial" w:cs="Times New Roman"/>
              <w:kern w:val="20"/>
              <w:sz w:val="18"/>
              <w:szCs w:val="20"/>
              <w:lang w:val="sr-Latn-RS"/>
            </w:rPr>
          </w:rPrChange>
        </w:rPr>
      </w:pPr>
    </w:p>
    <w:p w14:paraId="2448EA73" w14:textId="77777777" w:rsidR="000B2780" w:rsidRPr="000B2780" w:rsidRDefault="000B2780">
      <w:pPr>
        <w:rPr>
          <w:ins w:id="19" w:author="SG" w:date="2024-09-18T16:52:00Z"/>
          <w:rFonts w:ascii="Arial" w:eastAsia="Times New Roman" w:hAnsi="Arial" w:cs="Times New Roman"/>
          <w:sz w:val="18"/>
          <w:szCs w:val="20"/>
          <w:lang w:val="sr-Latn-RS"/>
          <w:rPrChange w:id="20" w:author="SG" w:date="2024-09-18T16:52:00Z">
            <w:rPr>
              <w:ins w:id="21" w:author="SG" w:date="2024-09-18T16:52:00Z"/>
              <w:rFonts w:ascii="Arial" w:eastAsia="Times New Roman" w:hAnsi="Arial" w:cs="Times New Roman"/>
              <w:kern w:val="20"/>
              <w:sz w:val="18"/>
              <w:szCs w:val="20"/>
              <w:lang w:val="sr-Latn-RS"/>
            </w:rPr>
          </w:rPrChange>
        </w:rPr>
      </w:pPr>
    </w:p>
    <w:p w14:paraId="51BAE675" w14:textId="77777777" w:rsidR="000B2780" w:rsidRPr="000B2780" w:rsidRDefault="000B2780">
      <w:pPr>
        <w:rPr>
          <w:ins w:id="22" w:author="SG" w:date="2024-09-18T16:52:00Z"/>
          <w:rFonts w:ascii="Arial" w:eastAsia="Times New Roman" w:hAnsi="Arial" w:cs="Times New Roman"/>
          <w:sz w:val="18"/>
          <w:szCs w:val="20"/>
          <w:lang w:val="sr-Latn-RS"/>
          <w:rPrChange w:id="23" w:author="SG" w:date="2024-09-18T16:52:00Z">
            <w:rPr>
              <w:ins w:id="24" w:author="SG" w:date="2024-09-18T16:52:00Z"/>
              <w:rFonts w:ascii="Arial" w:eastAsia="Times New Roman" w:hAnsi="Arial" w:cs="Times New Roman"/>
              <w:kern w:val="20"/>
              <w:sz w:val="18"/>
              <w:szCs w:val="20"/>
              <w:lang w:val="sr-Latn-RS"/>
            </w:rPr>
          </w:rPrChange>
        </w:rPr>
      </w:pPr>
    </w:p>
    <w:p w14:paraId="399F5D24" w14:textId="77777777" w:rsidR="000B2780" w:rsidRPr="000B2780" w:rsidRDefault="000B2780">
      <w:pPr>
        <w:rPr>
          <w:ins w:id="25" w:author="SG" w:date="2024-09-18T16:52:00Z"/>
          <w:rFonts w:ascii="Arial" w:eastAsia="Times New Roman" w:hAnsi="Arial" w:cs="Times New Roman"/>
          <w:sz w:val="18"/>
          <w:szCs w:val="20"/>
          <w:lang w:val="sr-Latn-RS"/>
          <w:rPrChange w:id="26" w:author="SG" w:date="2024-09-18T16:52:00Z">
            <w:rPr>
              <w:ins w:id="27" w:author="SG" w:date="2024-09-18T16:52:00Z"/>
              <w:rFonts w:ascii="Arial" w:eastAsia="Times New Roman" w:hAnsi="Arial" w:cs="Times New Roman"/>
              <w:kern w:val="20"/>
              <w:sz w:val="18"/>
              <w:szCs w:val="20"/>
              <w:lang w:val="sr-Latn-RS"/>
            </w:rPr>
          </w:rPrChange>
        </w:rPr>
      </w:pPr>
    </w:p>
    <w:p w14:paraId="6FE7475E" w14:textId="77777777" w:rsidR="000B2780" w:rsidRPr="000B2780" w:rsidRDefault="000B2780">
      <w:pPr>
        <w:rPr>
          <w:ins w:id="28" w:author="SG" w:date="2024-09-18T16:52:00Z"/>
          <w:rFonts w:ascii="Arial" w:eastAsia="Times New Roman" w:hAnsi="Arial" w:cs="Times New Roman"/>
          <w:sz w:val="18"/>
          <w:szCs w:val="20"/>
          <w:lang w:val="sr-Latn-RS"/>
          <w:rPrChange w:id="29" w:author="SG" w:date="2024-09-18T16:52:00Z">
            <w:rPr>
              <w:ins w:id="30" w:author="SG" w:date="2024-09-18T16:52:00Z"/>
              <w:rFonts w:ascii="Arial" w:eastAsia="Times New Roman" w:hAnsi="Arial" w:cs="Times New Roman"/>
              <w:kern w:val="20"/>
              <w:sz w:val="18"/>
              <w:szCs w:val="20"/>
              <w:lang w:val="sr-Latn-RS"/>
            </w:rPr>
          </w:rPrChange>
        </w:rPr>
      </w:pPr>
    </w:p>
    <w:p w14:paraId="0B1DAF24" w14:textId="77777777" w:rsidR="000B2780" w:rsidRPr="000B2780" w:rsidRDefault="000B2780">
      <w:pPr>
        <w:rPr>
          <w:ins w:id="31" w:author="SG" w:date="2024-09-18T16:52:00Z"/>
          <w:rFonts w:ascii="Arial" w:eastAsia="Times New Roman" w:hAnsi="Arial" w:cs="Times New Roman"/>
          <w:sz w:val="18"/>
          <w:szCs w:val="20"/>
          <w:lang w:val="sr-Latn-RS"/>
          <w:rPrChange w:id="32" w:author="SG" w:date="2024-09-18T16:52:00Z">
            <w:rPr>
              <w:ins w:id="33" w:author="SG" w:date="2024-09-18T16:52:00Z"/>
              <w:rFonts w:ascii="Arial" w:eastAsia="Times New Roman" w:hAnsi="Arial" w:cs="Times New Roman"/>
              <w:kern w:val="20"/>
              <w:sz w:val="18"/>
              <w:szCs w:val="20"/>
              <w:lang w:val="sr-Latn-RS"/>
            </w:rPr>
          </w:rPrChange>
        </w:rPr>
      </w:pPr>
    </w:p>
    <w:p w14:paraId="54BAE449" w14:textId="77777777" w:rsidR="000B2780" w:rsidRPr="000B2780" w:rsidRDefault="000B2780">
      <w:pPr>
        <w:rPr>
          <w:ins w:id="34" w:author="SG" w:date="2024-09-18T16:52:00Z"/>
          <w:rFonts w:ascii="Arial" w:eastAsia="Times New Roman" w:hAnsi="Arial" w:cs="Times New Roman"/>
          <w:sz w:val="18"/>
          <w:szCs w:val="20"/>
          <w:lang w:val="sr-Latn-RS"/>
          <w:rPrChange w:id="35" w:author="SG" w:date="2024-09-18T16:52:00Z">
            <w:rPr>
              <w:ins w:id="36" w:author="SG" w:date="2024-09-18T16:52:00Z"/>
              <w:rFonts w:ascii="Arial" w:eastAsia="Times New Roman" w:hAnsi="Arial" w:cs="Times New Roman"/>
              <w:kern w:val="20"/>
              <w:sz w:val="18"/>
              <w:szCs w:val="20"/>
              <w:lang w:val="sr-Latn-RS"/>
            </w:rPr>
          </w:rPrChange>
        </w:rPr>
      </w:pPr>
    </w:p>
    <w:p w14:paraId="17AC6285" w14:textId="77777777" w:rsidR="000B2780" w:rsidRPr="000B2780" w:rsidRDefault="000B2780">
      <w:pPr>
        <w:rPr>
          <w:ins w:id="37" w:author="SG" w:date="2024-09-18T16:52:00Z"/>
          <w:rFonts w:ascii="Arial" w:eastAsia="Times New Roman" w:hAnsi="Arial" w:cs="Times New Roman"/>
          <w:sz w:val="18"/>
          <w:szCs w:val="20"/>
          <w:lang w:val="sr-Latn-RS"/>
          <w:rPrChange w:id="38" w:author="SG" w:date="2024-09-18T16:52:00Z">
            <w:rPr>
              <w:ins w:id="39" w:author="SG" w:date="2024-09-18T16:52:00Z"/>
              <w:rFonts w:ascii="Arial" w:eastAsia="Times New Roman" w:hAnsi="Arial" w:cs="Times New Roman"/>
              <w:kern w:val="20"/>
              <w:sz w:val="18"/>
              <w:szCs w:val="20"/>
              <w:lang w:val="sr-Latn-RS"/>
            </w:rPr>
          </w:rPrChange>
        </w:rPr>
      </w:pPr>
    </w:p>
    <w:p w14:paraId="4798C12B" w14:textId="77777777" w:rsidR="000B2780" w:rsidRPr="000B2780" w:rsidRDefault="000B2780">
      <w:pPr>
        <w:rPr>
          <w:ins w:id="40" w:author="SG" w:date="2024-09-18T16:52:00Z"/>
          <w:rFonts w:ascii="Arial" w:eastAsia="Times New Roman" w:hAnsi="Arial" w:cs="Times New Roman"/>
          <w:sz w:val="18"/>
          <w:szCs w:val="20"/>
          <w:lang w:val="sr-Latn-RS"/>
          <w:rPrChange w:id="41" w:author="SG" w:date="2024-09-18T16:52:00Z">
            <w:rPr>
              <w:ins w:id="42" w:author="SG" w:date="2024-09-18T16:52:00Z"/>
              <w:rFonts w:ascii="Arial" w:eastAsia="Times New Roman" w:hAnsi="Arial" w:cs="Times New Roman"/>
              <w:kern w:val="20"/>
              <w:sz w:val="18"/>
              <w:szCs w:val="20"/>
              <w:lang w:val="sr-Latn-RS"/>
            </w:rPr>
          </w:rPrChange>
        </w:rPr>
      </w:pPr>
    </w:p>
    <w:p w14:paraId="48A14035" w14:textId="77777777" w:rsidR="000B2780" w:rsidRPr="000B2780" w:rsidRDefault="000B2780">
      <w:pPr>
        <w:rPr>
          <w:ins w:id="43" w:author="SG" w:date="2024-09-18T16:52:00Z"/>
          <w:rFonts w:ascii="Arial" w:eastAsia="Times New Roman" w:hAnsi="Arial" w:cs="Times New Roman"/>
          <w:sz w:val="18"/>
          <w:szCs w:val="20"/>
          <w:lang w:val="sr-Latn-RS"/>
          <w:rPrChange w:id="44" w:author="SG" w:date="2024-09-18T16:52:00Z">
            <w:rPr>
              <w:ins w:id="45" w:author="SG" w:date="2024-09-18T16:52:00Z"/>
              <w:rFonts w:ascii="Arial" w:eastAsia="Times New Roman" w:hAnsi="Arial" w:cs="Times New Roman"/>
              <w:kern w:val="20"/>
              <w:sz w:val="18"/>
              <w:szCs w:val="20"/>
              <w:lang w:val="sr-Latn-RS"/>
            </w:rPr>
          </w:rPrChange>
        </w:rPr>
      </w:pPr>
    </w:p>
    <w:p w14:paraId="589320CC" w14:textId="77777777" w:rsidR="000B2780" w:rsidRPr="000B2780" w:rsidRDefault="000B2780">
      <w:pPr>
        <w:rPr>
          <w:ins w:id="46" w:author="SG" w:date="2024-09-18T16:52:00Z"/>
          <w:rFonts w:ascii="Arial" w:eastAsia="Times New Roman" w:hAnsi="Arial" w:cs="Times New Roman"/>
          <w:sz w:val="18"/>
          <w:szCs w:val="20"/>
          <w:lang w:val="sr-Latn-RS"/>
          <w:rPrChange w:id="47" w:author="SG" w:date="2024-09-18T16:52:00Z">
            <w:rPr>
              <w:ins w:id="48" w:author="SG" w:date="2024-09-18T16:52:00Z"/>
              <w:rFonts w:ascii="Arial" w:eastAsia="Times New Roman" w:hAnsi="Arial" w:cs="Times New Roman"/>
              <w:kern w:val="20"/>
              <w:sz w:val="18"/>
              <w:szCs w:val="20"/>
              <w:lang w:val="sr-Latn-RS"/>
            </w:rPr>
          </w:rPrChange>
        </w:rPr>
      </w:pPr>
    </w:p>
    <w:p w14:paraId="787B5E3C" w14:textId="77777777" w:rsidR="000B2780" w:rsidRPr="000B2780" w:rsidRDefault="000B2780">
      <w:pPr>
        <w:rPr>
          <w:ins w:id="49" w:author="SG" w:date="2024-09-18T16:52:00Z"/>
          <w:rFonts w:ascii="Arial" w:eastAsia="Times New Roman" w:hAnsi="Arial" w:cs="Times New Roman"/>
          <w:sz w:val="18"/>
          <w:szCs w:val="20"/>
          <w:lang w:val="sr-Latn-RS"/>
          <w:rPrChange w:id="50" w:author="SG" w:date="2024-09-18T16:52:00Z">
            <w:rPr>
              <w:ins w:id="51" w:author="SG" w:date="2024-09-18T16:52:00Z"/>
              <w:rFonts w:ascii="Arial" w:eastAsia="Times New Roman" w:hAnsi="Arial" w:cs="Times New Roman"/>
              <w:kern w:val="20"/>
              <w:sz w:val="18"/>
              <w:szCs w:val="20"/>
              <w:lang w:val="sr-Latn-RS"/>
            </w:rPr>
          </w:rPrChange>
        </w:rPr>
      </w:pPr>
    </w:p>
    <w:p w14:paraId="05CFDC70" w14:textId="77777777" w:rsidR="000B2780" w:rsidRPr="000B2780" w:rsidRDefault="000B2780">
      <w:pPr>
        <w:rPr>
          <w:ins w:id="52" w:author="SG" w:date="2024-09-18T16:52:00Z"/>
          <w:rFonts w:ascii="Arial" w:eastAsia="Times New Roman" w:hAnsi="Arial" w:cs="Times New Roman"/>
          <w:sz w:val="18"/>
          <w:szCs w:val="20"/>
          <w:lang w:val="sr-Latn-RS"/>
          <w:rPrChange w:id="53" w:author="SG" w:date="2024-09-18T16:52:00Z">
            <w:rPr>
              <w:ins w:id="54" w:author="SG" w:date="2024-09-18T16:52:00Z"/>
              <w:rFonts w:ascii="Arial" w:eastAsia="Times New Roman" w:hAnsi="Arial" w:cs="Times New Roman"/>
              <w:kern w:val="20"/>
              <w:sz w:val="18"/>
              <w:szCs w:val="20"/>
              <w:lang w:val="sr-Latn-RS"/>
            </w:rPr>
          </w:rPrChange>
        </w:rPr>
      </w:pPr>
    </w:p>
    <w:p w14:paraId="0151E818" w14:textId="77777777" w:rsidR="000B2780" w:rsidRPr="000B2780" w:rsidRDefault="000B2780">
      <w:pPr>
        <w:rPr>
          <w:ins w:id="55" w:author="SG" w:date="2024-09-18T16:52:00Z"/>
          <w:rFonts w:ascii="Arial" w:eastAsia="Times New Roman" w:hAnsi="Arial" w:cs="Times New Roman"/>
          <w:sz w:val="18"/>
          <w:szCs w:val="20"/>
          <w:lang w:val="sr-Latn-RS"/>
          <w:rPrChange w:id="56" w:author="SG" w:date="2024-09-18T16:52:00Z">
            <w:rPr>
              <w:ins w:id="57" w:author="SG" w:date="2024-09-18T16:52:00Z"/>
              <w:rFonts w:ascii="Arial" w:eastAsia="Times New Roman" w:hAnsi="Arial" w:cs="Times New Roman"/>
              <w:kern w:val="20"/>
              <w:sz w:val="18"/>
              <w:szCs w:val="20"/>
              <w:lang w:val="sr-Latn-RS"/>
            </w:rPr>
          </w:rPrChange>
        </w:rPr>
      </w:pPr>
    </w:p>
    <w:p w14:paraId="750FF1A3" w14:textId="77777777" w:rsidR="000B2780" w:rsidRPr="000B2780" w:rsidRDefault="000B2780">
      <w:pPr>
        <w:rPr>
          <w:ins w:id="58" w:author="SG" w:date="2024-09-18T16:52:00Z"/>
          <w:rFonts w:ascii="Arial" w:eastAsia="Times New Roman" w:hAnsi="Arial" w:cs="Times New Roman"/>
          <w:sz w:val="18"/>
          <w:szCs w:val="20"/>
          <w:lang w:val="sr-Latn-RS"/>
          <w:rPrChange w:id="59" w:author="SG" w:date="2024-09-18T16:52:00Z">
            <w:rPr>
              <w:ins w:id="60" w:author="SG" w:date="2024-09-18T16:52:00Z"/>
              <w:rFonts w:ascii="Arial" w:eastAsia="Times New Roman" w:hAnsi="Arial" w:cs="Times New Roman"/>
              <w:kern w:val="20"/>
              <w:sz w:val="18"/>
              <w:szCs w:val="20"/>
              <w:lang w:val="sr-Latn-RS"/>
            </w:rPr>
          </w:rPrChange>
        </w:rPr>
      </w:pPr>
    </w:p>
    <w:p w14:paraId="003B5051" w14:textId="77777777" w:rsidR="000B2780" w:rsidRPr="000B2780" w:rsidRDefault="000B2780">
      <w:pPr>
        <w:rPr>
          <w:ins w:id="61" w:author="SG" w:date="2024-09-18T16:52:00Z"/>
          <w:rFonts w:ascii="Arial" w:eastAsia="Times New Roman" w:hAnsi="Arial" w:cs="Times New Roman"/>
          <w:sz w:val="18"/>
          <w:szCs w:val="20"/>
          <w:lang w:val="sr-Latn-RS"/>
          <w:rPrChange w:id="62" w:author="SG" w:date="2024-09-18T16:52:00Z">
            <w:rPr>
              <w:ins w:id="63" w:author="SG" w:date="2024-09-18T16:52:00Z"/>
              <w:rFonts w:ascii="Arial" w:eastAsia="Times New Roman" w:hAnsi="Arial" w:cs="Times New Roman"/>
              <w:kern w:val="20"/>
              <w:sz w:val="18"/>
              <w:szCs w:val="20"/>
              <w:lang w:val="sr-Latn-RS"/>
            </w:rPr>
          </w:rPrChange>
        </w:rPr>
      </w:pPr>
    </w:p>
    <w:p w14:paraId="4A92897D" w14:textId="77777777" w:rsidR="000B2780" w:rsidRPr="000B2780" w:rsidRDefault="000B2780">
      <w:pPr>
        <w:rPr>
          <w:ins w:id="64" w:author="SG" w:date="2024-09-18T16:52:00Z"/>
          <w:rFonts w:ascii="Arial" w:eastAsia="Times New Roman" w:hAnsi="Arial" w:cs="Times New Roman"/>
          <w:sz w:val="18"/>
          <w:szCs w:val="20"/>
          <w:lang w:val="sr-Latn-RS"/>
          <w:rPrChange w:id="65" w:author="SG" w:date="2024-09-18T16:52:00Z">
            <w:rPr>
              <w:ins w:id="66" w:author="SG" w:date="2024-09-18T16:52:00Z"/>
              <w:rFonts w:ascii="Arial" w:eastAsia="Times New Roman" w:hAnsi="Arial" w:cs="Times New Roman"/>
              <w:kern w:val="20"/>
              <w:sz w:val="18"/>
              <w:szCs w:val="20"/>
              <w:lang w:val="sr-Latn-RS"/>
            </w:rPr>
          </w:rPrChange>
        </w:rPr>
      </w:pPr>
    </w:p>
    <w:p w14:paraId="1A4A4AA1" w14:textId="77777777" w:rsidR="000B2780" w:rsidRPr="000B2780" w:rsidRDefault="000B2780">
      <w:pPr>
        <w:rPr>
          <w:ins w:id="67" w:author="SG" w:date="2024-09-18T16:52:00Z"/>
          <w:rFonts w:ascii="Arial" w:eastAsia="Times New Roman" w:hAnsi="Arial" w:cs="Times New Roman"/>
          <w:sz w:val="18"/>
          <w:szCs w:val="20"/>
          <w:lang w:val="sr-Latn-RS"/>
          <w:rPrChange w:id="68" w:author="SG" w:date="2024-09-18T16:52:00Z">
            <w:rPr>
              <w:ins w:id="69" w:author="SG" w:date="2024-09-18T16:52:00Z"/>
              <w:rFonts w:ascii="Arial" w:eastAsia="Times New Roman" w:hAnsi="Arial" w:cs="Times New Roman"/>
              <w:kern w:val="20"/>
              <w:sz w:val="18"/>
              <w:szCs w:val="20"/>
              <w:lang w:val="sr-Latn-RS"/>
            </w:rPr>
          </w:rPrChange>
        </w:rPr>
      </w:pPr>
    </w:p>
    <w:p w14:paraId="24757867" w14:textId="77777777" w:rsidR="000B2780" w:rsidRPr="000B2780" w:rsidRDefault="000B2780">
      <w:pPr>
        <w:rPr>
          <w:ins w:id="70" w:author="SG" w:date="2024-09-18T16:52:00Z"/>
          <w:rFonts w:ascii="Arial" w:eastAsia="Times New Roman" w:hAnsi="Arial" w:cs="Times New Roman"/>
          <w:sz w:val="18"/>
          <w:szCs w:val="20"/>
          <w:lang w:val="sr-Latn-RS"/>
          <w:rPrChange w:id="71" w:author="SG" w:date="2024-09-18T16:52:00Z">
            <w:rPr>
              <w:ins w:id="72" w:author="SG" w:date="2024-09-18T16:52:00Z"/>
              <w:rFonts w:ascii="Arial" w:eastAsia="Times New Roman" w:hAnsi="Arial" w:cs="Times New Roman"/>
              <w:kern w:val="20"/>
              <w:sz w:val="18"/>
              <w:szCs w:val="20"/>
              <w:lang w:val="sr-Latn-RS"/>
            </w:rPr>
          </w:rPrChange>
        </w:rPr>
      </w:pPr>
    </w:p>
    <w:p w14:paraId="03A87078" w14:textId="13019A2F" w:rsidR="000B2780" w:rsidRPr="000B2780" w:rsidRDefault="000B2780">
      <w:pPr>
        <w:tabs>
          <w:tab w:val="left" w:pos="6812"/>
        </w:tabs>
        <w:rPr>
          <w:ins w:id="73" w:author="SG" w:date="2024-09-18T16:52:00Z"/>
          <w:rFonts w:ascii="Arial" w:eastAsia="Times New Roman" w:hAnsi="Arial" w:cs="Times New Roman"/>
          <w:sz w:val="18"/>
          <w:szCs w:val="20"/>
          <w:lang w:val="sr-Latn-RS"/>
          <w:rPrChange w:id="74" w:author="SG" w:date="2024-09-18T16:52:00Z">
            <w:rPr>
              <w:ins w:id="75" w:author="SG" w:date="2024-09-18T16:52:00Z"/>
              <w:rFonts w:ascii="Arial" w:eastAsia="Times New Roman" w:hAnsi="Arial" w:cs="Times New Roman"/>
              <w:kern w:val="20"/>
              <w:sz w:val="18"/>
              <w:szCs w:val="20"/>
              <w:lang w:val="sr-Latn-RS"/>
            </w:rPr>
          </w:rPrChange>
        </w:rPr>
        <w:pPrChange w:id="76" w:author="SG" w:date="2024-09-18T16:52:00Z">
          <w:pPr/>
        </w:pPrChange>
      </w:pPr>
      <w:ins w:id="77" w:author="SG" w:date="2024-09-18T16:52:00Z">
        <w:r>
          <w:rPr>
            <w:rFonts w:ascii="Arial" w:eastAsia="Times New Roman" w:hAnsi="Arial" w:cs="Times New Roman"/>
            <w:sz w:val="18"/>
            <w:szCs w:val="20"/>
            <w:lang w:val="sr-Latn-RS"/>
          </w:rPr>
          <w:tab/>
        </w:r>
      </w:ins>
    </w:p>
    <w:p w14:paraId="4F0D70F7" w14:textId="77777777" w:rsidR="000B2780" w:rsidRPr="000B2780" w:rsidRDefault="000B2780">
      <w:pPr>
        <w:rPr>
          <w:ins w:id="78" w:author="SG" w:date="2024-09-18T16:52:00Z"/>
          <w:rFonts w:ascii="Arial" w:eastAsia="Times New Roman" w:hAnsi="Arial" w:cs="Times New Roman"/>
          <w:sz w:val="18"/>
          <w:szCs w:val="20"/>
          <w:lang w:val="sr-Latn-RS"/>
          <w:rPrChange w:id="79" w:author="SG" w:date="2024-09-18T16:52:00Z">
            <w:rPr>
              <w:ins w:id="80" w:author="SG" w:date="2024-09-18T16:52:00Z"/>
              <w:rFonts w:ascii="Arial" w:eastAsia="Times New Roman" w:hAnsi="Arial" w:cs="Times New Roman"/>
              <w:kern w:val="20"/>
              <w:sz w:val="18"/>
              <w:szCs w:val="20"/>
              <w:lang w:val="sr-Latn-RS"/>
            </w:rPr>
          </w:rPrChange>
        </w:rPr>
      </w:pPr>
    </w:p>
    <w:p w14:paraId="7341C991" w14:textId="77777777" w:rsidR="000B2780" w:rsidRPr="000B2780" w:rsidRDefault="000B2780">
      <w:pPr>
        <w:rPr>
          <w:ins w:id="81" w:author="SG" w:date="2024-09-18T16:52:00Z"/>
          <w:rFonts w:ascii="Arial" w:eastAsia="Times New Roman" w:hAnsi="Arial" w:cs="Times New Roman"/>
          <w:sz w:val="18"/>
          <w:szCs w:val="20"/>
          <w:lang w:val="sr-Latn-RS"/>
          <w:rPrChange w:id="82" w:author="SG" w:date="2024-09-18T16:52:00Z">
            <w:rPr>
              <w:ins w:id="83" w:author="SG" w:date="2024-09-18T16:52:00Z"/>
              <w:rFonts w:ascii="Arial" w:eastAsia="Times New Roman" w:hAnsi="Arial" w:cs="Times New Roman"/>
              <w:kern w:val="20"/>
              <w:sz w:val="18"/>
              <w:szCs w:val="20"/>
              <w:lang w:val="sr-Latn-RS"/>
            </w:rPr>
          </w:rPrChange>
        </w:rPr>
      </w:pPr>
    </w:p>
    <w:p w14:paraId="0497ED00" w14:textId="024C6736" w:rsidR="004D4D56" w:rsidDel="000B2780" w:rsidRDefault="004D4D56">
      <w:pPr>
        <w:rPr>
          <w:ins w:id="84" w:author="Korisnik" w:date="2024-09-18T12:32:00Z"/>
          <w:del w:id="85" w:author="SG" w:date="2024-09-18T16:53:00Z"/>
          <w:rFonts w:ascii="Arial" w:eastAsia="Times New Roman" w:hAnsi="Arial" w:cs="Times New Roman"/>
          <w:kern w:val="20"/>
          <w:sz w:val="18"/>
          <w:szCs w:val="20"/>
          <w:lang w:val="sr-Latn-RS"/>
        </w:rPr>
      </w:pPr>
      <w:ins w:id="86" w:author="Korisnik" w:date="2024-09-18T12:32:00Z">
        <w:del w:id="87" w:author="SG" w:date="2024-09-18T16:53:00Z">
          <w:r w:rsidDel="000B2780">
            <w:rPr>
              <w:rFonts w:ascii="Arial" w:eastAsia="Times New Roman" w:hAnsi="Arial" w:cs="Times New Roman"/>
              <w:kern w:val="20"/>
              <w:sz w:val="18"/>
              <w:szCs w:val="20"/>
              <w:lang w:val="sr-Latn-RS"/>
            </w:rPr>
            <w:br w:type="page"/>
          </w:r>
        </w:del>
      </w:ins>
    </w:p>
    <w:p w14:paraId="2100D921" w14:textId="2CA2619F" w:rsidR="003A4A2D" w:rsidRDefault="003A4A2D" w:rsidP="004147C5">
      <w:pPr>
        <w:pStyle w:val="tab"/>
        <w:spacing w:before="0" w:after="0"/>
        <w:rPr>
          <w:ins w:id="88" w:author="SG" w:date="2024-09-18T16:13:00Z"/>
          <w:rFonts w:ascii="Arial" w:hAnsi="Arial"/>
          <w:sz w:val="18"/>
          <w:lang w:val="sr-Latn-RS"/>
        </w:rPr>
        <w:sectPr w:rsidR="003A4A2D" w:rsidSect="006506D4">
          <w:footerReference w:type="first" r:id="rId12"/>
          <w:pgSz w:w="12240" w:h="15840"/>
          <w:pgMar w:top="1170" w:right="1440" w:bottom="1080" w:left="1440" w:header="720" w:footer="510" w:gutter="0"/>
          <w:cols w:space="720"/>
          <w:titlePg/>
          <w:docGrid w:linePitch="360"/>
          <w:sectPrChange w:id="97" w:author="SG" w:date="2024-09-18T21:52:00Z">
            <w:sectPr w:rsidR="003A4A2D" w:rsidSect="006506D4">
              <w:pgMar w:top="1170" w:right="1440" w:bottom="1080" w:left="1440" w:header="720" w:footer="454" w:gutter="0"/>
            </w:sectPr>
          </w:sectPrChange>
        </w:sectPr>
      </w:pPr>
    </w:p>
    <w:p w14:paraId="65840076" w14:textId="4D9D277E" w:rsidR="004147C5" w:rsidRPr="000A5B12" w:rsidDel="009B7432" w:rsidRDefault="00DE4A03" w:rsidP="000A5B12">
      <w:pPr>
        <w:pStyle w:val="tab"/>
        <w:spacing w:before="0" w:after="0"/>
        <w:jc w:val="right"/>
        <w:rPr>
          <w:del w:id="98" w:author="Dunja Vrbaski" w:date="2024-09-17T23:07:00Z"/>
          <w:lang w:val="sr-Latn-RS"/>
        </w:rPr>
        <w:sectPr w:rsidR="004147C5" w:rsidRPr="000A5B12" w:rsidDel="009B7432" w:rsidSect="000B2780">
          <w:pgSz w:w="12240" w:h="15840"/>
          <w:pgMar w:top="1170" w:right="1440" w:bottom="1080" w:left="1440" w:header="720" w:footer="397" w:gutter="0"/>
          <w:cols w:space="720"/>
          <w:titlePg/>
          <w:docGrid w:linePitch="360"/>
          <w:sectPrChange w:id="99" w:author="SG" w:date="2024-09-18T16:54:00Z">
            <w:sectPr w:rsidR="004147C5" w:rsidRPr="000A5B12" w:rsidDel="009B7432" w:rsidSect="000B2780">
              <w:pgMar w:top="1170" w:right="1440" w:bottom="1080" w:left="1440" w:header="720" w:footer="720" w:gutter="0"/>
            </w:sectPr>
          </w:sectPrChange>
        </w:sectPr>
      </w:pPr>
      <w:del w:id="100" w:author="Dunja Vrbaski" w:date="2024-09-17T23:07:00Z">
        <w:r w:rsidRPr="0037213B" w:rsidDel="009B7432">
          <w:rPr>
            <w:rFonts w:ascii="Arial" w:hAnsi="Arial"/>
            <w:sz w:val="18"/>
            <w:lang w:val="sr-Latn-RS"/>
          </w:rPr>
          <w:lastRenderedPageBreak/>
          <w:delText xml:space="preserve">Образац </w:delText>
        </w:r>
        <w:r w:rsidRPr="0037213B" w:rsidDel="009B7432">
          <w:rPr>
            <w:rFonts w:ascii="Arial" w:hAnsi="Arial"/>
            <w:b/>
            <w:sz w:val="18"/>
            <w:lang w:val="sr-Latn-RS"/>
          </w:rPr>
          <w:delText>Q2.НА.15</w:delText>
        </w:r>
        <w:r w:rsidRPr="0037213B" w:rsidDel="009B7432">
          <w:rPr>
            <w:rFonts w:ascii="Arial" w:hAnsi="Arial"/>
            <w:sz w:val="18"/>
            <w:lang w:val="sr-Latn-RS"/>
          </w:rPr>
          <w:delText>-</w:delText>
        </w:r>
        <w:r w:rsidRPr="0037213B" w:rsidDel="009B7432">
          <w:rPr>
            <w:rFonts w:ascii="Arial" w:hAnsi="Arial"/>
            <w:b/>
            <w:sz w:val="18"/>
            <w:lang w:val="sr-Latn-RS"/>
          </w:rPr>
          <w:delText>04</w:delText>
        </w:r>
        <w:r w:rsidRPr="0037213B" w:rsidDel="009B7432">
          <w:rPr>
            <w:rFonts w:ascii="Arial" w:hAnsi="Arial"/>
            <w:sz w:val="18"/>
            <w:lang w:val="sr-Latn-RS"/>
          </w:rPr>
          <w:delText xml:space="preserve"> - Издање 1</w:delText>
        </w:r>
      </w:del>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44C89C50" w:rsidR="004147C5" w:rsidRPr="0037213B" w:rsidRDefault="004147C5" w:rsidP="00E4205F">
            <w:pPr>
              <w:spacing w:before="60" w:after="60"/>
              <w:rPr>
                <w:rFonts w:ascii="Arial" w:hAnsi="Arial"/>
                <w:sz w:val="18"/>
                <w:lang w:val="sr-Latn-RS"/>
              </w:rPr>
            </w:pPr>
            <w:r w:rsidRPr="0037213B">
              <w:rPr>
                <w:rFonts w:ascii="Arial" w:hAnsi="Arial"/>
                <w:sz w:val="18"/>
                <w:lang w:val="sr-Latn-RS"/>
              </w:rPr>
              <w:br/>
            </w:r>
            <w:ins w:id="101" w:author="Dunja Vrbaski" w:date="2024-09-17T23:07:00Z">
              <w:del w:id="102" w:author="Korisnik" w:date="2024-09-19T16:00:00Z">
                <w:r w:rsidR="009B7432" w:rsidRPr="00BF0545" w:rsidDel="00BF0545">
                  <w:rPr>
                    <w:rFonts w:ascii="Arial" w:hAnsi="Arial"/>
                    <w:i/>
                    <w:sz w:val="18"/>
                    <w:lang w:val="sr-Cyrl-RS"/>
                    <w:rPrChange w:id="103" w:author="Korisnik" w:date="2024-09-19T16:00:00Z">
                      <w:rPr>
                        <w:rFonts w:ascii="Arial" w:hAnsi="Arial"/>
                        <w:sz w:val="18"/>
                        <w:lang w:val="sr-Cyrl-RS"/>
                      </w:rPr>
                    </w:rPrChange>
                  </w:rPr>
                  <w:delText>џџџџџџџџџџ</w:delText>
                </w:r>
              </w:del>
            </w:ins>
            <w:ins w:id="104" w:author="Korisnik" w:date="2024-09-19T16:00:00Z">
              <w:r w:rsidR="00BF0545" w:rsidRPr="00BF0545">
                <w:rPr>
                  <w:rFonts w:ascii="Arial" w:hAnsi="Arial"/>
                  <w:i/>
                  <w:sz w:val="18"/>
                  <w:rPrChange w:id="105" w:author="Korisnik" w:date="2024-09-19T16:00:00Z">
                    <w:rPr>
                      <w:rFonts w:ascii="Arial" w:hAnsi="Arial"/>
                      <w:sz w:val="18"/>
                    </w:rPr>
                  </w:rPrChange>
                </w:rPr>
                <w:t>DebugIt</w:t>
              </w:r>
              <w:r w:rsidR="00BF0545">
                <w:rPr>
                  <w:rFonts w:ascii="Arial" w:hAnsi="Arial"/>
                  <w:sz w:val="18"/>
                </w:rPr>
                <w:t xml:space="preserve">: </w:t>
              </w:r>
              <w:r w:rsidR="00BF0545">
                <w:rPr>
                  <w:rFonts w:ascii="Arial" w:hAnsi="Arial"/>
                  <w:sz w:val="18"/>
                  <w:lang w:val="sr-Cyrl-RS"/>
                </w:rPr>
                <w:t xml:space="preserve">студентска платфоррма са интеграцијом </w:t>
              </w:r>
              <w:r w:rsidR="00BF0545" w:rsidRPr="00BF0545">
                <w:rPr>
                  <w:rFonts w:ascii="Arial" w:hAnsi="Arial"/>
                  <w:i/>
                  <w:sz w:val="18"/>
                  <w:rPrChange w:id="106" w:author="Korisnik" w:date="2024-09-19T16:00:00Z">
                    <w:rPr>
                      <w:rFonts w:ascii="Arial" w:hAnsi="Arial"/>
                      <w:sz w:val="18"/>
                    </w:rPr>
                  </w:rPrChange>
                </w:rPr>
                <w:t>Elasticsearch</w:t>
              </w:r>
              <w:r w:rsidR="00BF0545">
                <w:rPr>
                  <w:rFonts w:ascii="Arial" w:hAnsi="Arial"/>
                  <w:sz w:val="18"/>
                </w:rPr>
                <w:t xml:space="preserve"> </w:t>
              </w:r>
              <w:r w:rsidR="00BF0545">
                <w:rPr>
                  <w:rFonts w:ascii="Arial" w:hAnsi="Arial"/>
                  <w:sz w:val="18"/>
                  <w:lang w:val="sr-Cyrl-RS"/>
                </w:rPr>
                <w:t>претраге</w:t>
              </w:r>
            </w:ins>
            <w:r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7CDF34F8" w:rsidR="004147C5" w:rsidRPr="009B7432" w:rsidRDefault="004147C5" w:rsidP="003F47A4">
            <w:pPr>
              <w:spacing w:before="60" w:after="60"/>
              <w:rPr>
                <w:rFonts w:ascii="Arial" w:hAnsi="Arial"/>
                <w:sz w:val="18"/>
                <w:highlight w:val="yellow"/>
                <w:lang w:val="sr-Latn-RS"/>
                <w:rPrChange w:id="107" w:author="Dunja Vrbaski" w:date="2024-09-17T23:07:00Z">
                  <w:rPr>
                    <w:rFonts w:ascii="Arial" w:hAnsi="Arial"/>
                    <w:sz w:val="18"/>
                    <w:lang w:val="sr-Latn-RS"/>
                  </w:rPr>
                </w:rPrChange>
              </w:rPr>
              <w:pPrChange w:id="108" w:author="Korisnik" w:date="2024-09-19T20:48:00Z">
                <w:pPr>
                  <w:spacing w:before="60" w:after="60"/>
                </w:pPr>
              </w:pPrChange>
            </w:pPr>
            <w:del w:id="109" w:author="Korisnik" w:date="2024-09-18T11:59:00Z">
              <w:r w:rsidRPr="00492AC3" w:rsidDel="00C65E3C">
                <w:rPr>
                  <w:rFonts w:ascii="Arial" w:hAnsi="Arial"/>
                  <w:sz w:val="18"/>
                  <w:lang w:val="sr-Latn-RS"/>
                </w:rPr>
                <w:delText>n</w:delText>
              </w:r>
            </w:del>
            <w:ins w:id="110" w:author="Korisnik" w:date="2024-09-18T11:59:00Z">
              <w:r w:rsidR="00C65E3C" w:rsidRPr="00C65E3C">
                <w:rPr>
                  <w:rFonts w:ascii="Arial" w:hAnsi="Arial"/>
                  <w:sz w:val="18"/>
                  <w:lang w:val="sr-Cyrl-RS"/>
                  <w:rPrChange w:id="111" w:author="Korisnik" w:date="2024-09-18T12:02:00Z">
                    <w:rPr>
                      <w:rFonts w:ascii="Arial" w:hAnsi="Arial"/>
                      <w:sz w:val="18"/>
                      <w:highlight w:val="yellow"/>
                      <w:lang w:val="sr-Cyrl-RS"/>
                    </w:rPr>
                  </w:rPrChange>
                </w:rPr>
                <w:t>6</w:t>
              </w:r>
            </w:ins>
            <w:r w:rsidRPr="00492AC3">
              <w:rPr>
                <w:rFonts w:ascii="Arial" w:hAnsi="Arial"/>
                <w:sz w:val="18"/>
                <w:lang w:val="sr-Latn-RS"/>
              </w:rPr>
              <w:t>/</w:t>
            </w:r>
            <w:del w:id="112" w:author="Korisnik" w:date="2024-09-18T11:59:00Z">
              <w:r w:rsidRPr="00377106" w:rsidDel="00C65E3C">
                <w:rPr>
                  <w:rFonts w:ascii="Arial" w:hAnsi="Arial"/>
                  <w:sz w:val="18"/>
                  <w:lang w:val="sr-Latn-RS"/>
                </w:rPr>
                <w:delText>n</w:delText>
              </w:r>
            </w:del>
            <w:ins w:id="113" w:author="Korisnik" w:date="2024-09-18T11:59:00Z">
              <w:r w:rsidR="00C65E3C" w:rsidRPr="00C65E3C">
                <w:rPr>
                  <w:rFonts w:ascii="Arial" w:hAnsi="Arial"/>
                  <w:sz w:val="18"/>
                  <w:lang w:val="sr-Cyrl-RS"/>
                  <w:rPrChange w:id="114" w:author="Korisnik" w:date="2024-09-18T12:02:00Z">
                    <w:rPr>
                      <w:rFonts w:ascii="Arial" w:hAnsi="Arial"/>
                      <w:sz w:val="18"/>
                      <w:highlight w:val="yellow"/>
                      <w:lang w:val="sr-Cyrl-RS"/>
                    </w:rPr>
                  </w:rPrChange>
                </w:rPr>
                <w:t>4</w:t>
              </w:r>
            </w:ins>
            <w:ins w:id="115" w:author="Korisnik" w:date="2024-09-19T20:48:00Z">
              <w:r w:rsidR="003F47A4">
                <w:rPr>
                  <w:rFonts w:ascii="Arial" w:hAnsi="Arial"/>
                  <w:sz w:val="18"/>
                </w:rPr>
                <w:t>2</w:t>
              </w:r>
            </w:ins>
            <w:r w:rsidRPr="00492AC3">
              <w:rPr>
                <w:rFonts w:ascii="Arial" w:hAnsi="Arial"/>
                <w:sz w:val="18"/>
                <w:lang w:val="sr-Latn-RS"/>
              </w:rPr>
              <w:t>/</w:t>
            </w:r>
            <w:del w:id="116" w:author="Korisnik" w:date="2024-09-18T12:01:00Z">
              <w:r w:rsidRPr="00377106" w:rsidDel="00C65E3C">
                <w:rPr>
                  <w:rFonts w:ascii="Arial" w:hAnsi="Arial"/>
                  <w:sz w:val="18"/>
                  <w:lang w:val="sr-Latn-RS"/>
                </w:rPr>
                <w:delText>n</w:delText>
              </w:r>
            </w:del>
            <w:ins w:id="117" w:author="Korisnik" w:date="2024-09-18T12:01:00Z">
              <w:r w:rsidR="00C65E3C" w:rsidRPr="00C65E3C">
                <w:rPr>
                  <w:rFonts w:ascii="Arial" w:hAnsi="Arial"/>
                  <w:sz w:val="18"/>
                  <w:lang w:val="sr-Cyrl-RS"/>
                  <w:rPrChange w:id="118" w:author="Korisnik" w:date="2024-09-18T12:02:00Z">
                    <w:rPr>
                      <w:rFonts w:ascii="Arial" w:hAnsi="Arial"/>
                      <w:sz w:val="18"/>
                      <w:highlight w:val="yellow"/>
                      <w:lang w:val="sr-Cyrl-RS"/>
                    </w:rPr>
                  </w:rPrChange>
                </w:rPr>
                <w:t>4</w:t>
              </w:r>
            </w:ins>
            <w:ins w:id="119" w:author="Korisnik" w:date="2024-09-19T20:48:00Z">
              <w:r w:rsidR="003F47A4">
                <w:rPr>
                  <w:rFonts w:ascii="Arial" w:hAnsi="Arial"/>
                  <w:sz w:val="18"/>
                </w:rPr>
                <w:t>4</w:t>
              </w:r>
            </w:ins>
            <w:r w:rsidRPr="00492AC3">
              <w:rPr>
                <w:rFonts w:ascii="Arial" w:hAnsi="Arial"/>
                <w:sz w:val="18"/>
                <w:lang w:val="sr-Latn-RS"/>
              </w:rPr>
              <w:t>/</w:t>
            </w:r>
            <w:del w:id="120" w:author="Korisnik" w:date="2024-09-18T12:01:00Z">
              <w:r w:rsidRPr="00377106" w:rsidDel="00C65E3C">
                <w:rPr>
                  <w:rFonts w:ascii="Arial" w:hAnsi="Arial"/>
                  <w:sz w:val="18"/>
                  <w:lang w:val="sr-Latn-RS"/>
                </w:rPr>
                <w:delText>n</w:delText>
              </w:r>
            </w:del>
            <w:ins w:id="121" w:author="Korisnik" w:date="2024-09-18T12:01:00Z">
              <w:r w:rsidR="00C65E3C" w:rsidRPr="00C65E3C">
                <w:rPr>
                  <w:rFonts w:ascii="Arial" w:hAnsi="Arial"/>
                  <w:sz w:val="18"/>
                  <w:lang w:val="sr-Cyrl-RS"/>
                  <w:rPrChange w:id="122" w:author="Korisnik" w:date="2024-09-18T12:02:00Z">
                    <w:rPr>
                      <w:rFonts w:ascii="Arial" w:hAnsi="Arial"/>
                      <w:sz w:val="18"/>
                      <w:highlight w:val="yellow"/>
                      <w:lang w:val="sr-Cyrl-RS"/>
                    </w:rPr>
                  </w:rPrChange>
                </w:rPr>
                <w:t>0</w:t>
              </w:r>
            </w:ins>
            <w:r w:rsidRPr="00492AC3">
              <w:rPr>
                <w:rFonts w:ascii="Arial" w:hAnsi="Arial"/>
                <w:sz w:val="18"/>
                <w:lang w:val="sr-Latn-RS"/>
              </w:rPr>
              <w:t>/</w:t>
            </w:r>
            <w:del w:id="123" w:author="Korisnik" w:date="2024-09-18T12:01:00Z">
              <w:r w:rsidRPr="00377106" w:rsidDel="00C65E3C">
                <w:rPr>
                  <w:rFonts w:ascii="Arial" w:hAnsi="Arial"/>
                  <w:sz w:val="18"/>
                  <w:lang w:val="sr-Latn-RS"/>
                </w:rPr>
                <w:delText>n</w:delText>
              </w:r>
            </w:del>
            <w:ins w:id="124" w:author="Korisnik" w:date="2024-09-18T12:01:00Z">
              <w:r w:rsidR="00C65E3C" w:rsidRPr="00C65E3C">
                <w:rPr>
                  <w:rFonts w:ascii="Arial" w:hAnsi="Arial"/>
                  <w:sz w:val="18"/>
                  <w:lang w:val="sr-Cyrl-RS"/>
                  <w:rPrChange w:id="125" w:author="Korisnik" w:date="2024-09-18T12:02:00Z">
                    <w:rPr>
                      <w:rFonts w:ascii="Arial" w:hAnsi="Arial"/>
                      <w:sz w:val="18"/>
                      <w:highlight w:val="yellow"/>
                      <w:lang w:val="sr-Cyrl-RS"/>
                    </w:rPr>
                  </w:rPrChange>
                </w:rPr>
                <w:t>2</w:t>
              </w:r>
            </w:ins>
            <w:ins w:id="126" w:author="Korisnik" w:date="2024-09-19T16:07:00Z">
              <w:r w:rsidR="0004379F">
                <w:rPr>
                  <w:rFonts w:ascii="Arial" w:hAnsi="Arial"/>
                  <w:sz w:val="18"/>
                </w:rPr>
                <w:t>1</w:t>
              </w:r>
            </w:ins>
            <w:r w:rsidRPr="00492AC3">
              <w:rPr>
                <w:rFonts w:ascii="Arial" w:hAnsi="Arial"/>
                <w:sz w:val="18"/>
                <w:lang w:val="sr-Latn-RS"/>
              </w:rPr>
              <w:t>/</w:t>
            </w:r>
            <w:del w:id="127" w:author="Korisnik" w:date="2024-09-18T12:02:00Z">
              <w:r w:rsidRPr="00377106" w:rsidDel="00C65E3C">
                <w:rPr>
                  <w:rFonts w:ascii="Arial" w:hAnsi="Arial"/>
                  <w:sz w:val="18"/>
                  <w:lang w:val="sr-Latn-RS"/>
                </w:rPr>
                <w:delText>n</w:delText>
              </w:r>
            </w:del>
            <w:ins w:id="128" w:author="Korisnik" w:date="2024-09-18T12:02:00Z">
              <w:r w:rsidR="00C65E3C" w:rsidRPr="00C65E3C">
                <w:rPr>
                  <w:rFonts w:ascii="Arial" w:hAnsi="Arial"/>
                  <w:sz w:val="18"/>
                  <w:lang w:val="sr-Cyrl-RS"/>
                  <w:rPrChange w:id="129" w:author="Korisnik" w:date="2024-09-18T12:02:00Z">
                    <w:rPr>
                      <w:rFonts w:ascii="Arial" w:hAnsi="Arial"/>
                      <w:sz w:val="18"/>
                      <w:highlight w:val="yellow"/>
                      <w:lang w:val="sr-Cyrl-RS"/>
                    </w:rPr>
                  </w:rPrChange>
                </w:rPr>
                <w:t>0</w:t>
              </w:r>
            </w:ins>
            <w:r w:rsidRPr="00492AC3">
              <w:rPr>
                <w:rFonts w:ascii="Arial" w:hAnsi="Arial"/>
                <w:sz w:val="18"/>
                <w:lang w:val="sr-Latn-RS"/>
              </w:rPr>
              <w:t>/</w:t>
            </w:r>
            <w:del w:id="130" w:author="Korisnik" w:date="2024-09-18T12:02:00Z">
              <w:r w:rsidRPr="00377106" w:rsidDel="00C65E3C">
                <w:rPr>
                  <w:rFonts w:ascii="Arial" w:hAnsi="Arial"/>
                  <w:sz w:val="18"/>
                  <w:lang w:val="sr-Latn-RS"/>
                </w:rPr>
                <w:delText>n</w:delText>
              </w:r>
            </w:del>
            <w:ins w:id="131" w:author="Korisnik" w:date="2024-09-18T12:02:00Z">
              <w:r w:rsidR="00C65E3C" w:rsidRPr="00C65E3C">
                <w:rPr>
                  <w:rFonts w:ascii="Arial" w:hAnsi="Arial"/>
                  <w:sz w:val="18"/>
                  <w:lang w:val="sr-Cyrl-RS"/>
                  <w:rPrChange w:id="132" w:author="Korisnik" w:date="2024-09-18T12:02:00Z">
                    <w:rPr>
                      <w:rFonts w:ascii="Arial" w:hAnsi="Arial"/>
                      <w:sz w:val="18"/>
                      <w:highlight w:val="yellow"/>
                      <w:lang w:val="sr-Cyrl-RS"/>
                    </w:rPr>
                  </w:rPrChange>
                </w:rPr>
                <w:t>0</w:t>
              </w:r>
            </w:ins>
            <w:del w:id="133" w:author="Korisnik" w:date="2024-09-19T20:50:00Z">
              <w:r w:rsidRPr="009B7432" w:rsidDel="00756D69">
                <w:rPr>
                  <w:rFonts w:ascii="Arial" w:hAnsi="Arial"/>
                  <w:sz w:val="18"/>
                  <w:highlight w:val="yellow"/>
                  <w:lang w:val="sr-Latn-RS"/>
                  <w:rPrChange w:id="134" w:author="Dunja Vrbaski" w:date="2024-09-17T23:07:00Z">
                    <w:rPr>
                      <w:rFonts w:ascii="Arial" w:hAnsi="Arial"/>
                      <w:sz w:val="18"/>
                      <w:lang w:val="sr-Latn-RS"/>
                    </w:rPr>
                  </w:rPrChange>
                </w:rPr>
                <w:delText xml:space="preserve"> </w:delText>
              </w:r>
            </w:del>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200C04FF" w:rsidR="004147C5" w:rsidRPr="00D836B9" w:rsidRDefault="004147C5" w:rsidP="00377106">
            <w:pPr>
              <w:spacing w:before="60" w:after="60"/>
              <w:rPr>
                <w:rFonts w:ascii="Arial" w:hAnsi="Arial"/>
                <w:sz w:val="18"/>
                <w:lang w:val="sr-Cyrl-RS"/>
                <w:rPrChange w:id="135" w:author="Korisnik" w:date="2024-09-18T12:12:00Z">
                  <w:rPr>
                    <w:rFonts w:ascii="Arial" w:hAnsi="Arial"/>
                    <w:sz w:val="18"/>
                    <w:lang w:val="sr-Latn-RS"/>
                  </w:rPr>
                </w:rPrChange>
              </w:rPr>
            </w:pPr>
            <w:del w:id="136" w:author="Korisnik" w:date="2024-09-18T12:02:00Z">
              <w:r w:rsidRPr="00C65E3C" w:rsidDel="00C65E3C">
                <w:rPr>
                  <w:rFonts w:ascii="Arial" w:hAnsi="Arial"/>
                  <w:i/>
                  <w:sz w:val="18"/>
                  <w:highlight w:val="yellow"/>
                  <w:lang w:val="sr-Latn-RS"/>
                  <w:rPrChange w:id="137" w:author="Korisnik" w:date="2024-09-18T12:03:00Z">
                    <w:rPr>
                      <w:rFonts w:ascii="Arial" w:hAnsi="Arial"/>
                      <w:sz w:val="18"/>
                      <w:lang w:val="sr-Latn-RS"/>
                    </w:rPr>
                  </w:rPrChange>
                </w:rPr>
                <w:delText>Неколико кључних термина из рада, односно предмета изучавања на који се рад односи.</w:delText>
              </w:r>
            </w:del>
            <w:ins w:id="138" w:author="Korisnik" w:date="2024-09-18T12:02:00Z">
              <w:r w:rsidR="00C65E3C" w:rsidRPr="00C65E3C">
                <w:rPr>
                  <w:rFonts w:ascii="Arial" w:hAnsi="Arial"/>
                  <w:i/>
                  <w:sz w:val="18"/>
                  <w:lang w:val="sr-Latn-RS"/>
                  <w:rPrChange w:id="139" w:author="Korisnik" w:date="2024-09-18T12:03:00Z">
                    <w:rPr>
                      <w:rFonts w:ascii="Arial" w:hAnsi="Arial"/>
                      <w:sz w:val="18"/>
                      <w:lang w:val="sr-Latn-RS"/>
                    </w:rPr>
                  </w:rPrChange>
                </w:rPr>
                <w:t>Elasticsearch</w:t>
              </w:r>
            </w:ins>
            <w:ins w:id="140" w:author="Korisnik" w:date="2024-09-18T12:03:00Z">
              <w:r w:rsidR="00C65E3C">
                <w:rPr>
                  <w:rFonts w:ascii="Arial" w:hAnsi="Arial"/>
                  <w:sz w:val="18"/>
                  <w:lang w:val="sr-Latn-RS"/>
                </w:rPr>
                <w:t xml:space="preserve"> </w:t>
              </w:r>
              <w:r w:rsidR="00C65E3C">
                <w:rPr>
                  <w:rFonts w:ascii="Arial" w:hAnsi="Arial"/>
                  <w:sz w:val="18"/>
                  <w:lang w:val="sr-Cyrl-RS"/>
                </w:rPr>
                <w:t>механизам претраге</w:t>
              </w:r>
            </w:ins>
            <w:ins w:id="141" w:author="Korisnik" w:date="2024-09-18T12:04:00Z">
              <w:r w:rsidR="00492AC3">
                <w:rPr>
                  <w:rFonts w:ascii="Arial" w:hAnsi="Arial"/>
                  <w:sz w:val="18"/>
                  <w:lang w:val="sr-Cyrl-RS"/>
                </w:rPr>
                <w:t xml:space="preserve">, </w:t>
              </w:r>
            </w:ins>
            <w:ins w:id="142" w:author="Korisnik" w:date="2024-09-18T12:05:00Z">
              <w:r w:rsidR="00492AC3" w:rsidRPr="00492AC3">
                <w:rPr>
                  <w:rFonts w:ascii="Arial" w:hAnsi="Arial"/>
                  <w:i/>
                  <w:sz w:val="18"/>
                  <w:rPrChange w:id="143" w:author="Korisnik" w:date="2024-09-18T12:05:00Z">
                    <w:rPr>
                      <w:rFonts w:ascii="Arial" w:hAnsi="Arial"/>
                      <w:sz w:val="18"/>
                    </w:rPr>
                  </w:rPrChange>
                </w:rPr>
                <w:t>text analysis</w:t>
              </w:r>
            </w:ins>
            <w:ins w:id="144" w:author="Korisnik" w:date="2024-09-18T12:10:00Z">
              <w:r w:rsidR="00492AC3">
                <w:rPr>
                  <w:rFonts w:ascii="Arial" w:hAnsi="Arial"/>
                  <w:sz w:val="18"/>
                </w:rPr>
                <w:t xml:space="preserve"> </w:t>
              </w:r>
            </w:ins>
            <w:ins w:id="145" w:author="Korisnik" w:date="2024-09-18T12:12:00Z">
              <w:r w:rsidR="00D836B9">
                <w:rPr>
                  <w:rFonts w:ascii="Arial" w:hAnsi="Arial"/>
                  <w:sz w:val="18"/>
                  <w:lang w:val="sr-Cyrl-RS"/>
                </w:rPr>
                <w:t>процес</w:t>
              </w:r>
            </w:ins>
            <w:ins w:id="146" w:author="Korisnik" w:date="2024-09-18T12:11:00Z">
              <w:r w:rsidR="00D836B9">
                <w:rPr>
                  <w:rFonts w:ascii="Arial" w:hAnsi="Arial"/>
                  <w:sz w:val="18"/>
                </w:rPr>
                <w:t xml:space="preserve">, </w:t>
              </w:r>
              <w:r w:rsidR="00D836B9" w:rsidRPr="00D836B9">
                <w:rPr>
                  <w:rFonts w:ascii="Arial" w:hAnsi="Arial"/>
                  <w:i/>
                  <w:sz w:val="18"/>
                  <w:rPrChange w:id="147" w:author="Korisnik" w:date="2024-09-18T12:11:00Z">
                    <w:rPr>
                      <w:rFonts w:ascii="Arial" w:hAnsi="Arial"/>
                      <w:sz w:val="18"/>
                    </w:rPr>
                  </w:rPrChange>
                </w:rPr>
                <w:t>DebugIt</w:t>
              </w:r>
              <w:r w:rsidR="00D836B9">
                <w:rPr>
                  <w:rFonts w:ascii="Arial" w:hAnsi="Arial"/>
                  <w:sz w:val="18"/>
                </w:rPr>
                <w:t xml:space="preserve"> </w:t>
              </w:r>
            </w:ins>
            <w:ins w:id="148" w:author="Korisnik" w:date="2024-09-18T12:12:00Z">
              <w:r w:rsidR="00D836B9">
                <w:rPr>
                  <w:rFonts w:ascii="Arial" w:hAnsi="Arial"/>
                  <w:sz w:val="18"/>
                  <w:lang w:val="sr-Cyrl-RS"/>
                </w:rPr>
                <w:t>платформа</w:t>
              </w:r>
            </w:ins>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3D8485FB" w:rsidR="00492AC3" w:rsidRPr="001F119C" w:rsidRDefault="004147C5" w:rsidP="00377106">
            <w:pPr>
              <w:spacing w:before="60" w:after="60"/>
              <w:rPr>
                <w:rFonts w:ascii="Arial" w:hAnsi="Arial"/>
                <w:sz w:val="18"/>
                <w:highlight w:val="yellow"/>
                <w:lang w:val="sr-Latn-RS"/>
                <w:rPrChange w:id="149" w:author="Korisnik" w:date="2024-09-18T12:18:00Z">
                  <w:rPr>
                    <w:rFonts w:ascii="Arial" w:hAnsi="Arial"/>
                    <w:sz w:val="18"/>
                    <w:lang w:val="sr-Latn-RS"/>
                  </w:rPr>
                </w:rPrChange>
              </w:rPr>
            </w:pPr>
            <w:del w:id="150" w:author="Korisnik" w:date="2024-09-18T12:18:00Z">
              <w:r w:rsidRPr="009B7432" w:rsidDel="001F119C">
                <w:rPr>
                  <w:rFonts w:ascii="Arial" w:hAnsi="Arial"/>
                  <w:sz w:val="18"/>
                  <w:highlight w:val="yellow"/>
                  <w:lang w:val="sr-Latn-RS"/>
                  <w:rPrChange w:id="151" w:author="Dunja Vrbaski" w:date="2024-09-17T23:07:00Z">
                    <w:rPr>
                      <w:rFonts w:ascii="Arial" w:hAnsi="Arial"/>
                      <w:sz w:val="18"/>
                      <w:lang w:val="sr-Latn-RS"/>
                    </w:rPr>
                  </w:rPrChange>
                </w:rPr>
                <w:delText xml:space="preserve">Кратак опис рада који стаје у три до шест реченица. Треба навести проблем који се решавао, како се проблем решавао и који су резултати. </w:delText>
              </w:r>
            </w:del>
            <w:ins w:id="152" w:author="Korisnik" w:date="2024-09-18T12:12:00Z">
              <w:r w:rsidR="001F119C" w:rsidRPr="001F119C">
                <w:rPr>
                  <w:rFonts w:ascii="Arial" w:hAnsi="Arial"/>
                  <w:sz w:val="18"/>
                  <w:lang w:val="sr-Cyrl-RS"/>
                  <w:rPrChange w:id="153" w:author="Korisnik" w:date="2024-09-18T12:14:00Z">
                    <w:rPr>
                      <w:rFonts w:ascii="Arial" w:hAnsi="Arial"/>
                      <w:sz w:val="18"/>
                      <w:highlight w:val="yellow"/>
                      <w:lang w:val="sr-Cyrl-RS"/>
                    </w:rPr>
                  </w:rPrChange>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ins>
            <w:ins w:id="154" w:author="Korisnik" w:date="2024-09-18T12:13:00Z">
              <w:r w:rsidR="001F119C" w:rsidRPr="001F119C">
                <w:rPr>
                  <w:rFonts w:ascii="Arial" w:hAnsi="Arial"/>
                  <w:i/>
                  <w:sz w:val="18"/>
                  <w:rPrChange w:id="155" w:author="Korisnik" w:date="2024-09-18T12:15:00Z">
                    <w:rPr>
                      <w:rFonts w:ascii="Arial" w:hAnsi="Arial"/>
                      <w:sz w:val="18"/>
                      <w:highlight w:val="yellow"/>
                    </w:rPr>
                  </w:rPrChange>
                </w:rPr>
                <w:t>DebugIt</w:t>
              </w:r>
              <w:r w:rsidR="001F119C" w:rsidRPr="001F119C">
                <w:rPr>
                  <w:rFonts w:ascii="Arial" w:hAnsi="Arial"/>
                  <w:sz w:val="18"/>
                  <w:lang w:val="sr-Cyrl-RS"/>
                  <w:rPrChange w:id="156" w:author="Korisnik" w:date="2024-09-18T12:14:00Z">
                    <w:rPr>
                      <w:rFonts w:ascii="Arial" w:hAnsi="Arial"/>
                      <w:sz w:val="18"/>
                      <w:highlight w:val="yellow"/>
                      <w:lang w:val="sr-Cyrl-RS"/>
                    </w:rPr>
                  </w:rPrChange>
                </w:rPr>
                <w:t xml:space="preserve"> платформа. Користећи </w:t>
              </w:r>
            </w:ins>
            <w:ins w:id="157" w:author="Korisnik" w:date="2024-09-18T12:14:00Z">
              <w:r w:rsidR="001F119C" w:rsidRPr="001F119C">
                <w:rPr>
                  <w:rFonts w:ascii="Arial" w:hAnsi="Arial"/>
                  <w:i/>
                  <w:sz w:val="18"/>
                  <w:rPrChange w:id="158" w:author="Korisnik" w:date="2024-09-18T12:15:00Z">
                    <w:rPr>
                      <w:rFonts w:ascii="Arial" w:hAnsi="Arial"/>
                      <w:sz w:val="18"/>
                      <w:highlight w:val="yellow"/>
                    </w:rPr>
                  </w:rPrChange>
                </w:rPr>
                <w:t>Elasticsearch</w:t>
              </w:r>
              <w:r w:rsidR="001F119C" w:rsidRPr="001F119C">
                <w:rPr>
                  <w:rFonts w:ascii="Arial" w:hAnsi="Arial"/>
                  <w:sz w:val="18"/>
                  <w:lang w:val="sr-Cyrl-RS"/>
                  <w:rPrChange w:id="159" w:author="Korisnik" w:date="2024-09-18T12:14:00Z">
                    <w:rPr>
                      <w:rFonts w:ascii="Arial" w:hAnsi="Arial"/>
                      <w:sz w:val="18"/>
                      <w:highlight w:val="yellow"/>
                      <w:lang w:val="sr-Cyrl-RS"/>
                    </w:rPr>
                  </w:rPrChange>
                </w:rPr>
                <w:t xml:space="preserve"> механизам претраге, студенти су у могућности да веома брзо и лако пронађу одговор на било које питање.</w:t>
              </w:r>
            </w:ins>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1D92E97" w:rsidR="004147C5" w:rsidRPr="009B7432" w:rsidRDefault="009B7432" w:rsidP="005B7950">
            <w:pPr>
              <w:spacing w:before="60" w:after="60"/>
              <w:rPr>
                <w:rFonts w:ascii="Arial" w:hAnsi="Arial"/>
                <w:sz w:val="18"/>
                <w:lang w:val="sr-Cyrl-RS"/>
                <w:rPrChange w:id="160" w:author="Dunja Vrbaski" w:date="2024-09-17T23:07:00Z">
                  <w:rPr>
                    <w:rFonts w:ascii="Arial" w:hAnsi="Arial"/>
                    <w:sz w:val="18"/>
                    <w:lang w:val="sr-Latn-RS"/>
                  </w:rPr>
                </w:rPrChange>
              </w:rPr>
            </w:pPr>
            <w:ins w:id="161" w:author="Dunja Vrbaski" w:date="2024-09-17T23:07:00Z">
              <w:r>
                <w:rPr>
                  <w:rFonts w:ascii="Arial" w:hAnsi="Arial"/>
                  <w:sz w:val="18"/>
                  <w:lang w:val="sr-Cyrl-RS"/>
                </w:rPr>
                <w:t>Кад будемо знали</w:t>
              </w:r>
            </w:ins>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ins w:id="162" w:author="SG" w:date="2024-09-18T16:16:00Z"/>
          <w:lang w:val="sr-Latn-RS"/>
        </w:rPr>
        <w:sectPr w:rsidR="00E2112C" w:rsidSect="000B2780">
          <w:footerReference w:type="default" r:id="rId13"/>
          <w:footerReference w:type="first" r:id="rId14"/>
          <w:pgSz w:w="12240" w:h="15840"/>
          <w:pgMar w:top="1170" w:right="1440" w:bottom="1080" w:left="1440" w:header="720" w:footer="397" w:gutter="0"/>
          <w:cols w:space="720"/>
          <w:titlePg/>
          <w:docGrid w:linePitch="360"/>
          <w:sectPrChange w:id="197" w:author="SG" w:date="2024-09-18T16:54:00Z">
            <w:sectPr w:rsidR="00E2112C" w:rsidSect="000B2780">
              <w:pgMar w:top="1170" w:right="1440" w:bottom="1080" w:left="1440" w:header="720" w:footer="340" w:gutter="0"/>
            </w:sectPr>
          </w:sectPrChange>
        </w:sectPr>
      </w:pPr>
    </w:p>
    <w:p w14:paraId="236FC601" w14:textId="2FD113B6" w:rsidR="002B094B" w:rsidRDefault="002B094B">
      <w:pPr>
        <w:rPr>
          <w:del w:id="198" w:author="SG" w:date="2024-09-18T17:06:00Z"/>
          <w:lang w:val="sr-Latn-RS"/>
        </w:rPr>
        <w:sectPr w:rsidR="002B094B" w:rsidSect="002B094B">
          <w:pgSz w:w="12240" w:h="15840"/>
          <w:pgMar w:top="1170" w:right="1440" w:bottom="1080" w:left="1440" w:header="720" w:footer="340" w:gutter="0"/>
          <w:cols w:space="720"/>
          <w:titlePg/>
          <w:docGrid w:linePitch="360"/>
          <w:sectPrChange w:id="199" w:author="SG" w:date="2024-09-18T16:15:00Z">
            <w:sectPr w:rsidR="002B094B" w:rsidSect="002B094B">
              <w:pgMar w:top="1170" w:right="1440" w:bottom="1080" w:left="1440" w:header="720" w:footer="720" w:gutter="0"/>
            </w:sectPr>
          </w:sectPrChange>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1DEBC1BF" w:rsidR="004147C5" w:rsidRPr="009B7432" w:rsidRDefault="009B7432" w:rsidP="005B7950">
            <w:pPr>
              <w:spacing w:before="60" w:after="60"/>
              <w:rPr>
                <w:rFonts w:ascii="Arial" w:hAnsi="Arial"/>
                <w:sz w:val="18"/>
                <w:lang w:val="sr-Cyrl-RS"/>
                <w:rPrChange w:id="200" w:author="Dunja Vrbaski" w:date="2024-09-17T23:07:00Z">
                  <w:rPr>
                    <w:rFonts w:ascii="Arial" w:hAnsi="Arial"/>
                    <w:sz w:val="18"/>
                    <w:lang w:val="sr-Latn-RS"/>
                  </w:rPr>
                </w:rPrChange>
              </w:rPr>
            </w:pPr>
            <w:ins w:id="201" w:author="Dunja Vrbaski" w:date="2024-09-17T23:07:00Z">
              <w:del w:id="202" w:author="Korisnik" w:date="2024-09-19T20:50:00Z">
                <w:r w:rsidDel="00756D69">
                  <w:rPr>
                    <w:rFonts w:ascii="Arial" w:hAnsi="Arial"/>
                    <w:sz w:val="18"/>
                    <w:lang w:val="sr-Cyrl-RS"/>
                  </w:rPr>
                  <w:delText>Пажљиво све попуни као на српском</w:delText>
                </w:r>
              </w:del>
            </w:ins>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F2173C4" w:rsidR="004147C5" w:rsidRPr="0037213B" w:rsidRDefault="00BF0545" w:rsidP="005B7950">
            <w:pPr>
              <w:spacing w:before="60" w:after="60"/>
              <w:rPr>
                <w:rFonts w:ascii="Arial" w:hAnsi="Arial"/>
                <w:sz w:val="18"/>
                <w:lang w:val="sr-Latn-RS"/>
              </w:rPr>
            </w:pPr>
            <w:ins w:id="203" w:author="Korisnik" w:date="2024-09-19T16:00:00Z">
              <w:r>
                <w:rPr>
                  <w:rFonts w:ascii="Arial" w:hAnsi="Arial"/>
                  <w:sz w:val="18"/>
                </w:rPr>
                <w:t>DebugIt: student platform with integration of Elasticsearch mechanism</w:t>
              </w:r>
            </w:ins>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2EAC2A9E" w:rsidR="004147C5" w:rsidRPr="0037213B" w:rsidRDefault="003F47A4" w:rsidP="00E4205F">
            <w:pPr>
              <w:spacing w:before="60" w:after="60"/>
              <w:rPr>
                <w:rFonts w:ascii="Arial" w:hAnsi="Arial"/>
                <w:sz w:val="18"/>
                <w:lang w:val="sr-Latn-RS"/>
              </w:rPr>
            </w:pPr>
            <w:ins w:id="204" w:author="Korisnik" w:date="2024-09-19T20:50:00Z">
              <w:r w:rsidRPr="003D0D21">
                <w:rPr>
                  <w:rFonts w:ascii="Arial" w:hAnsi="Arial"/>
                  <w:sz w:val="18"/>
                  <w:lang w:val="sr-Cyrl-RS"/>
                </w:rPr>
                <w:t>6</w:t>
              </w:r>
              <w:r w:rsidRPr="00492AC3">
                <w:rPr>
                  <w:rFonts w:ascii="Arial" w:hAnsi="Arial"/>
                  <w:sz w:val="18"/>
                  <w:lang w:val="sr-Latn-RS"/>
                </w:rPr>
                <w:t>/</w:t>
              </w:r>
              <w:r w:rsidRPr="003D0D21">
                <w:rPr>
                  <w:rFonts w:ascii="Arial" w:hAnsi="Arial"/>
                  <w:sz w:val="18"/>
                  <w:lang w:val="sr-Cyrl-RS"/>
                </w:rPr>
                <w:t>4</w:t>
              </w:r>
              <w:r>
                <w:rPr>
                  <w:rFonts w:ascii="Arial" w:hAnsi="Arial"/>
                  <w:sz w:val="18"/>
                </w:rPr>
                <w:t>2</w:t>
              </w:r>
              <w:r w:rsidRPr="00492AC3">
                <w:rPr>
                  <w:rFonts w:ascii="Arial" w:hAnsi="Arial"/>
                  <w:sz w:val="18"/>
                  <w:lang w:val="sr-Latn-RS"/>
                </w:rPr>
                <w:t>/</w:t>
              </w:r>
              <w:r w:rsidRPr="003D0D21">
                <w:rPr>
                  <w:rFonts w:ascii="Arial" w:hAnsi="Arial"/>
                  <w:sz w:val="18"/>
                  <w:lang w:val="sr-Cyrl-RS"/>
                </w:rPr>
                <w:t>4</w:t>
              </w:r>
              <w:r>
                <w:rPr>
                  <w:rFonts w:ascii="Arial" w:hAnsi="Arial"/>
                  <w:sz w:val="18"/>
                </w:rPr>
                <w:t>4</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2</w:t>
              </w:r>
              <w:r>
                <w:rPr>
                  <w:rFonts w:ascii="Arial" w:hAnsi="Arial"/>
                  <w:sz w:val="18"/>
                </w:rPr>
                <w:t>1</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0</w:t>
              </w:r>
            </w:ins>
            <w:del w:id="205" w:author="Korisnik" w:date="2024-09-18T12:19:00Z">
              <w:r w:rsidR="004147C5" w:rsidRPr="0037213B" w:rsidDel="00377106">
                <w:rPr>
                  <w:rFonts w:ascii="Arial" w:hAnsi="Arial"/>
                  <w:sz w:val="18"/>
                  <w:lang w:val="sr-Latn-RS"/>
                </w:rPr>
                <w:delText>n/n/n/n/n/n/n</w:delText>
              </w:r>
            </w:del>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AA070F" w:rsidRDefault="00AA070F">
            <w:pPr>
              <w:spacing w:before="60" w:after="60"/>
              <w:rPr>
                <w:rFonts w:ascii="Arial" w:hAnsi="Arial"/>
                <w:sz w:val="18"/>
                <w:rPrChange w:id="206" w:author="Korisnik" w:date="2024-09-18T12:20:00Z">
                  <w:rPr>
                    <w:rFonts w:ascii="Arial" w:hAnsi="Arial"/>
                    <w:sz w:val="18"/>
                    <w:lang w:val="sr-Latn-RS"/>
                  </w:rPr>
                </w:rPrChange>
              </w:rPr>
            </w:pPr>
            <w:ins w:id="207" w:author="Korisnik" w:date="2024-09-18T12:20:00Z">
              <w:r w:rsidRPr="00AA070F">
                <w:rPr>
                  <w:rFonts w:ascii="Arial" w:hAnsi="Arial"/>
                  <w:sz w:val="18"/>
                  <w:lang w:val="sr-Latn-RS"/>
                  <w:rPrChange w:id="208" w:author="Korisnik" w:date="2024-09-18T12:20:00Z">
                    <w:rPr>
                      <w:rFonts w:ascii="Arial" w:hAnsi="Arial"/>
                      <w:i/>
                      <w:sz w:val="18"/>
                      <w:lang w:val="sr-Latn-RS"/>
                    </w:rPr>
                  </w:rPrChange>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AA070F">
                <w:rPr>
                  <w:rFonts w:ascii="Arial" w:hAnsi="Arial"/>
                  <w:sz w:val="18"/>
                  <w:rPrChange w:id="209" w:author="Korisnik" w:date="2024-09-18T12:20:00Z">
                    <w:rPr>
                      <w:rFonts w:ascii="Arial" w:hAnsi="Arial"/>
                      <w:i/>
                      <w:sz w:val="18"/>
                    </w:rPr>
                  </w:rPrChange>
                </w:rPr>
                <w:t>text analysis</w:t>
              </w:r>
              <w:r>
                <w:rPr>
                  <w:rFonts w:ascii="Arial" w:hAnsi="Arial"/>
                  <w:sz w:val="18"/>
                </w:rPr>
                <w:t xml:space="preserve">, </w:t>
              </w:r>
              <w:r w:rsidRPr="00AA070F">
                <w:rPr>
                  <w:rFonts w:ascii="Arial" w:hAnsi="Arial"/>
                  <w:sz w:val="18"/>
                  <w:rPrChange w:id="210" w:author="Korisnik" w:date="2024-09-18T12:20:00Z">
                    <w:rPr>
                      <w:rFonts w:ascii="Arial" w:hAnsi="Arial"/>
                      <w:i/>
                      <w:sz w:val="18"/>
                    </w:rPr>
                  </w:rPrChange>
                </w:rPr>
                <w:t>DebugIt</w:t>
              </w:r>
              <w:r>
                <w:rPr>
                  <w:rFonts w:ascii="Arial" w:hAnsi="Arial"/>
                  <w:sz w:val="18"/>
                </w:rPr>
                <w:t xml:space="preserve"> </w:t>
              </w:r>
              <w:r w:rsidR="00EC2200">
                <w:rPr>
                  <w:rFonts w:ascii="Arial" w:hAnsi="Arial"/>
                  <w:sz w:val="18"/>
                </w:rPr>
                <w:t>platform</w:t>
              </w:r>
            </w:ins>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4850E3" w:rsidRDefault="004850E3" w:rsidP="005B7950">
            <w:pPr>
              <w:spacing w:before="60" w:after="60"/>
              <w:rPr>
                <w:ins w:id="211" w:author="Korisnik" w:date="2024-09-18T12:20:00Z"/>
                <w:rFonts w:ascii="Arial" w:hAnsi="Arial"/>
                <w:sz w:val="18"/>
                <w:rPrChange w:id="212" w:author="Korisnik" w:date="2024-09-18T12:21:00Z">
                  <w:rPr>
                    <w:ins w:id="213" w:author="Korisnik" w:date="2024-09-18T12:20:00Z"/>
                    <w:rFonts w:ascii="Arial" w:hAnsi="Arial"/>
                    <w:sz w:val="18"/>
                    <w:lang w:val="sr-Cyrl-RS"/>
                  </w:rPr>
                </w:rPrChange>
              </w:rPr>
            </w:pPr>
            <w:ins w:id="214" w:author="Korisnik" w:date="2024-09-18T12:21:00Z">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w:t>
              </w:r>
            </w:ins>
            <w:ins w:id="215" w:author="Korisnik" w:date="2024-09-18T12:23:00Z">
              <w:r>
                <w:rPr>
                  <w:rFonts w:ascii="Arial" w:hAnsi="Arial"/>
                  <w:sz w:val="18"/>
                </w:rPr>
                <w:t>s</w:t>
              </w:r>
            </w:ins>
            <w:ins w:id="216" w:author="Korisnik" w:date="2024-09-18T12:21:00Z">
              <w:r>
                <w:rPr>
                  <w:rFonts w:ascii="Arial" w:hAnsi="Arial"/>
                  <w:sz w:val="18"/>
                </w:rPr>
                <w:t xml:space="preserve"> to any question quickly</w:t>
              </w:r>
            </w:ins>
            <w:ins w:id="217" w:author="Korisnik" w:date="2024-09-18T12:23:00Z">
              <w:r>
                <w:rPr>
                  <w:rFonts w:ascii="Arial" w:hAnsi="Arial"/>
                  <w:sz w:val="18"/>
                </w:rPr>
                <w:t xml:space="preserve"> and easily</w:t>
              </w:r>
            </w:ins>
            <w:ins w:id="218" w:author="Korisnik" w:date="2024-09-18T12:21:00Z">
              <w:r>
                <w:rPr>
                  <w:rFonts w:ascii="Arial" w:hAnsi="Arial"/>
                  <w:sz w:val="18"/>
                </w:rPr>
                <w:t>.</w:t>
              </w:r>
            </w:ins>
          </w:p>
          <w:p w14:paraId="554F8B8D" w14:textId="75725D41" w:rsidR="004147C5" w:rsidRPr="0037213B" w:rsidRDefault="004850E3" w:rsidP="005B7950">
            <w:pPr>
              <w:spacing w:before="60" w:after="60"/>
              <w:rPr>
                <w:rFonts w:ascii="Arial" w:hAnsi="Arial"/>
                <w:sz w:val="18"/>
                <w:lang w:val="sr-Latn-RS"/>
              </w:rPr>
            </w:pPr>
            <w:ins w:id="219" w:author="Korisnik" w:date="2024-09-18T12:20:00Z">
              <w:r w:rsidRPr="0083365B">
                <w:rPr>
                  <w:rFonts w:ascii="Arial" w:hAnsi="Arial"/>
                  <w:sz w:val="18"/>
                  <w:lang w:val="sr-Cyrl-RS"/>
                </w:rPr>
                <w:t>.</w:t>
              </w:r>
            </w:ins>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7777777" w:rsidR="004147C5" w:rsidRPr="0037213B" w:rsidRDefault="004147C5" w:rsidP="005B7950">
            <w:pPr>
              <w:spacing w:before="60" w:after="60"/>
              <w:rPr>
                <w:rFonts w:ascii="Arial" w:hAnsi="Arial"/>
                <w:sz w:val="18"/>
                <w:lang w:val="sr-Latn-RS"/>
              </w:rPr>
            </w:pP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AD4822">
          <w:pgSz w:w="12240" w:h="15840"/>
          <w:pgMar w:top="1170" w:right="1440" w:bottom="1080" w:left="1440" w:header="720" w:footer="454" w:gutter="0"/>
          <w:cols w:space="720"/>
          <w:titlePg/>
          <w:docGrid w:linePitch="360"/>
          <w:sectPrChange w:id="220" w:author="SG" w:date="2024-09-18T15:41:00Z">
            <w:sectPr w:rsidR="004147C5" w:rsidRPr="0037213B" w:rsidSect="00AD4822">
              <w:pgMar w:top="1170" w:right="1440" w:bottom="1080" w:left="1440" w:header="720" w:footer="720" w:gutter="0"/>
            </w:sectPr>
          </w:sectPrChange>
        </w:sectPr>
      </w:pPr>
    </w:p>
    <w:p w14:paraId="2E6A2A7F" w14:textId="77777777"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14:paraId="69717DEC" w14:textId="77777777" w:rsidR="00AB6452" w:rsidRPr="0037213B" w:rsidRDefault="00AB6452">
      <w:pPr>
        <w:rPr>
          <w:lang w:val="sr-Latn-RS"/>
        </w:rPr>
      </w:pPr>
    </w:p>
    <w:p w14:paraId="41F8A7C4" w14:textId="77777777"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77777777"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7B96CAC4" w14:textId="77777777" w:rsidR="00531916" w:rsidRDefault="00FF17E2">
          <w:pPr>
            <w:pStyle w:val="TOC1"/>
            <w:tabs>
              <w:tab w:val="left" w:pos="440"/>
              <w:tab w:val="right" w:leader="dot" w:pos="9350"/>
            </w:tabs>
            <w:rPr>
              <w:ins w:id="221" w:author="Korisnik" w:date="2024-09-19T20:52:00Z"/>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ins w:id="222" w:author="Korisnik" w:date="2024-09-19T20:52:00Z">
            <w:r w:rsidR="00531916" w:rsidRPr="00D07F4F">
              <w:rPr>
                <w:rStyle w:val="Hyperlink"/>
                <w:noProof/>
              </w:rPr>
              <w:fldChar w:fldCharType="begin"/>
            </w:r>
            <w:r w:rsidR="00531916" w:rsidRPr="00D07F4F">
              <w:rPr>
                <w:rStyle w:val="Hyperlink"/>
                <w:noProof/>
              </w:rPr>
              <w:instrText xml:space="preserve"> </w:instrText>
            </w:r>
            <w:r w:rsidR="00531916">
              <w:rPr>
                <w:noProof/>
              </w:rPr>
              <w:instrText>HYPERLINK \l "_Toc177671539"</w:instrText>
            </w:r>
            <w:r w:rsidR="00531916" w:rsidRPr="00D07F4F">
              <w:rPr>
                <w:rStyle w:val="Hyperlink"/>
                <w:noProof/>
              </w:rPr>
              <w:instrText xml:space="preserve"> </w:instrText>
            </w:r>
            <w:r w:rsidR="00531916" w:rsidRPr="00D07F4F">
              <w:rPr>
                <w:rStyle w:val="Hyperlink"/>
                <w:noProof/>
              </w:rPr>
            </w:r>
            <w:r w:rsidR="00531916" w:rsidRPr="00D07F4F">
              <w:rPr>
                <w:rStyle w:val="Hyperlink"/>
                <w:noProof/>
              </w:rPr>
              <w:fldChar w:fldCharType="separate"/>
            </w:r>
            <w:r w:rsidR="00531916" w:rsidRPr="00D07F4F">
              <w:rPr>
                <w:rStyle w:val="Hyperlink"/>
                <w:noProof/>
                <w:lang w:val="sr-Latn-RS"/>
              </w:rPr>
              <w:t>1.</w:t>
            </w:r>
            <w:r w:rsidR="00531916">
              <w:rPr>
                <w:rFonts w:eastAsiaTheme="minorEastAsia"/>
                <w:noProof/>
              </w:rPr>
              <w:tab/>
            </w:r>
            <w:r w:rsidR="00531916" w:rsidRPr="00D07F4F">
              <w:rPr>
                <w:rStyle w:val="Hyperlink"/>
                <w:noProof/>
                <w:lang w:val="sr-Latn-RS"/>
              </w:rPr>
              <w:t>Uvod</w:t>
            </w:r>
            <w:r w:rsidR="00531916">
              <w:rPr>
                <w:noProof/>
                <w:webHidden/>
              </w:rPr>
              <w:tab/>
            </w:r>
            <w:r w:rsidR="00531916">
              <w:rPr>
                <w:noProof/>
                <w:webHidden/>
              </w:rPr>
              <w:fldChar w:fldCharType="begin"/>
            </w:r>
            <w:r w:rsidR="00531916">
              <w:rPr>
                <w:noProof/>
                <w:webHidden/>
              </w:rPr>
              <w:instrText xml:space="preserve"> PAGEREF _Toc177671539 \h </w:instrText>
            </w:r>
            <w:r w:rsidR="00531916">
              <w:rPr>
                <w:noProof/>
                <w:webHidden/>
              </w:rPr>
            </w:r>
          </w:ins>
          <w:r w:rsidR="00531916">
            <w:rPr>
              <w:noProof/>
              <w:webHidden/>
            </w:rPr>
            <w:fldChar w:fldCharType="separate"/>
          </w:r>
          <w:ins w:id="223" w:author="Korisnik" w:date="2024-09-19T20:52:00Z">
            <w:r w:rsidR="00531916">
              <w:rPr>
                <w:noProof/>
                <w:webHidden/>
              </w:rPr>
              <w:t>9</w:t>
            </w:r>
            <w:r w:rsidR="00531916">
              <w:rPr>
                <w:noProof/>
                <w:webHidden/>
              </w:rPr>
              <w:fldChar w:fldCharType="end"/>
            </w:r>
            <w:r w:rsidR="00531916" w:rsidRPr="00D07F4F">
              <w:rPr>
                <w:rStyle w:val="Hyperlink"/>
                <w:noProof/>
              </w:rPr>
              <w:fldChar w:fldCharType="end"/>
            </w:r>
          </w:ins>
        </w:p>
        <w:p w14:paraId="62EDCD51" w14:textId="77777777" w:rsidR="00531916" w:rsidRDefault="00531916">
          <w:pPr>
            <w:pStyle w:val="TOC1"/>
            <w:tabs>
              <w:tab w:val="left" w:pos="440"/>
              <w:tab w:val="right" w:leader="dot" w:pos="9350"/>
            </w:tabs>
            <w:rPr>
              <w:ins w:id="224" w:author="Korisnik" w:date="2024-09-19T20:52:00Z"/>
              <w:rFonts w:eastAsiaTheme="minorEastAsia"/>
              <w:noProof/>
            </w:rPr>
          </w:pPr>
          <w:ins w:id="225"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"_Toc177671540"</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2.</w:t>
            </w:r>
            <w:r>
              <w:rPr>
                <w:rFonts w:eastAsiaTheme="minorEastAsia"/>
                <w:noProof/>
              </w:rPr>
              <w:tab/>
            </w:r>
            <w:r w:rsidRPr="00D07F4F">
              <w:rPr>
                <w:rStyle w:val="Hyperlink"/>
                <w:noProof/>
                <w:lang w:val="sr-Latn-RS"/>
              </w:rPr>
              <w:t>Istorijat</w:t>
            </w:r>
            <w:r>
              <w:rPr>
                <w:noProof/>
                <w:webHidden/>
              </w:rPr>
              <w:tab/>
            </w:r>
            <w:r>
              <w:rPr>
                <w:noProof/>
                <w:webHidden/>
              </w:rPr>
              <w:fldChar w:fldCharType="begin"/>
            </w:r>
            <w:r>
              <w:rPr>
                <w:noProof/>
                <w:webHidden/>
              </w:rPr>
              <w:instrText xml:space="preserve"> PAGEREF _Toc177671540 \h </w:instrText>
            </w:r>
            <w:r>
              <w:rPr>
                <w:noProof/>
                <w:webHidden/>
              </w:rPr>
            </w:r>
          </w:ins>
          <w:r>
            <w:rPr>
              <w:noProof/>
              <w:webHidden/>
            </w:rPr>
            <w:fldChar w:fldCharType="separate"/>
          </w:r>
          <w:ins w:id="226" w:author="Korisnik" w:date="2024-09-19T20:52:00Z">
            <w:r>
              <w:rPr>
                <w:noProof/>
                <w:webHidden/>
              </w:rPr>
              <w:t>10</w:t>
            </w:r>
            <w:r>
              <w:rPr>
                <w:noProof/>
                <w:webHidden/>
              </w:rPr>
              <w:fldChar w:fldCharType="end"/>
            </w:r>
            <w:r w:rsidRPr="00D07F4F">
              <w:rPr>
                <w:rStyle w:val="Hyperlink"/>
                <w:noProof/>
              </w:rPr>
              <w:fldChar w:fldCharType="end"/>
            </w:r>
          </w:ins>
        </w:p>
        <w:p w14:paraId="57EA900A" w14:textId="77777777" w:rsidR="00531916" w:rsidRDefault="00531916">
          <w:pPr>
            <w:pStyle w:val="TOC1"/>
            <w:tabs>
              <w:tab w:val="left" w:pos="440"/>
              <w:tab w:val="right" w:leader="dot" w:pos="9350"/>
            </w:tabs>
            <w:rPr>
              <w:ins w:id="227" w:author="Korisnik" w:date="2024-09-19T20:52:00Z"/>
              <w:rFonts w:eastAsiaTheme="minorEastAsia"/>
              <w:noProof/>
            </w:rPr>
          </w:pPr>
          <w:ins w:id="228"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"_Toc177671541"</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3.</w:t>
            </w:r>
            <w:r>
              <w:rPr>
                <w:rFonts w:eastAsiaTheme="minorEastAsia"/>
                <w:noProof/>
              </w:rPr>
              <w:tab/>
            </w:r>
            <w:r w:rsidRPr="00D07F4F">
              <w:rPr>
                <w:rStyle w:val="Hyperlink"/>
                <w:noProof/>
                <w:lang w:val="sr-Latn-RS"/>
              </w:rPr>
              <w:t>Značaj i primena</w:t>
            </w:r>
            <w:r>
              <w:rPr>
                <w:noProof/>
                <w:webHidden/>
              </w:rPr>
              <w:tab/>
            </w:r>
            <w:r>
              <w:rPr>
                <w:noProof/>
                <w:webHidden/>
              </w:rPr>
              <w:fldChar w:fldCharType="begin"/>
            </w:r>
            <w:r>
              <w:rPr>
                <w:noProof/>
                <w:webHidden/>
              </w:rPr>
              <w:instrText xml:space="preserve"> PAGEREF _Toc177671541 \h </w:instrText>
            </w:r>
            <w:r>
              <w:rPr>
                <w:noProof/>
                <w:webHidden/>
              </w:rPr>
            </w:r>
          </w:ins>
          <w:r>
            <w:rPr>
              <w:noProof/>
              <w:webHidden/>
            </w:rPr>
            <w:fldChar w:fldCharType="separate"/>
          </w:r>
          <w:ins w:id="229" w:author="Korisnik" w:date="2024-09-19T20:52:00Z">
            <w:r>
              <w:rPr>
                <w:noProof/>
                <w:webHidden/>
              </w:rPr>
              <w:t>13</w:t>
            </w:r>
            <w:r>
              <w:rPr>
                <w:noProof/>
                <w:webHidden/>
              </w:rPr>
              <w:fldChar w:fldCharType="end"/>
            </w:r>
            <w:r w:rsidRPr="00D07F4F">
              <w:rPr>
                <w:rStyle w:val="Hyperlink"/>
                <w:noProof/>
              </w:rPr>
              <w:fldChar w:fldCharType="end"/>
            </w:r>
          </w:ins>
        </w:p>
        <w:p w14:paraId="5CA4B3E3" w14:textId="77777777" w:rsidR="00531916" w:rsidRDefault="00531916">
          <w:pPr>
            <w:pStyle w:val="TOC2"/>
            <w:tabs>
              <w:tab w:val="left" w:pos="660"/>
              <w:tab w:val="right" w:leader="dot" w:pos="9350"/>
            </w:tabs>
            <w:rPr>
              <w:ins w:id="230" w:author="Korisnik" w:date="2024-09-19T20:52:00Z"/>
              <w:rFonts w:eastAsiaTheme="minorEastAsia"/>
              <w:noProof/>
            </w:rPr>
          </w:pPr>
          <w:ins w:id="231"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"_Toc177671542"</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Pr>
                <w:rFonts w:eastAsiaTheme="minorEastAsia"/>
                <w:noProof/>
              </w:rPr>
              <w:tab/>
            </w:r>
            <w:r w:rsidRPr="00D07F4F">
              <w:rPr>
                <w:rStyle w:val="Hyperlink"/>
                <w:noProof/>
                <w:lang w:val="sr-Latn-RS"/>
              </w:rPr>
              <w:t>Postojeća rešenja</w:t>
            </w:r>
            <w:r>
              <w:rPr>
                <w:noProof/>
                <w:webHidden/>
              </w:rPr>
              <w:tab/>
            </w:r>
            <w:r>
              <w:rPr>
                <w:noProof/>
                <w:webHidden/>
              </w:rPr>
              <w:fldChar w:fldCharType="begin"/>
            </w:r>
            <w:r>
              <w:rPr>
                <w:noProof/>
                <w:webHidden/>
              </w:rPr>
              <w:instrText xml:space="preserve"> PAGEREF _Toc177671542 \h </w:instrText>
            </w:r>
            <w:r>
              <w:rPr>
                <w:noProof/>
                <w:webHidden/>
              </w:rPr>
            </w:r>
          </w:ins>
          <w:r>
            <w:rPr>
              <w:noProof/>
              <w:webHidden/>
            </w:rPr>
            <w:fldChar w:fldCharType="separate"/>
          </w:r>
          <w:ins w:id="232" w:author="Korisnik" w:date="2024-09-19T20:52:00Z">
            <w:r>
              <w:rPr>
                <w:noProof/>
                <w:webHidden/>
              </w:rPr>
              <w:t>14</w:t>
            </w:r>
            <w:r>
              <w:rPr>
                <w:noProof/>
                <w:webHidden/>
              </w:rPr>
              <w:fldChar w:fldCharType="end"/>
            </w:r>
            <w:r w:rsidRPr="00D07F4F">
              <w:rPr>
                <w:rStyle w:val="Hyperlink"/>
                <w:noProof/>
              </w:rPr>
              <w:fldChar w:fldCharType="end"/>
            </w:r>
          </w:ins>
        </w:p>
        <w:p w14:paraId="3595E6A7" w14:textId="77777777" w:rsidR="00531916" w:rsidRDefault="00531916">
          <w:pPr>
            <w:pStyle w:val="TOC2"/>
            <w:tabs>
              <w:tab w:val="right" w:leader="dot" w:pos="9350"/>
            </w:tabs>
            <w:rPr>
              <w:ins w:id="233" w:author="Korisnik" w:date="2024-09-19T20:52:00Z"/>
              <w:rFonts w:eastAsiaTheme="minorEastAsia"/>
              <w:noProof/>
            </w:rPr>
          </w:pPr>
          <w:ins w:id="234"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"_Toc177671545"</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3.1</w:t>
            </w:r>
            <w:r>
              <w:rPr>
                <w:noProof/>
                <w:webHidden/>
              </w:rPr>
              <w:tab/>
            </w:r>
            <w:r>
              <w:rPr>
                <w:noProof/>
                <w:webHidden/>
              </w:rPr>
              <w:fldChar w:fldCharType="begin"/>
            </w:r>
            <w:r>
              <w:rPr>
                <w:noProof/>
                <w:webHidden/>
              </w:rPr>
              <w:instrText xml:space="preserve"> PAGEREF _Toc177671545 \h </w:instrText>
            </w:r>
            <w:r>
              <w:rPr>
                <w:noProof/>
                <w:webHidden/>
              </w:rPr>
            </w:r>
          </w:ins>
          <w:r>
            <w:rPr>
              <w:noProof/>
              <w:webHidden/>
            </w:rPr>
            <w:fldChar w:fldCharType="separate"/>
          </w:r>
          <w:ins w:id="235" w:author="Korisnik" w:date="2024-09-19T20:52:00Z">
            <w:r>
              <w:rPr>
                <w:noProof/>
                <w:webHidden/>
              </w:rPr>
              <w:t>14</w:t>
            </w:r>
            <w:r>
              <w:rPr>
                <w:noProof/>
                <w:webHidden/>
              </w:rPr>
              <w:fldChar w:fldCharType="end"/>
            </w:r>
            <w:r w:rsidRPr="00D07F4F">
              <w:rPr>
                <w:rStyle w:val="Hyperlink"/>
                <w:noProof/>
              </w:rPr>
              <w:fldChar w:fldCharType="end"/>
            </w:r>
          </w:ins>
        </w:p>
        <w:p w14:paraId="52BE70AE" w14:textId="77777777" w:rsidR="00531916" w:rsidRDefault="00531916">
          <w:pPr>
            <w:pStyle w:val="TOC1"/>
            <w:tabs>
              <w:tab w:val="left" w:pos="440"/>
              <w:tab w:val="right" w:leader="dot" w:pos="9350"/>
            </w:tabs>
            <w:rPr>
              <w:ins w:id="236" w:author="Korisnik" w:date="2024-09-19T20:52:00Z"/>
              <w:rFonts w:eastAsiaTheme="minorEastAsia"/>
              <w:noProof/>
            </w:rPr>
          </w:pPr>
          <w:ins w:id="237"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"_Toc177671546"</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4.</w:t>
            </w:r>
            <w:r>
              <w:rPr>
                <w:rFonts w:eastAsiaTheme="minorEastAsia"/>
                <w:noProof/>
              </w:rPr>
              <w:tab/>
            </w:r>
            <w:r w:rsidRPr="00D07F4F">
              <w:rPr>
                <w:rStyle w:val="Hyperlink"/>
                <w:i/>
                <w:noProof/>
                <w:lang w:val="sr-Latn-RS"/>
              </w:rPr>
              <w:t>Elasticsearch</w:t>
            </w:r>
            <w:r w:rsidRPr="00D07F4F">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_Toc177671546 \h </w:instrText>
            </w:r>
            <w:r>
              <w:rPr>
                <w:noProof/>
                <w:webHidden/>
              </w:rPr>
            </w:r>
          </w:ins>
          <w:r>
            <w:rPr>
              <w:noProof/>
              <w:webHidden/>
            </w:rPr>
            <w:fldChar w:fldCharType="separate"/>
          </w:r>
          <w:ins w:id="238" w:author="Korisnik" w:date="2024-09-19T20:52:00Z">
            <w:r>
              <w:rPr>
                <w:noProof/>
                <w:webHidden/>
              </w:rPr>
              <w:t>15</w:t>
            </w:r>
            <w:r>
              <w:rPr>
                <w:noProof/>
                <w:webHidden/>
              </w:rPr>
              <w:fldChar w:fldCharType="end"/>
            </w:r>
            <w:r w:rsidRPr="00D07F4F">
              <w:rPr>
                <w:rStyle w:val="Hyperlink"/>
                <w:noProof/>
              </w:rPr>
              <w:fldChar w:fldCharType="end"/>
            </w:r>
          </w:ins>
        </w:p>
        <w:p w14:paraId="6EF59F25" w14:textId="77777777" w:rsidR="00531916" w:rsidRDefault="00531916">
          <w:pPr>
            <w:pStyle w:val="TOC2"/>
            <w:tabs>
              <w:tab w:val="left" w:pos="880"/>
              <w:tab w:val="right" w:leader="dot" w:pos="9350"/>
            </w:tabs>
            <w:rPr>
              <w:ins w:id="239" w:author="Korisnik" w:date="2024-09-19T20:52:00Z"/>
              <w:rFonts w:eastAsiaTheme="minorEastAsia"/>
              <w:noProof/>
            </w:rPr>
          </w:pPr>
          <w:ins w:id="240"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"_Toc177671547"</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4.1</w:t>
            </w:r>
            <w:r>
              <w:rPr>
                <w:rFonts w:eastAsiaTheme="minorEastAsia"/>
                <w:noProof/>
              </w:rPr>
              <w:tab/>
            </w:r>
            <w:r w:rsidRPr="00D07F4F">
              <w:rPr>
                <w:rStyle w:val="Hyperlink"/>
                <w:noProof/>
                <w:lang w:val="sr-Latn-RS"/>
              </w:rPr>
              <w:t xml:space="preserve">Šta je </w:t>
            </w:r>
            <w:r w:rsidRPr="00D07F4F">
              <w:rPr>
                <w:rStyle w:val="Hyperlink"/>
                <w:i/>
                <w:noProof/>
                <w:lang w:val="sr-Latn-RS"/>
              </w:rPr>
              <w:t>Elasticsearch</w:t>
            </w:r>
            <w:r w:rsidRPr="00D07F4F">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_Toc177671547 \h </w:instrText>
            </w:r>
            <w:r>
              <w:rPr>
                <w:noProof/>
                <w:webHidden/>
              </w:rPr>
            </w:r>
          </w:ins>
          <w:r>
            <w:rPr>
              <w:noProof/>
              <w:webHidden/>
            </w:rPr>
            <w:fldChar w:fldCharType="separate"/>
          </w:r>
          <w:ins w:id="241" w:author="Korisnik" w:date="2024-09-19T20:52:00Z">
            <w:r>
              <w:rPr>
                <w:noProof/>
                <w:webHidden/>
              </w:rPr>
              <w:t>15</w:t>
            </w:r>
            <w:r>
              <w:rPr>
                <w:noProof/>
                <w:webHidden/>
              </w:rPr>
              <w:fldChar w:fldCharType="end"/>
            </w:r>
            <w:r w:rsidRPr="00D07F4F">
              <w:rPr>
                <w:rStyle w:val="Hyperlink"/>
                <w:noProof/>
              </w:rPr>
              <w:fldChar w:fldCharType="end"/>
            </w:r>
          </w:ins>
        </w:p>
        <w:p w14:paraId="5FE749C6" w14:textId="77777777" w:rsidR="00531916" w:rsidRDefault="00531916">
          <w:pPr>
            <w:pStyle w:val="TOC2"/>
            <w:tabs>
              <w:tab w:val="left" w:pos="880"/>
              <w:tab w:val="right" w:leader="dot" w:pos="9350"/>
            </w:tabs>
            <w:rPr>
              <w:ins w:id="242" w:author="Korisnik" w:date="2024-09-19T20:52:00Z"/>
              <w:rFonts w:eastAsiaTheme="minorEastAsia"/>
              <w:noProof/>
            </w:rPr>
          </w:pPr>
          <w:ins w:id="243"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"_Toc177671548"</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4.2</w:t>
            </w:r>
            <w:r>
              <w:rPr>
                <w:rFonts w:eastAsiaTheme="minorEastAsia"/>
                <w:noProof/>
              </w:rPr>
              <w:tab/>
            </w:r>
            <w:r w:rsidRPr="00D07F4F">
              <w:rPr>
                <w:rStyle w:val="Hyperlink"/>
                <w:noProof/>
                <w:lang w:val="sr-Latn-RS"/>
              </w:rPr>
              <w:t xml:space="preserve">Struktura </w:t>
            </w:r>
            <w:r w:rsidRPr="00D07F4F">
              <w:rPr>
                <w:rStyle w:val="Hyperlink"/>
                <w:i/>
                <w:noProof/>
                <w:lang w:val="sr-Latn-RS"/>
              </w:rPr>
              <w:t>Elasticsearch</w:t>
            </w:r>
            <w:r w:rsidRPr="00D07F4F">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_Toc177671548 \h </w:instrText>
            </w:r>
            <w:r>
              <w:rPr>
                <w:noProof/>
                <w:webHidden/>
              </w:rPr>
            </w:r>
          </w:ins>
          <w:r>
            <w:rPr>
              <w:noProof/>
              <w:webHidden/>
            </w:rPr>
            <w:fldChar w:fldCharType="separate"/>
          </w:r>
          <w:ins w:id="244" w:author="Korisnik" w:date="2024-09-19T20:52:00Z">
            <w:r>
              <w:rPr>
                <w:noProof/>
                <w:webHidden/>
              </w:rPr>
              <w:t>15</w:t>
            </w:r>
            <w:r>
              <w:rPr>
                <w:noProof/>
                <w:webHidden/>
              </w:rPr>
              <w:fldChar w:fldCharType="end"/>
            </w:r>
            <w:r w:rsidRPr="00D07F4F">
              <w:rPr>
                <w:rStyle w:val="Hyperlink"/>
                <w:noProof/>
              </w:rPr>
              <w:fldChar w:fldCharType="end"/>
            </w:r>
          </w:ins>
        </w:p>
        <w:p w14:paraId="47060A2B" w14:textId="77777777" w:rsidR="00531916" w:rsidRDefault="00531916">
          <w:pPr>
            <w:pStyle w:val="TOC3"/>
            <w:tabs>
              <w:tab w:val="right" w:leader="dot" w:pos="9350"/>
            </w:tabs>
            <w:rPr>
              <w:ins w:id="245" w:author="Korisnik" w:date="2024-09-19T20:52:00Z"/>
              <w:rFonts w:eastAsiaTheme="minorEastAsia"/>
              <w:noProof/>
            </w:rPr>
          </w:pPr>
          <w:ins w:id="246"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"_Toc177671549"</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lang w:val="sr-Latn-RS"/>
              </w:rPr>
              <w:t>Index</w:t>
            </w:r>
            <w:r>
              <w:rPr>
                <w:noProof/>
                <w:webHidden/>
              </w:rPr>
              <w:tab/>
            </w:r>
            <w:r>
              <w:rPr>
                <w:noProof/>
                <w:webHidden/>
              </w:rPr>
              <w:fldChar w:fldCharType="begin"/>
            </w:r>
            <w:r>
              <w:rPr>
                <w:noProof/>
                <w:webHidden/>
              </w:rPr>
              <w:instrText xml:space="preserve"> PAGEREF _Toc177671549 \h </w:instrText>
            </w:r>
            <w:r>
              <w:rPr>
                <w:noProof/>
                <w:webHidden/>
              </w:rPr>
            </w:r>
          </w:ins>
          <w:r>
            <w:rPr>
              <w:noProof/>
              <w:webHidden/>
            </w:rPr>
            <w:fldChar w:fldCharType="separate"/>
          </w:r>
          <w:ins w:id="247" w:author="Korisnik" w:date="2024-09-19T20:52:00Z">
            <w:r>
              <w:rPr>
                <w:noProof/>
                <w:webHidden/>
              </w:rPr>
              <w:t>15</w:t>
            </w:r>
            <w:r>
              <w:rPr>
                <w:noProof/>
                <w:webHidden/>
              </w:rPr>
              <w:fldChar w:fldCharType="end"/>
            </w:r>
            <w:r w:rsidRPr="00D07F4F">
              <w:rPr>
                <w:rStyle w:val="Hyperlink"/>
                <w:noProof/>
              </w:rPr>
              <w:fldChar w:fldCharType="end"/>
            </w:r>
          </w:ins>
        </w:p>
        <w:p w14:paraId="4DC0FA46" w14:textId="77777777" w:rsidR="00531916" w:rsidRDefault="00531916">
          <w:pPr>
            <w:pStyle w:val="TOC3"/>
            <w:tabs>
              <w:tab w:val="right" w:leader="dot" w:pos="9350"/>
            </w:tabs>
            <w:rPr>
              <w:ins w:id="248" w:author="Korisnik" w:date="2024-09-19T20:52:00Z"/>
              <w:rFonts w:eastAsiaTheme="minorEastAsia"/>
              <w:noProof/>
            </w:rPr>
          </w:pPr>
          <w:ins w:id="249"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"_Toc177671550"</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Shard</w:t>
            </w:r>
            <w:r>
              <w:rPr>
                <w:noProof/>
                <w:webHidden/>
              </w:rPr>
              <w:tab/>
            </w:r>
            <w:r>
              <w:rPr>
                <w:noProof/>
                <w:webHidden/>
              </w:rPr>
              <w:fldChar w:fldCharType="begin"/>
            </w:r>
            <w:r>
              <w:rPr>
                <w:noProof/>
                <w:webHidden/>
              </w:rPr>
              <w:instrText xml:space="preserve"> PAGEREF _Toc177671550 \h </w:instrText>
            </w:r>
            <w:r>
              <w:rPr>
                <w:noProof/>
                <w:webHidden/>
              </w:rPr>
            </w:r>
          </w:ins>
          <w:r>
            <w:rPr>
              <w:noProof/>
              <w:webHidden/>
            </w:rPr>
            <w:fldChar w:fldCharType="separate"/>
          </w:r>
          <w:ins w:id="250" w:author="Korisnik" w:date="2024-09-19T20:52:00Z">
            <w:r>
              <w:rPr>
                <w:noProof/>
                <w:webHidden/>
              </w:rPr>
              <w:t>16</w:t>
            </w:r>
            <w:r>
              <w:rPr>
                <w:noProof/>
                <w:webHidden/>
              </w:rPr>
              <w:fldChar w:fldCharType="end"/>
            </w:r>
            <w:r w:rsidRPr="00D07F4F">
              <w:rPr>
                <w:rStyle w:val="Hyperlink"/>
                <w:noProof/>
              </w:rPr>
              <w:fldChar w:fldCharType="end"/>
            </w:r>
          </w:ins>
        </w:p>
        <w:p w14:paraId="7F4E236C" w14:textId="77777777" w:rsidR="00531916" w:rsidRDefault="00531916">
          <w:pPr>
            <w:pStyle w:val="TOC3"/>
            <w:tabs>
              <w:tab w:val="right" w:leader="dot" w:pos="9350"/>
            </w:tabs>
            <w:rPr>
              <w:ins w:id="251" w:author="Korisnik" w:date="2024-09-19T20:52:00Z"/>
              <w:rFonts w:eastAsiaTheme="minorEastAsia"/>
              <w:noProof/>
            </w:rPr>
          </w:pPr>
          <w:ins w:id="252"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"_Toc177671551"</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lang w:val="sr-Latn-RS"/>
              </w:rPr>
              <w:t>Segment</w:t>
            </w:r>
            <w:r>
              <w:rPr>
                <w:noProof/>
                <w:webHidden/>
              </w:rPr>
              <w:tab/>
            </w:r>
            <w:r>
              <w:rPr>
                <w:noProof/>
                <w:webHidden/>
              </w:rPr>
              <w:fldChar w:fldCharType="begin"/>
            </w:r>
            <w:r>
              <w:rPr>
                <w:noProof/>
                <w:webHidden/>
              </w:rPr>
              <w:instrText xml:space="preserve"> PAGEREF _Toc177671551 \h </w:instrText>
            </w:r>
            <w:r>
              <w:rPr>
                <w:noProof/>
                <w:webHidden/>
              </w:rPr>
            </w:r>
          </w:ins>
          <w:r>
            <w:rPr>
              <w:noProof/>
              <w:webHidden/>
            </w:rPr>
            <w:fldChar w:fldCharType="separate"/>
          </w:r>
          <w:ins w:id="253" w:author="Korisnik" w:date="2024-09-19T20:52:00Z">
            <w:r>
              <w:rPr>
                <w:noProof/>
                <w:webHidden/>
              </w:rPr>
              <w:t>17</w:t>
            </w:r>
            <w:r>
              <w:rPr>
                <w:noProof/>
                <w:webHidden/>
              </w:rPr>
              <w:fldChar w:fldCharType="end"/>
            </w:r>
            <w:r w:rsidRPr="00D07F4F">
              <w:rPr>
                <w:rStyle w:val="Hyperlink"/>
                <w:noProof/>
              </w:rPr>
              <w:fldChar w:fldCharType="end"/>
            </w:r>
          </w:ins>
        </w:p>
        <w:p w14:paraId="73B1D7D3" w14:textId="77777777" w:rsidR="00531916" w:rsidRDefault="00531916">
          <w:pPr>
            <w:pStyle w:val="TOC3"/>
            <w:tabs>
              <w:tab w:val="right" w:leader="dot" w:pos="9350"/>
            </w:tabs>
            <w:rPr>
              <w:ins w:id="254" w:author="Korisnik" w:date="2024-09-19T20:52:00Z"/>
              <w:rFonts w:eastAsiaTheme="minorEastAsia"/>
              <w:noProof/>
            </w:rPr>
          </w:pPr>
          <w:ins w:id="255"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"_Toc177671552"</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Cluster</w:t>
            </w:r>
            <w:r w:rsidRPr="00D07F4F">
              <w:rPr>
                <w:rStyle w:val="Hyperlink"/>
                <w:noProof/>
              </w:rPr>
              <w:t xml:space="preserve"> i </w:t>
            </w:r>
            <w:r w:rsidRPr="00D07F4F">
              <w:rPr>
                <w:rStyle w:val="Hyperlink"/>
                <w:i/>
                <w:noProof/>
              </w:rPr>
              <w:t>node</w:t>
            </w:r>
            <w:r>
              <w:rPr>
                <w:noProof/>
                <w:webHidden/>
              </w:rPr>
              <w:tab/>
            </w:r>
            <w:r>
              <w:rPr>
                <w:noProof/>
                <w:webHidden/>
              </w:rPr>
              <w:fldChar w:fldCharType="begin"/>
            </w:r>
            <w:r>
              <w:rPr>
                <w:noProof/>
                <w:webHidden/>
              </w:rPr>
              <w:instrText xml:space="preserve"> PAGEREF _Toc177671552 \h </w:instrText>
            </w:r>
            <w:r>
              <w:rPr>
                <w:noProof/>
                <w:webHidden/>
              </w:rPr>
            </w:r>
          </w:ins>
          <w:r>
            <w:rPr>
              <w:noProof/>
              <w:webHidden/>
            </w:rPr>
            <w:fldChar w:fldCharType="separate"/>
          </w:r>
          <w:ins w:id="256" w:author="Korisnik" w:date="2024-09-19T20:52:00Z">
            <w:r>
              <w:rPr>
                <w:noProof/>
                <w:webHidden/>
              </w:rPr>
              <w:t>18</w:t>
            </w:r>
            <w:r>
              <w:rPr>
                <w:noProof/>
                <w:webHidden/>
              </w:rPr>
              <w:fldChar w:fldCharType="end"/>
            </w:r>
            <w:r w:rsidRPr="00D07F4F">
              <w:rPr>
                <w:rStyle w:val="Hyperlink"/>
                <w:noProof/>
              </w:rPr>
              <w:fldChar w:fldCharType="end"/>
            </w:r>
          </w:ins>
        </w:p>
        <w:p w14:paraId="08B1A195" w14:textId="77777777" w:rsidR="00531916" w:rsidRDefault="00531916">
          <w:pPr>
            <w:pStyle w:val="TOC3"/>
            <w:tabs>
              <w:tab w:val="right" w:leader="dot" w:pos="9350"/>
            </w:tabs>
            <w:rPr>
              <w:ins w:id="257" w:author="Korisnik" w:date="2024-09-19T20:52:00Z"/>
              <w:rFonts w:eastAsiaTheme="minorEastAsia"/>
              <w:noProof/>
            </w:rPr>
          </w:pPr>
          <w:ins w:id="258"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"_Toc177671553"</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Index template</w:t>
            </w:r>
            <w:r w:rsidRPr="00D07F4F">
              <w:rPr>
                <w:rStyle w:val="Hyperlink"/>
                <w:noProof/>
              </w:rPr>
              <w:t xml:space="preserve"> i </w:t>
            </w:r>
            <w:r w:rsidRPr="00D07F4F">
              <w:rPr>
                <w:rStyle w:val="Hyperlink"/>
                <w:i/>
                <w:noProof/>
              </w:rPr>
              <w:t>data mapping</w:t>
            </w:r>
            <w:r>
              <w:rPr>
                <w:noProof/>
                <w:webHidden/>
              </w:rPr>
              <w:tab/>
            </w:r>
            <w:r>
              <w:rPr>
                <w:noProof/>
                <w:webHidden/>
              </w:rPr>
              <w:fldChar w:fldCharType="begin"/>
            </w:r>
            <w:r>
              <w:rPr>
                <w:noProof/>
                <w:webHidden/>
              </w:rPr>
              <w:instrText xml:space="preserve"> PAGEREF _Toc177671553 \h </w:instrText>
            </w:r>
            <w:r>
              <w:rPr>
                <w:noProof/>
                <w:webHidden/>
              </w:rPr>
            </w:r>
          </w:ins>
          <w:r>
            <w:rPr>
              <w:noProof/>
              <w:webHidden/>
            </w:rPr>
            <w:fldChar w:fldCharType="separate"/>
          </w:r>
          <w:ins w:id="259" w:author="Korisnik" w:date="2024-09-19T20:52:00Z">
            <w:r>
              <w:rPr>
                <w:noProof/>
                <w:webHidden/>
              </w:rPr>
              <w:t>19</w:t>
            </w:r>
            <w:r>
              <w:rPr>
                <w:noProof/>
                <w:webHidden/>
              </w:rPr>
              <w:fldChar w:fldCharType="end"/>
            </w:r>
            <w:r w:rsidRPr="00D07F4F">
              <w:rPr>
                <w:rStyle w:val="Hyperlink"/>
                <w:noProof/>
              </w:rPr>
              <w:fldChar w:fldCharType="end"/>
            </w:r>
          </w:ins>
        </w:p>
        <w:p w14:paraId="21908236" w14:textId="77777777" w:rsidR="00531916" w:rsidRDefault="00531916">
          <w:pPr>
            <w:pStyle w:val="TOC3"/>
            <w:tabs>
              <w:tab w:val="right" w:leader="dot" w:pos="9350"/>
            </w:tabs>
            <w:rPr>
              <w:ins w:id="260" w:author="Korisnik" w:date="2024-09-19T20:52:00Z"/>
              <w:rFonts w:eastAsiaTheme="minorEastAsia"/>
              <w:noProof/>
            </w:rPr>
          </w:pPr>
          <w:ins w:id="261"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"_Toc177671554"</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Alias</w:t>
            </w:r>
            <w:r>
              <w:rPr>
                <w:noProof/>
                <w:webHidden/>
              </w:rPr>
              <w:tab/>
            </w:r>
            <w:r>
              <w:rPr>
                <w:noProof/>
                <w:webHidden/>
              </w:rPr>
              <w:fldChar w:fldCharType="begin"/>
            </w:r>
            <w:r>
              <w:rPr>
                <w:noProof/>
                <w:webHidden/>
              </w:rPr>
              <w:instrText xml:space="preserve"> PAGEREF _Toc177671554 \h </w:instrText>
            </w:r>
            <w:r>
              <w:rPr>
                <w:noProof/>
                <w:webHidden/>
              </w:rPr>
            </w:r>
          </w:ins>
          <w:r>
            <w:rPr>
              <w:noProof/>
              <w:webHidden/>
            </w:rPr>
            <w:fldChar w:fldCharType="separate"/>
          </w:r>
          <w:ins w:id="262" w:author="Korisnik" w:date="2024-09-19T20:52:00Z">
            <w:r>
              <w:rPr>
                <w:noProof/>
                <w:webHidden/>
              </w:rPr>
              <w:t>19</w:t>
            </w:r>
            <w:r>
              <w:rPr>
                <w:noProof/>
                <w:webHidden/>
              </w:rPr>
              <w:fldChar w:fldCharType="end"/>
            </w:r>
            <w:r w:rsidRPr="00D07F4F">
              <w:rPr>
                <w:rStyle w:val="Hyperlink"/>
                <w:noProof/>
              </w:rPr>
              <w:fldChar w:fldCharType="end"/>
            </w:r>
          </w:ins>
        </w:p>
        <w:p w14:paraId="3FE0041F" w14:textId="77777777" w:rsidR="00531916" w:rsidRDefault="00531916">
          <w:pPr>
            <w:pStyle w:val="TOC2"/>
            <w:tabs>
              <w:tab w:val="left" w:pos="880"/>
              <w:tab w:val="right" w:leader="dot" w:pos="9350"/>
            </w:tabs>
            <w:rPr>
              <w:ins w:id="263" w:author="Korisnik" w:date="2024-09-19T20:52:00Z"/>
              <w:rFonts w:eastAsiaTheme="minorEastAsia"/>
              <w:noProof/>
            </w:rPr>
          </w:pPr>
          <w:ins w:id="264"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"_Toc177671555"</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4.3</w:t>
            </w:r>
            <w:r>
              <w:rPr>
                <w:rFonts w:eastAsiaTheme="minorEastAsia"/>
                <w:noProof/>
              </w:rPr>
              <w:tab/>
            </w:r>
            <w:r w:rsidRPr="00D07F4F">
              <w:rPr>
                <w:rStyle w:val="Hyperlink"/>
                <w:noProof/>
                <w:lang w:val="sr-Latn-RS"/>
              </w:rPr>
              <w:t xml:space="preserve">Način rada </w:t>
            </w:r>
            <w:r w:rsidRPr="00D07F4F">
              <w:rPr>
                <w:rStyle w:val="Hyperlink"/>
                <w:i/>
                <w:noProof/>
                <w:lang w:val="sr-Latn-RS"/>
              </w:rPr>
              <w:t>Elasticsearch</w:t>
            </w:r>
            <w:r w:rsidRPr="00D07F4F">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_Toc177671555 \h </w:instrText>
            </w:r>
            <w:r>
              <w:rPr>
                <w:noProof/>
                <w:webHidden/>
              </w:rPr>
            </w:r>
          </w:ins>
          <w:r>
            <w:rPr>
              <w:noProof/>
              <w:webHidden/>
            </w:rPr>
            <w:fldChar w:fldCharType="separate"/>
          </w:r>
          <w:ins w:id="265" w:author="Korisnik" w:date="2024-09-19T20:52:00Z">
            <w:r>
              <w:rPr>
                <w:noProof/>
                <w:webHidden/>
              </w:rPr>
              <w:t>20</w:t>
            </w:r>
            <w:r>
              <w:rPr>
                <w:noProof/>
                <w:webHidden/>
              </w:rPr>
              <w:fldChar w:fldCharType="end"/>
            </w:r>
            <w:r w:rsidRPr="00D07F4F">
              <w:rPr>
                <w:rStyle w:val="Hyperlink"/>
                <w:noProof/>
              </w:rPr>
              <w:fldChar w:fldCharType="end"/>
            </w:r>
          </w:ins>
        </w:p>
        <w:p w14:paraId="100ADD13" w14:textId="77777777" w:rsidR="00531916" w:rsidRDefault="00531916">
          <w:pPr>
            <w:pStyle w:val="TOC3"/>
            <w:tabs>
              <w:tab w:val="right" w:leader="dot" w:pos="9350"/>
            </w:tabs>
            <w:rPr>
              <w:ins w:id="266" w:author="Korisnik" w:date="2024-09-19T20:52:00Z"/>
              <w:rFonts w:eastAsiaTheme="minorEastAsia"/>
              <w:noProof/>
            </w:rPr>
          </w:pPr>
          <w:ins w:id="267"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"_Toc177671556"</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Text analysis</w:t>
            </w:r>
            <w:r>
              <w:rPr>
                <w:noProof/>
                <w:webHidden/>
              </w:rPr>
              <w:tab/>
            </w:r>
            <w:r>
              <w:rPr>
                <w:noProof/>
                <w:webHidden/>
              </w:rPr>
              <w:fldChar w:fldCharType="begin"/>
            </w:r>
            <w:r>
              <w:rPr>
                <w:noProof/>
                <w:webHidden/>
              </w:rPr>
              <w:instrText xml:space="preserve"> PAGEREF _Toc177671556 \h </w:instrText>
            </w:r>
            <w:r>
              <w:rPr>
                <w:noProof/>
                <w:webHidden/>
              </w:rPr>
            </w:r>
          </w:ins>
          <w:r>
            <w:rPr>
              <w:noProof/>
              <w:webHidden/>
            </w:rPr>
            <w:fldChar w:fldCharType="separate"/>
          </w:r>
          <w:ins w:id="268" w:author="Korisnik" w:date="2024-09-19T20:52:00Z">
            <w:r>
              <w:rPr>
                <w:noProof/>
                <w:webHidden/>
              </w:rPr>
              <w:t>21</w:t>
            </w:r>
            <w:r>
              <w:rPr>
                <w:noProof/>
                <w:webHidden/>
              </w:rPr>
              <w:fldChar w:fldCharType="end"/>
            </w:r>
            <w:r w:rsidRPr="00D07F4F">
              <w:rPr>
                <w:rStyle w:val="Hyperlink"/>
                <w:noProof/>
              </w:rPr>
              <w:fldChar w:fldCharType="end"/>
            </w:r>
          </w:ins>
        </w:p>
        <w:p w14:paraId="0BCFE424" w14:textId="77777777" w:rsidR="00531916" w:rsidRDefault="00531916">
          <w:pPr>
            <w:pStyle w:val="TOC3"/>
            <w:tabs>
              <w:tab w:val="right" w:leader="dot" w:pos="9350"/>
            </w:tabs>
            <w:rPr>
              <w:ins w:id="269" w:author="Korisnik" w:date="2024-09-19T20:52:00Z"/>
              <w:rFonts w:eastAsiaTheme="minorEastAsia"/>
              <w:noProof/>
            </w:rPr>
          </w:pPr>
          <w:ins w:id="270"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"_Toc177671557"</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Stemming</w:t>
            </w:r>
            <w:r>
              <w:rPr>
                <w:noProof/>
                <w:webHidden/>
              </w:rPr>
              <w:tab/>
            </w:r>
            <w:r>
              <w:rPr>
                <w:noProof/>
                <w:webHidden/>
              </w:rPr>
              <w:fldChar w:fldCharType="begin"/>
            </w:r>
            <w:r>
              <w:rPr>
                <w:noProof/>
                <w:webHidden/>
              </w:rPr>
              <w:instrText xml:space="preserve"> PAGEREF _Toc177671557 \h </w:instrText>
            </w:r>
            <w:r>
              <w:rPr>
                <w:noProof/>
                <w:webHidden/>
              </w:rPr>
            </w:r>
          </w:ins>
          <w:r>
            <w:rPr>
              <w:noProof/>
              <w:webHidden/>
            </w:rPr>
            <w:fldChar w:fldCharType="separate"/>
          </w:r>
          <w:ins w:id="271" w:author="Korisnik" w:date="2024-09-19T20:52:00Z">
            <w:r>
              <w:rPr>
                <w:noProof/>
                <w:webHidden/>
              </w:rPr>
              <w:t>22</w:t>
            </w:r>
            <w:r>
              <w:rPr>
                <w:noProof/>
                <w:webHidden/>
              </w:rPr>
              <w:fldChar w:fldCharType="end"/>
            </w:r>
            <w:r w:rsidRPr="00D07F4F">
              <w:rPr>
                <w:rStyle w:val="Hyperlink"/>
                <w:noProof/>
              </w:rPr>
              <w:fldChar w:fldCharType="end"/>
            </w:r>
          </w:ins>
        </w:p>
        <w:p w14:paraId="4170026F" w14:textId="77777777" w:rsidR="00531916" w:rsidRDefault="00531916">
          <w:pPr>
            <w:pStyle w:val="TOC3"/>
            <w:tabs>
              <w:tab w:val="right" w:leader="dot" w:pos="9350"/>
            </w:tabs>
            <w:rPr>
              <w:ins w:id="272" w:author="Korisnik" w:date="2024-09-19T20:52:00Z"/>
              <w:rFonts w:eastAsiaTheme="minorEastAsia"/>
              <w:noProof/>
            </w:rPr>
          </w:pPr>
          <w:ins w:id="273"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"_Toc177671558"</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lang w:val="sr-Latn-RS"/>
              </w:rPr>
              <w:t>Stop words</w:t>
            </w:r>
            <w:r>
              <w:rPr>
                <w:noProof/>
                <w:webHidden/>
              </w:rPr>
              <w:tab/>
            </w:r>
            <w:r>
              <w:rPr>
                <w:noProof/>
                <w:webHidden/>
              </w:rPr>
              <w:fldChar w:fldCharType="begin"/>
            </w:r>
            <w:r>
              <w:rPr>
                <w:noProof/>
                <w:webHidden/>
              </w:rPr>
              <w:instrText xml:space="preserve"> PAGEREF _Toc177671558 \h </w:instrText>
            </w:r>
            <w:r>
              <w:rPr>
                <w:noProof/>
                <w:webHidden/>
              </w:rPr>
            </w:r>
          </w:ins>
          <w:r>
            <w:rPr>
              <w:noProof/>
              <w:webHidden/>
            </w:rPr>
            <w:fldChar w:fldCharType="separate"/>
          </w:r>
          <w:ins w:id="274" w:author="Korisnik" w:date="2024-09-19T20:52:00Z">
            <w:r>
              <w:rPr>
                <w:noProof/>
                <w:webHidden/>
              </w:rPr>
              <w:t>23</w:t>
            </w:r>
            <w:r>
              <w:rPr>
                <w:noProof/>
                <w:webHidden/>
              </w:rPr>
              <w:fldChar w:fldCharType="end"/>
            </w:r>
            <w:r w:rsidRPr="00D07F4F">
              <w:rPr>
                <w:rStyle w:val="Hyperlink"/>
                <w:noProof/>
              </w:rPr>
              <w:fldChar w:fldCharType="end"/>
            </w:r>
          </w:ins>
        </w:p>
        <w:p w14:paraId="011A2F80" w14:textId="77777777" w:rsidR="00531916" w:rsidRDefault="00531916">
          <w:pPr>
            <w:pStyle w:val="TOC3"/>
            <w:tabs>
              <w:tab w:val="right" w:leader="dot" w:pos="9350"/>
            </w:tabs>
            <w:rPr>
              <w:ins w:id="275" w:author="Korisnik" w:date="2024-09-19T20:52:00Z"/>
              <w:rFonts w:eastAsiaTheme="minorEastAsia"/>
              <w:noProof/>
            </w:rPr>
          </w:pPr>
          <w:ins w:id="276"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"_Toc177671559"</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Synonyms</w:t>
            </w:r>
            <w:r>
              <w:rPr>
                <w:noProof/>
                <w:webHidden/>
              </w:rPr>
              <w:tab/>
            </w:r>
            <w:r>
              <w:rPr>
                <w:noProof/>
                <w:webHidden/>
              </w:rPr>
              <w:fldChar w:fldCharType="begin"/>
            </w:r>
            <w:r>
              <w:rPr>
                <w:noProof/>
                <w:webHidden/>
              </w:rPr>
              <w:instrText xml:space="preserve"> PAGEREF _Toc177671559 \h </w:instrText>
            </w:r>
            <w:r>
              <w:rPr>
                <w:noProof/>
                <w:webHidden/>
              </w:rPr>
            </w:r>
          </w:ins>
          <w:r>
            <w:rPr>
              <w:noProof/>
              <w:webHidden/>
            </w:rPr>
            <w:fldChar w:fldCharType="separate"/>
          </w:r>
          <w:ins w:id="277" w:author="Korisnik" w:date="2024-09-19T20:52:00Z">
            <w:r>
              <w:rPr>
                <w:noProof/>
                <w:webHidden/>
              </w:rPr>
              <w:t>23</w:t>
            </w:r>
            <w:r>
              <w:rPr>
                <w:noProof/>
                <w:webHidden/>
              </w:rPr>
              <w:fldChar w:fldCharType="end"/>
            </w:r>
            <w:r w:rsidRPr="00D07F4F">
              <w:rPr>
                <w:rStyle w:val="Hyperlink"/>
                <w:noProof/>
              </w:rPr>
              <w:fldChar w:fldCharType="end"/>
            </w:r>
          </w:ins>
        </w:p>
        <w:p w14:paraId="649CE670" w14:textId="77777777" w:rsidR="00531916" w:rsidRDefault="00531916">
          <w:pPr>
            <w:pStyle w:val="TOC3"/>
            <w:tabs>
              <w:tab w:val="right" w:leader="dot" w:pos="9350"/>
            </w:tabs>
            <w:rPr>
              <w:ins w:id="278" w:author="Korisnik" w:date="2024-09-19T20:52:00Z"/>
              <w:rFonts w:eastAsiaTheme="minorEastAsia"/>
              <w:noProof/>
            </w:rPr>
          </w:pPr>
          <w:ins w:id="279"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"_Toc177671560"</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Scoring mehanizam</w:t>
            </w:r>
            <w:r>
              <w:rPr>
                <w:noProof/>
                <w:webHidden/>
              </w:rPr>
              <w:tab/>
            </w:r>
            <w:r>
              <w:rPr>
                <w:noProof/>
                <w:webHidden/>
              </w:rPr>
              <w:fldChar w:fldCharType="begin"/>
            </w:r>
            <w:r>
              <w:rPr>
                <w:noProof/>
                <w:webHidden/>
              </w:rPr>
              <w:instrText xml:space="preserve"> PAGEREF _Toc177671560 \h </w:instrText>
            </w:r>
            <w:r>
              <w:rPr>
                <w:noProof/>
                <w:webHidden/>
              </w:rPr>
            </w:r>
          </w:ins>
          <w:r>
            <w:rPr>
              <w:noProof/>
              <w:webHidden/>
            </w:rPr>
            <w:fldChar w:fldCharType="separate"/>
          </w:r>
          <w:ins w:id="280" w:author="Korisnik" w:date="2024-09-19T20:52:00Z">
            <w:r>
              <w:rPr>
                <w:noProof/>
                <w:webHidden/>
              </w:rPr>
              <w:t>24</w:t>
            </w:r>
            <w:r>
              <w:rPr>
                <w:noProof/>
                <w:webHidden/>
              </w:rPr>
              <w:fldChar w:fldCharType="end"/>
            </w:r>
            <w:r w:rsidRPr="00D07F4F">
              <w:rPr>
                <w:rStyle w:val="Hyperlink"/>
                <w:noProof/>
              </w:rPr>
              <w:fldChar w:fldCharType="end"/>
            </w:r>
          </w:ins>
        </w:p>
        <w:p w14:paraId="72414594" w14:textId="77777777" w:rsidR="00531916" w:rsidRDefault="00531916">
          <w:pPr>
            <w:pStyle w:val="TOC3"/>
            <w:tabs>
              <w:tab w:val="right" w:leader="dot" w:pos="9350"/>
            </w:tabs>
            <w:rPr>
              <w:ins w:id="281" w:author="Korisnik" w:date="2024-09-19T20:52:00Z"/>
              <w:rFonts w:eastAsiaTheme="minorEastAsia"/>
              <w:noProof/>
            </w:rPr>
          </w:pPr>
          <w:ins w:id="282"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"_Toc177671561"</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rPr>
              <w:t>Fuzzy search</w:t>
            </w:r>
            <w:r>
              <w:rPr>
                <w:noProof/>
                <w:webHidden/>
              </w:rPr>
              <w:tab/>
            </w:r>
            <w:r>
              <w:rPr>
                <w:noProof/>
                <w:webHidden/>
              </w:rPr>
              <w:fldChar w:fldCharType="begin"/>
            </w:r>
            <w:r>
              <w:rPr>
                <w:noProof/>
                <w:webHidden/>
              </w:rPr>
              <w:instrText xml:space="preserve"> PAGEREF _Toc177671561 \h </w:instrText>
            </w:r>
            <w:r>
              <w:rPr>
                <w:noProof/>
                <w:webHidden/>
              </w:rPr>
            </w:r>
          </w:ins>
          <w:r>
            <w:rPr>
              <w:noProof/>
              <w:webHidden/>
            </w:rPr>
            <w:fldChar w:fldCharType="separate"/>
          </w:r>
          <w:ins w:id="283" w:author="Korisnik" w:date="2024-09-19T20:52:00Z">
            <w:r>
              <w:rPr>
                <w:noProof/>
                <w:webHidden/>
              </w:rPr>
              <w:t>25</w:t>
            </w:r>
            <w:r>
              <w:rPr>
                <w:noProof/>
                <w:webHidden/>
              </w:rPr>
              <w:fldChar w:fldCharType="end"/>
            </w:r>
            <w:r w:rsidRPr="00D07F4F">
              <w:rPr>
                <w:rStyle w:val="Hyperlink"/>
                <w:noProof/>
              </w:rPr>
              <w:fldChar w:fldCharType="end"/>
            </w:r>
          </w:ins>
        </w:p>
        <w:p w14:paraId="4D1743D6" w14:textId="77777777" w:rsidR="00531916" w:rsidRDefault="00531916">
          <w:pPr>
            <w:pStyle w:val="TOC1"/>
            <w:tabs>
              <w:tab w:val="left" w:pos="440"/>
              <w:tab w:val="right" w:leader="dot" w:pos="9350"/>
            </w:tabs>
            <w:rPr>
              <w:ins w:id="284" w:author="Korisnik" w:date="2024-09-19T20:52:00Z"/>
              <w:rFonts w:eastAsiaTheme="minorEastAsia"/>
              <w:noProof/>
            </w:rPr>
          </w:pPr>
          <w:ins w:id="285"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"_Toc177671562"</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i/>
                <w:noProof/>
                <w:lang w:val="sr-Latn-RS"/>
              </w:rPr>
              <w:t>5.</w:t>
            </w:r>
            <w:r>
              <w:rPr>
                <w:rFonts w:eastAsiaTheme="minorEastAsia"/>
                <w:noProof/>
              </w:rPr>
              <w:tab/>
            </w:r>
            <w:r w:rsidRPr="00D07F4F">
              <w:rPr>
                <w:rStyle w:val="Hyperlink"/>
                <w:i/>
                <w:noProof/>
                <w:lang w:val="sr-Latn-RS"/>
              </w:rPr>
              <w:t>DebugIt</w:t>
            </w:r>
            <w:r>
              <w:rPr>
                <w:noProof/>
                <w:webHidden/>
              </w:rPr>
              <w:tab/>
            </w:r>
            <w:r>
              <w:rPr>
                <w:noProof/>
                <w:webHidden/>
              </w:rPr>
              <w:fldChar w:fldCharType="begin"/>
            </w:r>
            <w:r>
              <w:rPr>
                <w:noProof/>
                <w:webHidden/>
              </w:rPr>
              <w:instrText xml:space="preserve"> PAGEREF _Toc177671562 \h </w:instrText>
            </w:r>
            <w:r>
              <w:rPr>
                <w:noProof/>
                <w:webHidden/>
              </w:rPr>
            </w:r>
          </w:ins>
          <w:r>
            <w:rPr>
              <w:noProof/>
              <w:webHidden/>
            </w:rPr>
            <w:fldChar w:fldCharType="separate"/>
          </w:r>
          <w:ins w:id="286" w:author="Korisnik" w:date="2024-09-19T20:52:00Z">
            <w:r>
              <w:rPr>
                <w:noProof/>
                <w:webHidden/>
              </w:rPr>
              <w:t>28</w:t>
            </w:r>
            <w:r>
              <w:rPr>
                <w:noProof/>
                <w:webHidden/>
              </w:rPr>
              <w:fldChar w:fldCharType="end"/>
            </w:r>
            <w:r w:rsidRPr="00D07F4F">
              <w:rPr>
                <w:rStyle w:val="Hyperlink"/>
                <w:noProof/>
              </w:rPr>
              <w:fldChar w:fldCharType="end"/>
            </w:r>
          </w:ins>
        </w:p>
        <w:p w14:paraId="1092595D" w14:textId="77777777" w:rsidR="00531916" w:rsidRDefault="00531916">
          <w:pPr>
            <w:pStyle w:val="TOC2"/>
            <w:tabs>
              <w:tab w:val="left" w:pos="880"/>
              <w:tab w:val="right" w:leader="dot" w:pos="9350"/>
            </w:tabs>
            <w:rPr>
              <w:ins w:id="287" w:author="Korisnik" w:date="2024-09-19T20:52:00Z"/>
              <w:rFonts w:eastAsiaTheme="minorEastAsia"/>
              <w:noProof/>
            </w:rPr>
          </w:pPr>
          <w:ins w:id="288"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"_Toc177671563"</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5.1</w:t>
            </w:r>
            <w:r>
              <w:rPr>
                <w:rFonts w:eastAsiaTheme="minorEastAsia"/>
                <w:noProof/>
              </w:rPr>
              <w:tab/>
            </w:r>
            <w:r w:rsidRPr="00D07F4F">
              <w:rPr>
                <w:rStyle w:val="Hyperlink"/>
                <w:noProof/>
                <w:lang w:val="sr-Latn-RS"/>
              </w:rPr>
              <w:t>Detalji implementacije</w:t>
            </w:r>
            <w:r>
              <w:rPr>
                <w:noProof/>
                <w:webHidden/>
              </w:rPr>
              <w:tab/>
            </w:r>
            <w:r>
              <w:rPr>
                <w:noProof/>
                <w:webHidden/>
              </w:rPr>
              <w:fldChar w:fldCharType="begin"/>
            </w:r>
            <w:r>
              <w:rPr>
                <w:noProof/>
                <w:webHidden/>
              </w:rPr>
              <w:instrText xml:space="preserve"> PAGEREF _Toc177671563 \h </w:instrText>
            </w:r>
            <w:r>
              <w:rPr>
                <w:noProof/>
                <w:webHidden/>
              </w:rPr>
            </w:r>
          </w:ins>
          <w:r>
            <w:rPr>
              <w:noProof/>
              <w:webHidden/>
            </w:rPr>
            <w:fldChar w:fldCharType="separate"/>
          </w:r>
          <w:ins w:id="289" w:author="Korisnik" w:date="2024-09-19T20:52:00Z">
            <w:r>
              <w:rPr>
                <w:noProof/>
                <w:webHidden/>
              </w:rPr>
              <w:t>28</w:t>
            </w:r>
            <w:r>
              <w:rPr>
                <w:noProof/>
                <w:webHidden/>
              </w:rPr>
              <w:fldChar w:fldCharType="end"/>
            </w:r>
            <w:r w:rsidRPr="00D07F4F">
              <w:rPr>
                <w:rStyle w:val="Hyperlink"/>
                <w:noProof/>
              </w:rPr>
              <w:fldChar w:fldCharType="end"/>
            </w:r>
          </w:ins>
        </w:p>
        <w:p w14:paraId="597AF87C" w14:textId="77777777" w:rsidR="00531916" w:rsidRDefault="00531916">
          <w:pPr>
            <w:pStyle w:val="TOC3"/>
            <w:tabs>
              <w:tab w:val="right" w:leader="dot" w:pos="9350"/>
            </w:tabs>
            <w:rPr>
              <w:ins w:id="290" w:author="Korisnik" w:date="2024-09-19T20:52:00Z"/>
              <w:rFonts w:eastAsiaTheme="minorEastAsia"/>
              <w:noProof/>
            </w:rPr>
          </w:pPr>
          <w:ins w:id="291"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"_Toc177671564"</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 xml:space="preserve">Konfiguracija </w:t>
            </w:r>
            <w:r w:rsidRPr="00D07F4F">
              <w:rPr>
                <w:rStyle w:val="Hyperlink"/>
                <w:i/>
                <w:noProof/>
                <w:lang w:val="sr-Latn-RS"/>
              </w:rPr>
              <w:t>Elasticsearch</w:t>
            </w:r>
            <w:r w:rsidRPr="00D07F4F">
              <w:rPr>
                <w:rStyle w:val="Hyperlink"/>
                <w:noProof/>
                <w:lang w:val="sr-Latn-RS"/>
              </w:rPr>
              <w:t xml:space="preserve"> mehanizma i </w:t>
            </w:r>
            <w:r w:rsidRPr="00D07F4F">
              <w:rPr>
                <w:rStyle w:val="Hyperlink"/>
                <w:i/>
                <w:noProof/>
                <w:lang w:val="sr-Latn-RS"/>
              </w:rPr>
              <w:t>index</w:t>
            </w:r>
            <w:r w:rsidRPr="00D07F4F">
              <w:rPr>
                <w:rStyle w:val="Hyperlink"/>
                <w:noProof/>
                <w:lang w:val="sr-Latn-RS"/>
              </w:rPr>
              <w:t xml:space="preserve"> komponenti</w:t>
            </w:r>
            <w:r>
              <w:rPr>
                <w:noProof/>
                <w:webHidden/>
              </w:rPr>
              <w:tab/>
            </w:r>
            <w:r>
              <w:rPr>
                <w:noProof/>
                <w:webHidden/>
              </w:rPr>
              <w:fldChar w:fldCharType="begin"/>
            </w:r>
            <w:r>
              <w:rPr>
                <w:noProof/>
                <w:webHidden/>
              </w:rPr>
              <w:instrText xml:space="preserve"> PAGEREF _Toc177671564 \h </w:instrText>
            </w:r>
            <w:r>
              <w:rPr>
                <w:noProof/>
                <w:webHidden/>
              </w:rPr>
            </w:r>
          </w:ins>
          <w:r>
            <w:rPr>
              <w:noProof/>
              <w:webHidden/>
            </w:rPr>
            <w:fldChar w:fldCharType="separate"/>
          </w:r>
          <w:ins w:id="292" w:author="Korisnik" w:date="2024-09-19T20:52:00Z">
            <w:r>
              <w:rPr>
                <w:noProof/>
                <w:webHidden/>
              </w:rPr>
              <w:t>28</w:t>
            </w:r>
            <w:r>
              <w:rPr>
                <w:noProof/>
                <w:webHidden/>
              </w:rPr>
              <w:fldChar w:fldCharType="end"/>
            </w:r>
            <w:r w:rsidRPr="00D07F4F">
              <w:rPr>
                <w:rStyle w:val="Hyperlink"/>
                <w:noProof/>
              </w:rPr>
              <w:fldChar w:fldCharType="end"/>
            </w:r>
          </w:ins>
        </w:p>
        <w:p w14:paraId="5D9B939F" w14:textId="77777777" w:rsidR="00531916" w:rsidRDefault="00531916">
          <w:pPr>
            <w:pStyle w:val="TOC3"/>
            <w:tabs>
              <w:tab w:val="right" w:leader="dot" w:pos="9350"/>
            </w:tabs>
            <w:rPr>
              <w:ins w:id="293" w:author="Korisnik" w:date="2024-09-19T20:52:00Z"/>
              <w:rFonts w:eastAsiaTheme="minorEastAsia"/>
              <w:noProof/>
            </w:rPr>
          </w:pPr>
          <w:ins w:id="294"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"_Toc177671565"</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 xml:space="preserve">Implementacija </w:t>
            </w:r>
            <w:r w:rsidRPr="00D07F4F">
              <w:rPr>
                <w:rStyle w:val="Hyperlink"/>
                <w:i/>
                <w:noProof/>
                <w:lang w:val="sr-Latn-RS"/>
              </w:rPr>
              <w:t>CRUD</w:t>
            </w:r>
            <w:r w:rsidRPr="00D07F4F">
              <w:rPr>
                <w:rStyle w:val="Hyperlink"/>
                <w:noProof/>
                <w:lang w:val="sr-Latn-RS"/>
              </w:rPr>
              <w:t xml:space="preserve"> metoda</w:t>
            </w:r>
            <w:r>
              <w:rPr>
                <w:noProof/>
                <w:webHidden/>
              </w:rPr>
              <w:tab/>
            </w:r>
            <w:r>
              <w:rPr>
                <w:noProof/>
                <w:webHidden/>
              </w:rPr>
              <w:fldChar w:fldCharType="begin"/>
            </w:r>
            <w:r>
              <w:rPr>
                <w:noProof/>
                <w:webHidden/>
              </w:rPr>
              <w:instrText xml:space="preserve"> PAGEREF _Toc177671565 \h </w:instrText>
            </w:r>
            <w:r>
              <w:rPr>
                <w:noProof/>
                <w:webHidden/>
              </w:rPr>
            </w:r>
          </w:ins>
          <w:r>
            <w:rPr>
              <w:noProof/>
              <w:webHidden/>
            </w:rPr>
            <w:fldChar w:fldCharType="separate"/>
          </w:r>
          <w:ins w:id="295" w:author="Korisnik" w:date="2024-09-19T20:52:00Z">
            <w:r>
              <w:rPr>
                <w:noProof/>
                <w:webHidden/>
              </w:rPr>
              <w:t>30</w:t>
            </w:r>
            <w:r>
              <w:rPr>
                <w:noProof/>
                <w:webHidden/>
              </w:rPr>
              <w:fldChar w:fldCharType="end"/>
            </w:r>
            <w:r w:rsidRPr="00D07F4F">
              <w:rPr>
                <w:rStyle w:val="Hyperlink"/>
                <w:noProof/>
              </w:rPr>
              <w:fldChar w:fldCharType="end"/>
            </w:r>
          </w:ins>
        </w:p>
        <w:p w14:paraId="347B2E27" w14:textId="77777777" w:rsidR="00531916" w:rsidRDefault="00531916">
          <w:pPr>
            <w:pStyle w:val="TOC3"/>
            <w:tabs>
              <w:tab w:val="right" w:leader="dot" w:pos="9350"/>
            </w:tabs>
            <w:rPr>
              <w:ins w:id="296" w:author="Korisnik" w:date="2024-09-19T20:52:00Z"/>
              <w:rFonts w:eastAsiaTheme="minorEastAsia"/>
              <w:noProof/>
            </w:rPr>
          </w:pPr>
          <w:ins w:id="297"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"_Toc177671566"</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Implementacija pretrage</w:t>
            </w:r>
            <w:r>
              <w:rPr>
                <w:noProof/>
                <w:webHidden/>
              </w:rPr>
              <w:tab/>
            </w:r>
            <w:r>
              <w:rPr>
                <w:noProof/>
                <w:webHidden/>
              </w:rPr>
              <w:fldChar w:fldCharType="begin"/>
            </w:r>
            <w:r>
              <w:rPr>
                <w:noProof/>
                <w:webHidden/>
              </w:rPr>
              <w:instrText xml:space="preserve"> PAGEREF _Toc177671566 \h </w:instrText>
            </w:r>
            <w:r>
              <w:rPr>
                <w:noProof/>
                <w:webHidden/>
              </w:rPr>
            </w:r>
          </w:ins>
          <w:r>
            <w:rPr>
              <w:noProof/>
              <w:webHidden/>
            </w:rPr>
            <w:fldChar w:fldCharType="separate"/>
          </w:r>
          <w:ins w:id="298" w:author="Korisnik" w:date="2024-09-19T20:52:00Z">
            <w:r>
              <w:rPr>
                <w:noProof/>
                <w:webHidden/>
              </w:rPr>
              <w:t>32</w:t>
            </w:r>
            <w:r>
              <w:rPr>
                <w:noProof/>
                <w:webHidden/>
              </w:rPr>
              <w:fldChar w:fldCharType="end"/>
            </w:r>
            <w:r w:rsidRPr="00D07F4F">
              <w:rPr>
                <w:rStyle w:val="Hyperlink"/>
                <w:noProof/>
              </w:rPr>
              <w:fldChar w:fldCharType="end"/>
            </w:r>
          </w:ins>
        </w:p>
        <w:p w14:paraId="74A65D84" w14:textId="77777777" w:rsidR="00531916" w:rsidRDefault="00531916">
          <w:pPr>
            <w:pStyle w:val="TOC3"/>
            <w:tabs>
              <w:tab w:val="right" w:leader="dot" w:pos="9350"/>
            </w:tabs>
            <w:rPr>
              <w:ins w:id="299" w:author="Korisnik" w:date="2024-09-19T20:52:00Z"/>
              <w:rFonts w:eastAsiaTheme="minorEastAsia"/>
              <w:noProof/>
            </w:rPr>
          </w:pPr>
          <w:ins w:id="300"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"_Toc177671567"</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Primeri korisničkog interfejsa</w:t>
            </w:r>
            <w:r>
              <w:rPr>
                <w:noProof/>
                <w:webHidden/>
              </w:rPr>
              <w:tab/>
            </w:r>
            <w:r>
              <w:rPr>
                <w:noProof/>
                <w:webHidden/>
              </w:rPr>
              <w:fldChar w:fldCharType="begin"/>
            </w:r>
            <w:r>
              <w:rPr>
                <w:noProof/>
                <w:webHidden/>
              </w:rPr>
              <w:instrText xml:space="preserve"> PAGEREF _Toc177671567 \h </w:instrText>
            </w:r>
            <w:r>
              <w:rPr>
                <w:noProof/>
                <w:webHidden/>
              </w:rPr>
            </w:r>
          </w:ins>
          <w:r>
            <w:rPr>
              <w:noProof/>
              <w:webHidden/>
            </w:rPr>
            <w:fldChar w:fldCharType="separate"/>
          </w:r>
          <w:ins w:id="301" w:author="Korisnik" w:date="2024-09-19T20:52:00Z">
            <w:r>
              <w:rPr>
                <w:noProof/>
                <w:webHidden/>
              </w:rPr>
              <w:t>32</w:t>
            </w:r>
            <w:r>
              <w:rPr>
                <w:noProof/>
                <w:webHidden/>
              </w:rPr>
              <w:fldChar w:fldCharType="end"/>
            </w:r>
            <w:r w:rsidRPr="00D07F4F">
              <w:rPr>
                <w:rStyle w:val="Hyperlink"/>
                <w:noProof/>
              </w:rPr>
              <w:fldChar w:fldCharType="end"/>
            </w:r>
          </w:ins>
        </w:p>
        <w:p w14:paraId="2D5E7881" w14:textId="77777777" w:rsidR="00531916" w:rsidRDefault="00531916">
          <w:pPr>
            <w:pStyle w:val="TOC2"/>
            <w:tabs>
              <w:tab w:val="left" w:pos="880"/>
              <w:tab w:val="right" w:leader="dot" w:pos="9350"/>
            </w:tabs>
            <w:rPr>
              <w:ins w:id="302" w:author="Korisnik" w:date="2024-09-19T20:52:00Z"/>
              <w:rFonts w:eastAsiaTheme="minorEastAsia"/>
              <w:noProof/>
            </w:rPr>
          </w:pPr>
          <w:ins w:id="303"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"_Toc177671568"</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rPr>
              <w:t>5.2</w:t>
            </w:r>
            <w:r>
              <w:rPr>
                <w:rFonts w:eastAsiaTheme="minorEastAsia"/>
                <w:noProof/>
              </w:rPr>
              <w:tab/>
            </w:r>
            <w:r w:rsidRPr="00D07F4F">
              <w:rPr>
                <w:rStyle w:val="Hyperlink"/>
                <w:noProof/>
              </w:rPr>
              <w:t>Izazovi u realizaciji</w:t>
            </w:r>
            <w:r>
              <w:rPr>
                <w:noProof/>
                <w:webHidden/>
              </w:rPr>
              <w:tab/>
            </w:r>
            <w:r>
              <w:rPr>
                <w:noProof/>
                <w:webHidden/>
              </w:rPr>
              <w:fldChar w:fldCharType="begin"/>
            </w:r>
            <w:r>
              <w:rPr>
                <w:noProof/>
                <w:webHidden/>
              </w:rPr>
              <w:instrText xml:space="preserve"> PAGEREF _Toc177671568 \h </w:instrText>
            </w:r>
            <w:r>
              <w:rPr>
                <w:noProof/>
                <w:webHidden/>
              </w:rPr>
            </w:r>
          </w:ins>
          <w:r>
            <w:rPr>
              <w:noProof/>
              <w:webHidden/>
            </w:rPr>
            <w:fldChar w:fldCharType="separate"/>
          </w:r>
          <w:ins w:id="304" w:author="Korisnik" w:date="2024-09-19T20:52:00Z">
            <w:r>
              <w:rPr>
                <w:noProof/>
                <w:webHidden/>
              </w:rPr>
              <w:t>36</w:t>
            </w:r>
            <w:r>
              <w:rPr>
                <w:noProof/>
                <w:webHidden/>
              </w:rPr>
              <w:fldChar w:fldCharType="end"/>
            </w:r>
            <w:r w:rsidRPr="00D07F4F">
              <w:rPr>
                <w:rStyle w:val="Hyperlink"/>
                <w:noProof/>
              </w:rPr>
              <w:fldChar w:fldCharType="end"/>
            </w:r>
          </w:ins>
        </w:p>
        <w:p w14:paraId="1C41C7E7" w14:textId="77777777" w:rsidR="00531916" w:rsidRDefault="00531916">
          <w:pPr>
            <w:pStyle w:val="TOC2"/>
            <w:tabs>
              <w:tab w:val="left" w:pos="880"/>
              <w:tab w:val="right" w:leader="dot" w:pos="9350"/>
            </w:tabs>
            <w:rPr>
              <w:ins w:id="305" w:author="Korisnik" w:date="2024-09-19T20:52:00Z"/>
              <w:rFonts w:eastAsiaTheme="minorEastAsia"/>
              <w:noProof/>
            </w:rPr>
          </w:pPr>
          <w:ins w:id="306"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"_Toc177671569"</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5.3</w:t>
            </w:r>
            <w:r>
              <w:rPr>
                <w:rFonts w:eastAsiaTheme="minorEastAsia"/>
                <w:noProof/>
              </w:rPr>
              <w:tab/>
            </w:r>
            <w:r w:rsidRPr="00D07F4F">
              <w:rPr>
                <w:rStyle w:val="Hyperlink"/>
                <w:noProof/>
                <w:lang w:val="sr-Latn-RS"/>
              </w:rPr>
              <w:t>Potencijalna unapređenja</w:t>
            </w:r>
            <w:r>
              <w:rPr>
                <w:noProof/>
                <w:webHidden/>
              </w:rPr>
              <w:tab/>
            </w:r>
            <w:r>
              <w:rPr>
                <w:noProof/>
                <w:webHidden/>
              </w:rPr>
              <w:fldChar w:fldCharType="begin"/>
            </w:r>
            <w:r>
              <w:rPr>
                <w:noProof/>
                <w:webHidden/>
              </w:rPr>
              <w:instrText xml:space="preserve"> PAGEREF _Toc177671569 \h </w:instrText>
            </w:r>
            <w:r>
              <w:rPr>
                <w:noProof/>
                <w:webHidden/>
              </w:rPr>
            </w:r>
          </w:ins>
          <w:r>
            <w:rPr>
              <w:noProof/>
              <w:webHidden/>
            </w:rPr>
            <w:fldChar w:fldCharType="separate"/>
          </w:r>
          <w:ins w:id="307" w:author="Korisnik" w:date="2024-09-19T20:52:00Z">
            <w:r>
              <w:rPr>
                <w:noProof/>
                <w:webHidden/>
              </w:rPr>
              <w:t>37</w:t>
            </w:r>
            <w:r>
              <w:rPr>
                <w:noProof/>
                <w:webHidden/>
              </w:rPr>
              <w:fldChar w:fldCharType="end"/>
            </w:r>
            <w:r w:rsidRPr="00D07F4F">
              <w:rPr>
                <w:rStyle w:val="Hyperlink"/>
                <w:noProof/>
              </w:rPr>
              <w:fldChar w:fldCharType="end"/>
            </w:r>
          </w:ins>
        </w:p>
        <w:p w14:paraId="229EB6FF" w14:textId="77777777" w:rsidR="00531916" w:rsidRDefault="00531916">
          <w:pPr>
            <w:pStyle w:val="TOC1"/>
            <w:tabs>
              <w:tab w:val="left" w:pos="440"/>
              <w:tab w:val="right" w:leader="dot" w:pos="9350"/>
            </w:tabs>
            <w:rPr>
              <w:ins w:id="308" w:author="Korisnik" w:date="2024-09-19T20:52:00Z"/>
              <w:rFonts w:eastAsiaTheme="minorEastAsia"/>
              <w:noProof/>
            </w:rPr>
          </w:pPr>
          <w:ins w:id="309"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"_Toc177671570"</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6.</w:t>
            </w:r>
            <w:r>
              <w:rPr>
                <w:rFonts w:eastAsiaTheme="minorEastAsia"/>
                <w:noProof/>
              </w:rPr>
              <w:tab/>
            </w:r>
            <w:r w:rsidRPr="00D07F4F">
              <w:rPr>
                <w:rStyle w:val="Hyperlink"/>
                <w:noProof/>
                <w:lang w:val="sr-Latn-RS"/>
              </w:rPr>
              <w:t>Zaključak</w:t>
            </w:r>
            <w:r>
              <w:rPr>
                <w:noProof/>
                <w:webHidden/>
              </w:rPr>
              <w:tab/>
            </w:r>
            <w:r>
              <w:rPr>
                <w:noProof/>
                <w:webHidden/>
              </w:rPr>
              <w:fldChar w:fldCharType="begin"/>
            </w:r>
            <w:r>
              <w:rPr>
                <w:noProof/>
                <w:webHidden/>
              </w:rPr>
              <w:instrText xml:space="preserve"> PAGEREF _Toc177671570 \h </w:instrText>
            </w:r>
            <w:r>
              <w:rPr>
                <w:noProof/>
                <w:webHidden/>
              </w:rPr>
            </w:r>
          </w:ins>
          <w:r>
            <w:rPr>
              <w:noProof/>
              <w:webHidden/>
            </w:rPr>
            <w:fldChar w:fldCharType="separate"/>
          </w:r>
          <w:ins w:id="310" w:author="Korisnik" w:date="2024-09-19T20:52:00Z">
            <w:r>
              <w:rPr>
                <w:noProof/>
                <w:webHidden/>
              </w:rPr>
              <w:t>38</w:t>
            </w:r>
            <w:r>
              <w:rPr>
                <w:noProof/>
                <w:webHidden/>
              </w:rPr>
              <w:fldChar w:fldCharType="end"/>
            </w:r>
            <w:r w:rsidRPr="00D07F4F">
              <w:rPr>
                <w:rStyle w:val="Hyperlink"/>
                <w:noProof/>
              </w:rPr>
              <w:fldChar w:fldCharType="end"/>
            </w:r>
          </w:ins>
        </w:p>
        <w:p w14:paraId="3DDF1274" w14:textId="77777777" w:rsidR="00531916" w:rsidRDefault="00531916">
          <w:pPr>
            <w:pStyle w:val="TOC1"/>
            <w:tabs>
              <w:tab w:val="right" w:leader="dot" w:pos="9350"/>
            </w:tabs>
            <w:rPr>
              <w:ins w:id="311" w:author="Korisnik" w:date="2024-09-19T20:52:00Z"/>
              <w:rFonts w:eastAsiaTheme="minorEastAsia"/>
              <w:noProof/>
            </w:rPr>
          </w:pPr>
          <w:ins w:id="312" w:author="Korisnik" w:date="2024-09-19T20:52:00Z">
            <w:r w:rsidRPr="00D07F4F">
              <w:rPr>
                <w:rStyle w:val="Hyperlink"/>
                <w:noProof/>
              </w:rPr>
              <w:fldChar w:fldCharType="begin"/>
            </w:r>
            <w:r w:rsidRPr="00D07F4F">
              <w:rPr>
                <w:rStyle w:val="Hyperlink"/>
                <w:noProof/>
              </w:rPr>
              <w:instrText xml:space="preserve"> </w:instrText>
            </w:r>
            <w:r>
              <w:rPr>
                <w:noProof/>
              </w:rPr>
              <w:instrText>HYPERLINK \l "_Toc177671571"</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Literatura</w:t>
            </w:r>
            <w:r>
              <w:rPr>
                <w:noProof/>
                <w:webHidden/>
              </w:rPr>
              <w:tab/>
            </w:r>
            <w:r>
              <w:rPr>
                <w:noProof/>
                <w:webHidden/>
              </w:rPr>
              <w:fldChar w:fldCharType="begin"/>
            </w:r>
            <w:r>
              <w:rPr>
                <w:noProof/>
                <w:webHidden/>
              </w:rPr>
              <w:instrText xml:space="preserve"> PAGEREF _Toc177671571 \h </w:instrText>
            </w:r>
            <w:r>
              <w:rPr>
                <w:noProof/>
                <w:webHidden/>
              </w:rPr>
            </w:r>
          </w:ins>
          <w:r>
            <w:rPr>
              <w:noProof/>
              <w:webHidden/>
            </w:rPr>
            <w:fldChar w:fldCharType="separate"/>
          </w:r>
          <w:ins w:id="313" w:author="Korisnik" w:date="2024-09-19T20:52:00Z">
            <w:r>
              <w:rPr>
                <w:noProof/>
                <w:webHidden/>
              </w:rPr>
              <w:t>39</w:t>
            </w:r>
            <w:r>
              <w:rPr>
                <w:noProof/>
                <w:webHidden/>
              </w:rPr>
              <w:fldChar w:fldCharType="end"/>
            </w:r>
            <w:r w:rsidRPr="00D07F4F">
              <w:rPr>
                <w:rStyle w:val="Hyperlink"/>
                <w:noProof/>
              </w:rPr>
              <w:fldChar w:fldCharType="end"/>
            </w:r>
          </w:ins>
        </w:p>
        <w:p w14:paraId="31D3C05C" w14:textId="77777777" w:rsidR="00531916" w:rsidRDefault="00531916">
          <w:pPr>
            <w:pStyle w:val="TOC1"/>
            <w:tabs>
              <w:tab w:val="right" w:leader="dot" w:pos="9350"/>
            </w:tabs>
            <w:rPr>
              <w:ins w:id="314" w:author="Korisnik" w:date="2024-09-19T20:52:00Z"/>
              <w:rFonts w:eastAsiaTheme="minorEastAsia"/>
              <w:noProof/>
            </w:rPr>
          </w:pPr>
          <w:ins w:id="315" w:author="Korisnik" w:date="2024-09-19T20:52:00Z">
            <w:r w:rsidRPr="00D07F4F">
              <w:rPr>
                <w:rStyle w:val="Hyperlink"/>
                <w:noProof/>
              </w:rPr>
              <w:lastRenderedPageBreak/>
              <w:fldChar w:fldCharType="begin"/>
            </w:r>
            <w:r w:rsidRPr="00D07F4F">
              <w:rPr>
                <w:rStyle w:val="Hyperlink"/>
                <w:noProof/>
              </w:rPr>
              <w:instrText xml:space="preserve"> </w:instrText>
            </w:r>
            <w:r>
              <w:rPr>
                <w:noProof/>
              </w:rPr>
              <w:instrText>HYPERLINK \l "_Toc177671572"</w:instrText>
            </w:r>
            <w:r w:rsidRPr="00D07F4F">
              <w:rPr>
                <w:rStyle w:val="Hyperlink"/>
                <w:noProof/>
              </w:rPr>
              <w:instrText xml:space="preserve"> </w:instrText>
            </w:r>
            <w:r w:rsidRPr="00D07F4F">
              <w:rPr>
                <w:rStyle w:val="Hyperlink"/>
                <w:noProof/>
              </w:rPr>
            </w:r>
            <w:r w:rsidRPr="00D07F4F">
              <w:rPr>
                <w:rStyle w:val="Hyperlink"/>
                <w:noProof/>
              </w:rPr>
              <w:fldChar w:fldCharType="separate"/>
            </w:r>
            <w:r w:rsidRPr="00D07F4F">
              <w:rPr>
                <w:rStyle w:val="Hyperlink"/>
                <w:noProof/>
                <w:lang w:val="sr-Latn-RS"/>
              </w:rPr>
              <w:t>Podaci o kandidatu</w:t>
            </w:r>
            <w:r>
              <w:rPr>
                <w:noProof/>
                <w:webHidden/>
              </w:rPr>
              <w:tab/>
            </w:r>
            <w:r>
              <w:rPr>
                <w:noProof/>
                <w:webHidden/>
              </w:rPr>
              <w:fldChar w:fldCharType="begin"/>
            </w:r>
            <w:r>
              <w:rPr>
                <w:noProof/>
                <w:webHidden/>
              </w:rPr>
              <w:instrText xml:space="preserve"> PAGEREF _Toc177671572 \h </w:instrText>
            </w:r>
            <w:r>
              <w:rPr>
                <w:noProof/>
                <w:webHidden/>
              </w:rPr>
            </w:r>
          </w:ins>
          <w:r>
            <w:rPr>
              <w:noProof/>
              <w:webHidden/>
            </w:rPr>
            <w:fldChar w:fldCharType="separate"/>
          </w:r>
          <w:ins w:id="316" w:author="Korisnik" w:date="2024-09-19T20:52:00Z">
            <w:r>
              <w:rPr>
                <w:noProof/>
                <w:webHidden/>
              </w:rPr>
              <w:t>42</w:t>
            </w:r>
            <w:r>
              <w:rPr>
                <w:noProof/>
                <w:webHidden/>
              </w:rPr>
              <w:fldChar w:fldCharType="end"/>
            </w:r>
            <w:r w:rsidRPr="00D07F4F">
              <w:rPr>
                <w:rStyle w:val="Hyperlink"/>
                <w:noProof/>
              </w:rPr>
              <w:fldChar w:fldCharType="end"/>
            </w:r>
          </w:ins>
        </w:p>
        <w:p w14:paraId="4A4729B2" w14:textId="77777777" w:rsidR="00FE568F" w:rsidDel="00531916" w:rsidRDefault="00FE568F">
          <w:pPr>
            <w:pStyle w:val="TOC1"/>
            <w:tabs>
              <w:tab w:val="left" w:pos="440"/>
              <w:tab w:val="right" w:leader="dot" w:pos="9350"/>
            </w:tabs>
            <w:rPr>
              <w:ins w:id="317" w:author="SG" w:date="2024-09-18T17:06:00Z"/>
              <w:del w:id="318" w:author="Korisnik" w:date="2024-09-19T20:51:00Z"/>
              <w:rFonts w:eastAsiaTheme="minorEastAsia"/>
              <w:noProof/>
            </w:rPr>
          </w:pPr>
          <w:ins w:id="319" w:author="SG" w:date="2024-09-18T17:06:00Z">
            <w:del w:id="320" w:author="Korisnik" w:date="2024-09-19T20:51:00Z">
              <w:r w:rsidRPr="00531916" w:rsidDel="00531916">
                <w:rPr>
                  <w:rStyle w:val="Hyperlink"/>
                  <w:noProof/>
                  <w:lang w:val="sr-Latn-RS"/>
                  <w:rPrChange w:id="321" w:author="Korisnik" w:date="2024-09-19T20:51:00Z">
                    <w:rPr>
                      <w:rStyle w:val="Hyperlink"/>
                      <w:noProof/>
                      <w:lang w:val="sr-Latn-RS"/>
                    </w:rPr>
                  </w:rPrChange>
                </w:rPr>
                <w:delText>1.</w:delText>
              </w:r>
              <w:r w:rsidDel="00531916">
                <w:rPr>
                  <w:rFonts w:eastAsiaTheme="minorEastAsia"/>
                  <w:noProof/>
                </w:rPr>
                <w:tab/>
              </w:r>
              <w:r w:rsidRPr="00531916" w:rsidDel="00531916">
                <w:rPr>
                  <w:rStyle w:val="Hyperlink"/>
                  <w:noProof/>
                  <w:lang w:val="sr-Latn-RS"/>
                  <w:rPrChange w:id="322" w:author="Korisnik" w:date="2024-09-19T20:51:00Z">
                    <w:rPr>
                      <w:rStyle w:val="Hyperlink"/>
                      <w:noProof/>
                      <w:lang w:val="sr-Latn-RS"/>
                    </w:rPr>
                  </w:rPrChange>
                </w:rPr>
                <w:delText>Uvod</w:delText>
              </w:r>
              <w:r w:rsidDel="00531916">
                <w:rPr>
                  <w:noProof/>
                  <w:webHidden/>
                </w:rPr>
                <w:tab/>
                <w:delText>9</w:delText>
              </w:r>
            </w:del>
          </w:ins>
        </w:p>
        <w:p w14:paraId="27176656" w14:textId="77777777" w:rsidR="00FE568F" w:rsidDel="00531916" w:rsidRDefault="00FE568F">
          <w:pPr>
            <w:pStyle w:val="TOC1"/>
            <w:tabs>
              <w:tab w:val="left" w:pos="440"/>
              <w:tab w:val="right" w:leader="dot" w:pos="9350"/>
            </w:tabs>
            <w:rPr>
              <w:ins w:id="323" w:author="SG" w:date="2024-09-18T17:06:00Z"/>
              <w:del w:id="324" w:author="Korisnik" w:date="2024-09-19T20:51:00Z"/>
              <w:rFonts w:eastAsiaTheme="minorEastAsia"/>
              <w:noProof/>
            </w:rPr>
          </w:pPr>
          <w:ins w:id="325" w:author="SG" w:date="2024-09-18T17:06:00Z">
            <w:del w:id="326" w:author="Korisnik" w:date="2024-09-19T20:51:00Z">
              <w:r w:rsidRPr="00531916" w:rsidDel="00531916">
                <w:rPr>
                  <w:rStyle w:val="Hyperlink"/>
                  <w:noProof/>
                  <w:lang w:val="sr-Latn-RS"/>
                  <w:rPrChange w:id="327" w:author="Korisnik" w:date="2024-09-19T20:51:00Z">
                    <w:rPr>
                      <w:rStyle w:val="Hyperlink"/>
                      <w:noProof/>
                      <w:lang w:val="sr-Latn-RS"/>
                    </w:rPr>
                  </w:rPrChange>
                </w:rPr>
                <w:delText>2.</w:delText>
              </w:r>
              <w:r w:rsidDel="00531916">
                <w:rPr>
                  <w:rFonts w:eastAsiaTheme="minorEastAsia"/>
                  <w:noProof/>
                </w:rPr>
                <w:tab/>
              </w:r>
              <w:r w:rsidRPr="00531916" w:rsidDel="00531916">
                <w:rPr>
                  <w:rStyle w:val="Hyperlink"/>
                  <w:noProof/>
                  <w:lang w:val="sr-Latn-RS"/>
                  <w:rPrChange w:id="328" w:author="Korisnik" w:date="2024-09-19T20:51:00Z">
                    <w:rPr>
                      <w:rStyle w:val="Hyperlink"/>
                      <w:noProof/>
                      <w:lang w:val="sr-Latn-RS"/>
                    </w:rPr>
                  </w:rPrChange>
                </w:rPr>
                <w:delText>Istorijat</w:delText>
              </w:r>
              <w:r w:rsidDel="00531916">
                <w:rPr>
                  <w:noProof/>
                  <w:webHidden/>
                </w:rPr>
                <w:tab/>
                <w:delText>10</w:delText>
              </w:r>
            </w:del>
          </w:ins>
        </w:p>
        <w:p w14:paraId="47BDAE75" w14:textId="77777777" w:rsidR="00FE568F" w:rsidDel="00531916" w:rsidRDefault="00FE568F">
          <w:pPr>
            <w:pStyle w:val="TOC1"/>
            <w:tabs>
              <w:tab w:val="left" w:pos="440"/>
              <w:tab w:val="right" w:leader="dot" w:pos="9350"/>
            </w:tabs>
            <w:rPr>
              <w:ins w:id="329" w:author="SG" w:date="2024-09-18T17:06:00Z"/>
              <w:del w:id="330" w:author="Korisnik" w:date="2024-09-19T20:51:00Z"/>
              <w:rFonts w:eastAsiaTheme="minorEastAsia"/>
              <w:noProof/>
            </w:rPr>
          </w:pPr>
          <w:ins w:id="331" w:author="SG" w:date="2024-09-18T17:06:00Z">
            <w:del w:id="332" w:author="Korisnik" w:date="2024-09-19T20:51:00Z">
              <w:r w:rsidRPr="00531916" w:rsidDel="00531916">
                <w:rPr>
                  <w:rStyle w:val="Hyperlink"/>
                  <w:noProof/>
                  <w:lang w:val="sr-Latn-RS"/>
                  <w:rPrChange w:id="333" w:author="Korisnik" w:date="2024-09-19T20:51:00Z">
                    <w:rPr>
                      <w:rStyle w:val="Hyperlink"/>
                      <w:noProof/>
                      <w:lang w:val="sr-Latn-RS"/>
                    </w:rPr>
                  </w:rPrChange>
                </w:rPr>
                <w:delText>3.</w:delText>
              </w:r>
              <w:r w:rsidDel="00531916">
                <w:rPr>
                  <w:rFonts w:eastAsiaTheme="minorEastAsia"/>
                  <w:noProof/>
                </w:rPr>
                <w:tab/>
              </w:r>
              <w:r w:rsidRPr="00531916" w:rsidDel="00531916">
                <w:rPr>
                  <w:rStyle w:val="Hyperlink"/>
                  <w:noProof/>
                  <w:lang w:val="sr-Latn-RS"/>
                  <w:rPrChange w:id="334" w:author="Korisnik" w:date="2024-09-19T20:51:00Z">
                    <w:rPr>
                      <w:rStyle w:val="Hyperlink"/>
                      <w:noProof/>
                      <w:lang w:val="sr-Latn-RS"/>
                    </w:rPr>
                  </w:rPrChange>
                </w:rPr>
                <w:delText>Značaj i primena</w:delText>
              </w:r>
              <w:r w:rsidDel="00531916">
                <w:rPr>
                  <w:noProof/>
                  <w:webHidden/>
                </w:rPr>
                <w:tab/>
                <w:delText>13</w:delText>
              </w:r>
            </w:del>
          </w:ins>
        </w:p>
        <w:p w14:paraId="52DAA7B4" w14:textId="77777777" w:rsidR="00FE568F" w:rsidDel="00531916" w:rsidRDefault="00FE568F">
          <w:pPr>
            <w:pStyle w:val="TOC2"/>
            <w:tabs>
              <w:tab w:val="left" w:pos="880"/>
              <w:tab w:val="right" w:leader="dot" w:pos="9350"/>
            </w:tabs>
            <w:rPr>
              <w:ins w:id="335" w:author="SG" w:date="2024-09-18T17:06:00Z"/>
              <w:del w:id="336" w:author="Korisnik" w:date="2024-09-19T20:51:00Z"/>
              <w:rFonts w:eastAsiaTheme="minorEastAsia"/>
              <w:noProof/>
            </w:rPr>
          </w:pPr>
          <w:ins w:id="337" w:author="SG" w:date="2024-09-18T17:06:00Z">
            <w:del w:id="338" w:author="Korisnik" w:date="2024-09-19T20:51:00Z">
              <w:r w:rsidRPr="00531916" w:rsidDel="00531916">
                <w:rPr>
                  <w:rStyle w:val="Hyperlink"/>
                  <w:noProof/>
                  <w:lang w:val="sr-Latn-RS"/>
                  <w:rPrChange w:id="339" w:author="Korisnik" w:date="2024-09-19T20:51:00Z">
                    <w:rPr>
                      <w:rStyle w:val="Hyperlink"/>
                      <w:noProof/>
                      <w:lang w:val="sr-Latn-RS"/>
                    </w:rPr>
                  </w:rPrChange>
                </w:rPr>
                <w:delText>3.1</w:delText>
              </w:r>
              <w:r w:rsidDel="00531916">
                <w:rPr>
                  <w:rFonts w:eastAsiaTheme="minorEastAsia"/>
                  <w:noProof/>
                </w:rPr>
                <w:tab/>
              </w:r>
              <w:r w:rsidRPr="00531916" w:rsidDel="00531916">
                <w:rPr>
                  <w:rStyle w:val="Hyperlink"/>
                  <w:noProof/>
                  <w:lang w:val="sr-Latn-RS"/>
                  <w:rPrChange w:id="340" w:author="Korisnik" w:date="2024-09-19T20:51:00Z">
                    <w:rPr>
                      <w:rStyle w:val="Hyperlink"/>
                      <w:noProof/>
                      <w:lang w:val="sr-Latn-RS"/>
                    </w:rPr>
                  </w:rPrChange>
                </w:rPr>
                <w:delText>Postojeća rešenja</w:delText>
              </w:r>
              <w:r w:rsidDel="00531916">
                <w:rPr>
                  <w:noProof/>
                  <w:webHidden/>
                </w:rPr>
                <w:tab/>
                <w:delText>14</w:delText>
              </w:r>
            </w:del>
          </w:ins>
        </w:p>
        <w:p w14:paraId="29607F21" w14:textId="77777777" w:rsidR="00FE568F" w:rsidDel="00531916" w:rsidRDefault="00FE568F">
          <w:pPr>
            <w:pStyle w:val="TOC3"/>
            <w:tabs>
              <w:tab w:val="right" w:leader="dot" w:pos="9350"/>
            </w:tabs>
            <w:rPr>
              <w:ins w:id="341" w:author="SG" w:date="2024-09-18T17:06:00Z"/>
              <w:del w:id="342" w:author="Korisnik" w:date="2024-09-19T20:51:00Z"/>
              <w:rFonts w:eastAsiaTheme="minorEastAsia"/>
              <w:noProof/>
            </w:rPr>
          </w:pPr>
          <w:ins w:id="343" w:author="SG" w:date="2024-09-18T17:06:00Z">
            <w:del w:id="344" w:author="Korisnik" w:date="2024-09-19T20:51:00Z">
              <w:r w:rsidRPr="00531916" w:rsidDel="00531916">
                <w:rPr>
                  <w:rStyle w:val="Hyperlink"/>
                  <w:i/>
                  <w:noProof/>
                  <w:lang w:val="sr-Latn-RS"/>
                  <w:rPrChange w:id="345" w:author="Korisnik" w:date="2024-09-19T20:51:00Z">
                    <w:rPr>
                      <w:rStyle w:val="Hyperlink"/>
                      <w:i/>
                      <w:noProof/>
                      <w:lang w:val="sr-Latn-RS"/>
                    </w:rPr>
                  </w:rPrChange>
                </w:rPr>
                <w:delText>Stack Exchange</w:delText>
              </w:r>
              <w:r w:rsidRPr="00531916" w:rsidDel="00531916">
                <w:rPr>
                  <w:rStyle w:val="Hyperlink"/>
                  <w:noProof/>
                  <w:lang w:val="sr-Latn-RS"/>
                  <w:rPrChange w:id="346" w:author="Korisnik" w:date="2024-09-19T20:51:00Z">
                    <w:rPr>
                      <w:rStyle w:val="Hyperlink"/>
                      <w:noProof/>
                      <w:lang w:val="sr-Latn-RS"/>
                    </w:rPr>
                  </w:rPrChange>
                </w:rPr>
                <w:delText xml:space="preserve"> i </w:delText>
              </w:r>
              <w:r w:rsidRPr="00531916" w:rsidDel="00531916">
                <w:rPr>
                  <w:rStyle w:val="Hyperlink"/>
                  <w:i/>
                  <w:noProof/>
                  <w:lang w:val="sr-Latn-RS"/>
                  <w:rPrChange w:id="347" w:author="Korisnik" w:date="2024-09-19T20:51:00Z">
                    <w:rPr>
                      <w:rStyle w:val="Hyperlink"/>
                      <w:i/>
                      <w:noProof/>
                      <w:lang w:val="sr-Latn-RS"/>
                    </w:rPr>
                  </w:rPrChange>
                </w:rPr>
                <w:delText>Stack Overflow</w:delText>
              </w:r>
              <w:r w:rsidDel="00531916">
                <w:rPr>
                  <w:noProof/>
                  <w:webHidden/>
                </w:rPr>
                <w:tab/>
                <w:delText>14</w:delText>
              </w:r>
            </w:del>
          </w:ins>
        </w:p>
        <w:p w14:paraId="75F9ED8D" w14:textId="77777777" w:rsidR="00FE568F" w:rsidDel="00531916" w:rsidRDefault="00FE568F">
          <w:pPr>
            <w:pStyle w:val="TOC3"/>
            <w:tabs>
              <w:tab w:val="right" w:leader="dot" w:pos="9350"/>
            </w:tabs>
            <w:rPr>
              <w:ins w:id="348" w:author="SG" w:date="2024-09-18T17:06:00Z"/>
              <w:del w:id="349" w:author="Korisnik" w:date="2024-09-19T20:51:00Z"/>
              <w:rFonts w:eastAsiaTheme="minorEastAsia"/>
              <w:noProof/>
            </w:rPr>
          </w:pPr>
          <w:ins w:id="350" w:author="SG" w:date="2024-09-18T17:06:00Z">
            <w:del w:id="351" w:author="Korisnik" w:date="2024-09-19T20:51:00Z">
              <w:r w:rsidRPr="00531916" w:rsidDel="00531916">
                <w:rPr>
                  <w:rStyle w:val="Hyperlink"/>
                  <w:i/>
                  <w:noProof/>
                  <w:lang w:val="sr-Latn-RS"/>
                  <w:rPrChange w:id="352" w:author="Korisnik" w:date="2024-09-19T20:51:00Z">
                    <w:rPr>
                      <w:rStyle w:val="Hyperlink"/>
                      <w:i/>
                      <w:noProof/>
                      <w:lang w:val="sr-Latn-RS"/>
                    </w:rPr>
                  </w:rPrChange>
                </w:rPr>
                <w:delText>Discuss The Elastic Stack</w:delText>
              </w:r>
              <w:r w:rsidDel="00531916">
                <w:rPr>
                  <w:noProof/>
                  <w:webHidden/>
                </w:rPr>
                <w:tab/>
                <w:delText>14</w:delText>
              </w:r>
            </w:del>
          </w:ins>
        </w:p>
        <w:p w14:paraId="101B2EE4" w14:textId="77777777" w:rsidR="00FE568F" w:rsidDel="00531916" w:rsidRDefault="00FE568F">
          <w:pPr>
            <w:pStyle w:val="TOC3"/>
            <w:tabs>
              <w:tab w:val="right" w:leader="dot" w:pos="9350"/>
            </w:tabs>
            <w:rPr>
              <w:ins w:id="353" w:author="SG" w:date="2024-09-18T17:06:00Z"/>
              <w:del w:id="354" w:author="Korisnik" w:date="2024-09-19T20:51:00Z"/>
              <w:rFonts w:eastAsiaTheme="minorEastAsia"/>
              <w:noProof/>
            </w:rPr>
          </w:pPr>
          <w:ins w:id="355" w:author="SG" w:date="2024-09-18T17:06:00Z">
            <w:del w:id="356" w:author="Korisnik" w:date="2024-09-19T20:51:00Z">
              <w:r w:rsidRPr="00531916" w:rsidDel="00531916">
                <w:rPr>
                  <w:rStyle w:val="Hyperlink"/>
                  <w:i/>
                  <w:noProof/>
                  <w:lang w:val="sr-Latn-RS"/>
                  <w:rPrChange w:id="357" w:author="Korisnik" w:date="2024-09-19T20:51:00Z">
                    <w:rPr>
                      <w:rStyle w:val="Hyperlink"/>
                      <w:i/>
                      <w:noProof/>
                      <w:lang w:val="sr-Latn-RS"/>
                    </w:rPr>
                  </w:rPrChange>
                </w:rPr>
                <w:delText>GitHub community</w:delText>
              </w:r>
              <w:r w:rsidDel="00531916">
                <w:rPr>
                  <w:noProof/>
                  <w:webHidden/>
                </w:rPr>
                <w:tab/>
                <w:delText>14</w:delText>
              </w:r>
            </w:del>
          </w:ins>
        </w:p>
        <w:p w14:paraId="7DE28D42" w14:textId="77777777" w:rsidR="00FE568F" w:rsidDel="00531916" w:rsidRDefault="00FE568F">
          <w:pPr>
            <w:pStyle w:val="TOC3"/>
            <w:tabs>
              <w:tab w:val="right" w:leader="dot" w:pos="9350"/>
            </w:tabs>
            <w:rPr>
              <w:ins w:id="358" w:author="SG" w:date="2024-09-18T17:06:00Z"/>
              <w:del w:id="359" w:author="Korisnik" w:date="2024-09-19T20:51:00Z"/>
              <w:rFonts w:eastAsiaTheme="minorEastAsia"/>
              <w:noProof/>
            </w:rPr>
          </w:pPr>
          <w:ins w:id="360" w:author="SG" w:date="2024-09-18T17:06:00Z">
            <w:del w:id="361" w:author="Korisnik" w:date="2024-09-19T20:51:00Z">
              <w:r w:rsidRPr="00531916" w:rsidDel="00531916">
                <w:rPr>
                  <w:rStyle w:val="Hyperlink"/>
                  <w:noProof/>
                  <w:lang w:val="sr-Latn-RS"/>
                  <w:rPrChange w:id="362" w:author="Korisnik" w:date="2024-09-19T20:51:00Z">
                    <w:rPr>
                      <w:rStyle w:val="Hyperlink"/>
                      <w:noProof/>
                      <w:lang w:val="sr-Latn-RS"/>
                    </w:rPr>
                  </w:rPrChange>
                </w:rPr>
                <w:delText>Ostalo</w:delText>
              </w:r>
              <w:r w:rsidDel="00531916">
                <w:rPr>
                  <w:noProof/>
                  <w:webHidden/>
                </w:rPr>
                <w:tab/>
                <w:delText>14</w:delText>
              </w:r>
            </w:del>
          </w:ins>
        </w:p>
        <w:p w14:paraId="77521229" w14:textId="77777777" w:rsidR="00FE568F" w:rsidDel="00531916" w:rsidRDefault="00FE568F">
          <w:pPr>
            <w:pStyle w:val="TOC1"/>
            <w:tabs>
              <w:tab w:val="left" w:pos="440"/>
              <w:tab w:val="right" w:leader="dot" w:pos="9350"/>
            </w:tabs>
            <w:rPr>
              <w:ins w:id="363" w:author="SG" w:date="2024-09-18T17:06:00Z"/>
              <w:del w:id="364" w:author="Korisnik" w:date="2024-09-19T20:51:00Z"/>
              <w:rFonts w:eastAsiaTheme="minorEastAsia"/>
              <w:noProof/>
            </w:rPr>
          </w:pPr>
          <w:ins w:id="365" w:author="SG" w:date="2024-09-18T17:06:00Z">
            <w:del w:id="366" w:author="Korisnik" w:date="2024-09-19T20:51:00Z">
              <w:r w:rsidRPr="00531916" w:rsidDel="00531916">
                <w:rPr>
                  <w:rStyle w:val="Hyperlink"/>
                  <w:noProof/>
                  <w:lang w:val="sr-Latn-RS"/>
                  <w:rPrChange w:id="367" w:author="Korisnik" w:date="2024-09-19T20:51:00Z">
                    <w:rPr>
                      <w:rStyle w:val="Hyperlink"/>
                      <w:noProof/>
                      <w:lang w:val="sr-Latn-RS"/>
                    </w:rPr>
                  </w:rPrChange>
                </w:rPr>
                <w:delText>4.</w:delText>
              </w:r>
              <w:r w:rsidDel="00531916">
                <w:rPr>
                  <w:rFonts w:eastAsiaTheme="minorEastAsia"/>
                  <w:noProof/>
                </w:rPr>
                <w:tab/>
              </w:r>
              <w:r w:rsidRPr="00531916" w:rsidDel="00531916">
                <w:rPr>
                  <w:rStyle w:val="Hyperlink"/>
                  <w:i/>
                  <w:noProof/>
                  <w:lang w:val="sr-Latn-RS"/>
                  <w:rPrChange w:id="368" w:author="Korisnik" w:date="2024-09-19T20:51:00Z">
                    <w:rPr>
                      <w:rStyle w:val="Hyperlink"/>
                      <w:i/>
                      <w:noProof/>
                      <w:lang w:val="sr-Latn-RS"/>
                    </w:rPr>
                  </w:rPrChange>
                </w:rPr>
                <w:delText>Elasticsearch</w:delText>
              </w:r>
              <w:r w:rsidRPr="00531916" w:rsidDel="00531916">
                <w:rPr>
                  <w:rStyle w:val="Hyperlink"/>
                  <w:noProof/>
                  <w:lang w:val="sr-Latn-RS"/>
                  <w:rPrChange w:id="369" w:author="Korisnik" w:date="2024-09-19T20:51:00Z">
                    <w:rPr>
                      <w:rStyle w:val="Hyperlink"/>
                      <w:noProof/>
                      <w:lang w:val="sr-Latn-RS"/>
                    </w:rPr>
                  </w:rPrChange>
                </w:rPr>
                <w:delText xml:space="preserve"> mehanizam pretrage</w:delText>
              </w:r>
              <w:r w:rsidDel="00531916">
                <w:rPr>
                  <w:noProof/>
                  <w:webHidden/>
                </w:rPr>
                <w:tab/>
                <w:delText>15</w:delText>
              </w:r>
            </w:del>
          </w:ins>
        </w:p>
        <w:p w14:paraId="228FB265" w14:textId="77777777" w:rsidR="00FE568F" w:rsidDel="00531916" w:rsidRDefault="00FE568F">
          <w:pPr>
            <w:pStyle w:val="TOC2"/>
            <w:tabs>
              <w:tab w:val="left" w:pos="880"/>
              <w:tab w:val="right" w:leader="dot" w:pos="9350"/>
            </w:tabs>
            <w:rPr>
              <w:ins w:id="370" w:author="SG" w:date="2024-09-18T17:06:00Z"/>
              <w:del w:id="371" w:author="Korisnik" w:date="2024-09-19T20:51:00Z"/>
              <w:rFonts w:eastAsiaTheme="minorEastAsia"/>
              <w:noProof/>
            </w:rPr>
          </w:pPr>
          <w:ins w:id="372" w:author="SG" w:date="2024-09-18T17:06:00Z">
            <w:del w:id="373" w:author="Korisnik" w:date="2024-09-19T20:51:00Z">
              <w:r w:rsidRPr="00531916" w:rsidDel="00531916">
                <w:rPr>
                  <w:rStyle w:val="Hyperlink"/>
                  <w:noProof/>
                  <w:lang w:val="sr-Latn-RS"/>
                  <w:rPrChange w:id="374" w:author="Korisnik" w:date="2024-09-19T20:51:00Z">
                    <w:rPr>
                      <w:rStyle w:val="Hyperlink"/>
                      <w:noProof/>
                      <w:lang w:val="sr-Latn-RS"/>
                    </w:rPr>
                  </w:rPrChange>
                </w:rPr>
                <w:delText>4.1</w:delText>
              </w:r>
              <w:r w:rsidDel="00531916">
                <w:rPr>
                  <w:rFonts w:eastAsiaTheme="minorEastAsia"/>
                  <w:noProof/>
                </w:rPr>
                <w:tab/>
              </w:r>
              <w:r w:rsidRPr="00531916" w:rsidDel="00531916">
                <w:rPr>
                  <w:rStyle w:val="Hyperlink"/>
                  <w:noProof/>
                  <w:lang w:val="sr-Latn-RS"/>
                  <w:rPrChange w:id="375" w:author="Korisnik" w:date="2024-09-19T20:51:00Z">
                    <w:rPr>
                      <w:rStyle w:val="Hyperlink"/>
                      <w:noProof/>
                      <w:lang w:val="sr-Latn-RS"/>
                    </w:rPr>
                  </w:rPrChange>
                </w:rPr>
                <w:delText xml:space="preserve">Šta je </w:delText>
              </w:r>
              <w:r w:rsidRPr="00531916" w:rsidDel="00531916">
                <w:rPr>
                  <w:rStyle w:val="Hyperlink"/>
                  <w:i/>
                  <w:noProof/>
                  <w:lang w:val="sr-Latn-RS"/>
                  <w:rPrChange w:id="376" w:author="Korisnik" w:date="2024-09-19T20:51:00Z">
                    <w:rPr>
                      <w:rStyle w:val="Hyperlink"/>
                      <w:i/>
                      <w:noProof/>
                      <w:lang w:val="sr-Latn-RS"/>
                    </w:rPr>
                  </w:rPrChange>
                </w:rPr>
                <w:delText>Elasticsearch</w:delText>
              </w:r>
              <w:r w:rsidRPr="00531916" w:rsidDel="00531916">
                <w:rPr>
                  <w:rStyle w:val="Hyperlink"/>
                  <w:noProof/>
                  <w:lang w:val="sr-Latn-RS"/>
                  <w:rPrChange w:id="377" w:author="Korisnik" w:date="2024-09-19T20:51:00Z">
                    <w:rPr>
                      <w:rStyle w:val="Hyperlink"/>
                      <w:noProof/>
                      <w:lang w:val="sr-Latn-RS"/>
                    </w:rPr>
                  </w:rPrChange>
                </w:rPr>
                <w:delText xml:space="preserve"> mehanizam pretrage i kako je nastao?</w:delText>
              </w:r>
              <w:r w:rsidDel="00531916">
                <w:rPr>
                  <w:noProof/>
                  <w:webHidden/>
                </w:rPr>
                <w:tab/>
                <w:delText>15</w:delText>
              </w:r>
            </w:del>
          </w:ins>
        </w:p>
        <w:p w14:paraId="7DBB9E23" w14:textId="77777777" w:rsidR="00FE568F" w:rsidDel="00531916" w:rsidRDefault="00FE568F">
          <w:pPr>
            <w:pStyle w:val="TOC2"/>
            <w:tabs>
              <w:tab w:val="left" w:pos="880"/>
              <w:tab w:val="right" w:leader="dot" w:pos="9350"/>
            </w:tabs>
            <w:rPr>
              <w:ins w:id="378" w:author="SG" w:date="2024-09-18T17:06:00Z"/>
              <w:del w:id="379" w:author="Korisnik" w:date="2024-09-19T20:51:00Z"/>
              <w:rFonts w:eastAsiaTheme="minorEastAsia"/>
              <w:noProof/>
            </w:rPr>
          </w:pPr>
          <w:ins w:id="380" w:author="SG" w:date="2024-09-18T17:06:00Z">
            <w:del w:id="381" w:author="Korisnik" w:date="2024-09-19T20:51:00Z">
              <w:r w:rsidRPr="00531916" w:rsidDel="00531916">
                <w:rPr>
                  <w:rStyle w:val="Hyperlink"/>
                  <w:noProof/>
                  <w:lang w:val="sr-Latn-RS"/>
                  <w:rPrChange w:id="382" w:author="Korisnik" w:date="2024-09-19T20:51:00Z">
                    <w:rPr>
                      <w:rStyle w:val="Hyperlink"/>
                      <w:noProof/>
                      <w:lang w:val="sr-Latn-RS"/>
                    </w:rPr>
                  </w:rPrChange>
                </w:rPr>
                <w:delText>4.2</w:delText>
              </w:r>
              <w:r w:rsidDel="00531916">
                <w:rPr>
                  <w:rFonts w:eastAsiaTheme="minorEastAsia"/>
                  <w:noProof/>
                </w:rPr>
                <w:tab/>
              </w:r>
              <w:r w:rsidRPr="00531916" w:rsidDel="00531916">
                <w:rPr>
                  <w:rStyle w:val="Hyperlink"/>
                  <w:noProof/>
                  <w:lang w:val="sr-Latn-RS"/>
                  <w:rPrChange w:id="383" w:author="Korisnik" w:date="2024-09-19T20:51:00Z">
                    <w:rPr>
                      <w:rStyle w:val="Hyperlink"/>
                      <w:noProof/>
                      <w:lang w:val="sr-Latn-RS"/>
                    </w:rPr>
                  </w:rPrChange>
                </w:rPr>
                <w:delText xml:space="preserve">Struktura </w:delText>
              </w:r>
              <w:r w:rsidRPr="00531916" w:rsidDel="00531916">
                <w:rPr>
                  <w:rStyle w:val="Hyperlink"/>
                  <w:i/>
                  <w:noProof/>
                  <w:lang w:val="sr-Latn-RS"/>
                  <w:rPrChange w:id="384" w:author="Korisnik" w:date="2024-09-19T20:51:00Z">
                    <w:rPr>
                      <w:rStyle w:val="Hyperlink"/>
                      <w:i/>
                      <w:noProof/>
                      <w:lang w:val="sr-Latn-RS"/>
                    </w:rPr>
                  </w:rPrChange>
                </w:rPr>
                <w:delText>Elasticsearch</w:delText>
              </w:r>
              <w:r w:rsidRPr="00531916" w:rsidDel="00531916">
                <w:rPr>
                  <w:rStyle w:val="Hyperlink"/>
                  <w:noProof/>
                  <w:lang w:val="sr-Latn-RS"/>
                  <w:rPrChange w:id="385" w:author="Korisnik" w:date="2024-09-19T20:51:00Z">
                    <w:rPr>
                      <w:rStyle w:val="Hyperlink"/>
                      <w:noProof/>
                      <w:lang w:val="sr-Latn-RS"/>
                    </w:rPr>
                  </w:rPrChange>
                </w:rPr>
                <w:delText xml:space="preserve"> mehanizma pretrage</w:delText>
              </w:r>
              <w:r w:rsidDel="00531916">
                <w:rPr>
                  <w:noProof/>
                  <w:webHidden/>
                </w:rPr>
                <w:tab/>
                <w:delText>15</w:delText>
              </w:r>
            </w:del>
          </w:ins>
        </w:p>
        <w:p w14:paraId="21AE8F91" w14:textId="77777777" w:rsidR="00FE568F" w:rsidDel="00531916" w:rsidRDefault="00FE568F">
          <w:pPr>
            <w:pStyle w:val="TOC3"/>
            <w:tabs>
              <w:tab w:val="right" w:leader="dot" w:pos="9350"/>
            </w:tabs>
            <w:rPr>
              <w:ins w:id="386" w:author="SG" w:date="2024-09-18T17:06:00Z"/>
              <w:del w:id="387" w:author="Korisnik" w:date="2024-09-19T20:51:00Z"/>
              <w:rFonts w:eastAsiaTheme="minorEastAsia"/>
              <w:noProof/>
            </w:rPr>
          </w:pPr>
          <w:ins w:id="388" w:author="SG" w:date="2024-09-18T17:06:00Z">
            <w:del w:id="389" w:author="Korisnik" w:date="2024-09-19T20:51:00Z">
              <w:r w:rsidRPr="00531916" w:rsidDel="00531916">
                <w:rPr>
                  <w:rStyle w:val="Hyperlink"/>
                  <w:i/>
                  <w:noProof/>
                  <w:lang w:val="sr-Latn-RS"/>
                  <w:rPrChange w:id="390" w:author="Korisnik" w:date="2024-09-19T20:51:00Z">
                    <w:rPr>
                      <w:rStyle w:val="Hyperlink"/>
                      <w:i/>
                      <w:noProof/>
                      <w:lang w:val="sr-Latn-RS"/>
                    </w:rPr>
                  </w:rPrChange>
                </w:rPr>
                <w:delText>Index</w:delText>
              </w:r>
              <w:r w:rsidDel="00531916">
                <w:rPr>
                  <w:noProof/>
                  <w:webHidden/>
                </w:rPr>
                <w:tab/>
                <w:delText>15</w:delText>
              </w:r>
            </w:del>
          </w:ins>
        </w:p>
        <w:p w14:paraId="40C6620D" w14:textId="77777777" w:rsidR="00FE568F" w:rsidDel="00531916" w:rsidRDefault="00FE568F">
          <w:pPr>
            <w:pStyle w:val="TOC3"/>
            <w:tabs>
              <w:tab w:val="right" w:leader="dot" w:pos="9350"/>
            </w:tabs>
            <w:rPr>
              <w:ins w:id="391" w:author="SG" w:date="2024-09-18T17:06:00Z"/>
              <w:del w:id="392" w:author="Korisnik" w:date="2024-09-19T20:51:00Z"/>
              <w:rFonts w:eastAsiaTheme="minorEastAsia"/>
              <w:noProof/>
            </w:rPr>
          </w:pPr>
          <w:ins w:id="393" w:author="SG" w:date="2024-09-18T17:06:00Z">
            <w:del w:id="394" w:author="Korisnik" w:date="2024-09-19T20:51:00Z">
              <w:r w:rsidRPr="00531916" w:rsidDel="00531916">
                <w:rPr>
                  <w:rStyle w:val="Hyperlink"/>
                  <w:i/>
                  <w:noProof/>
                  <w:rPrChange w:id="395" w:author="Korisnik" w:date="2024-09-19T20:51:00Z">
                    <w:rPr>
                      <w:rStyle w:val="Hyperlink"/>
                      <w:i/>
                      <w:noProof/>
                    </w:rPr>
                  </w:rPrChange>
                </w:rPr>
                <w:delText>Shard</w:delText>
              </w:r>
              <w:r w:rsidDel="00531916">
                <w:rPr>
                  <w:noProof/>
                  <w:webHidden/>
                </w:rPr>
                <w:tab/>
                <w:delText>16</w:delText>
              </w:r>
            </w:del>
          </w:ins>
        </w:p>
        <w:p w14:paraId="15AC654A" w14:textId="77777777" w:rsidR="00FE568F" w:rsidDel="00531916" w:rsidRDefault="00FE568F">
          <w:pPr>
            <w:pStyle w:val="TOC3"/>
            <w:tabs>
              <w:tab w:val="right" w:leader="dot" w:pos="9350"/>
            </w:tabs>
            <w:rPr>
              <w:ins w:id="396" w:author="SG" w:date="2024-09-18T17:06:00Z"/>
              <w:del w:id="397" w:author="Korisnik" w:date="2024-09-19T20:51:00Z"/>
              <w:rFonts w:eastAsiaTheme="minorEastAsia"/>
              <w:noProof/>
            </w:rPr>
          </w:pPr>
          <w:ins w:id="398" w:author="SG" w:date="2024-09-18T17:06:00Z">
            <w:del w:id="399" w:author="Korisnik" w:date="2024-09-19T20:51:00Z">
              <w:r w:rsidRPr="00531916" w:rsidDel="00531916">
                <w:rPr>
                  <w:rStyle w:val="Hyperlink"/>
                  <w:i/>
                  <w:noProof/>
                  <w:lang w:val="sr-Latn-RS"/>
                  <w:rPrChange w:id="400" w:author="Korisnik" w:date="2024-09-19T20:51:00Z">
                    <w:rPr>
                      <w:rStyle w:val="Hyperlink"/>
                      <w:i/>
                      <w:noProof/>
                      <w:lang w:val="sr-Latn-RS"/>
                    </w:rPr>
                  </w:rPrChange>
                </w:rPr>
                <w:delText>Segment</w:delText>
              </w:r>
              <w:r w:rsidDel="00531916">
                <w:rPr>
                  <w:noProof/>
                  <w:webHidden/>
                </w:rPr>
                <w:tab/>
                <w:delText>18</w:delText>
              </w:r>
            </w:del>
          </w:ins>
        </w:p>
        <w:p w14:paraId="11B69630" w14:textId="77777777" w:rsidR="00FE568F" w:rsidDel="00531916" w:rsidRDefault="00FE568F">
          <w:pPr>
            <w:pStyle w:val="TOC3"/>
            <w:tabs>
              <w:tab w:val="right" w:leader="dot" w:pos="9350"/>
            </w:tabs>
            <w:rPr>
              <w:ins w:id="401" w:author="SG" w:date="2024-09-18T17:06:00Z"/>
              <w:del w:id="402" w:author="Korisnik" w:date="2024-09-19T20:51:00Z"/>
              <w:rFonts w:eastAsiaTheme="minorEastAsia"/>
              <w:noProof/>
            </w:rPr>
          </w:pPr>
          <w:ins w:id="403" w:author="SG" w:date="2024-09-18T17:06:00Z">
            <w:del w:id="404" w:author="Korisnik" w:date="2024-09-19T20:51:00Z">
              <w:r w:rsidRPr="00531916" w:rsidDel="00531916">
                <w:rPr>
                  <w:rStyle w:val="Hyperlink"/>
                  <w:i/>
                  <w:noProof/>
                  <w:rPrChange w:id="405" w:author="Korisnik" w:date="2024-09-19T20:51:00Z">
                    <w:rPr>
                      <w:rStyle w:val="Hyperlink"/>
                      <w:i/>
                      <w:noProof/>
                    </w:rPr>
                  </w:rPrChange>
                </w:rPr>
                <w:delText>Cluster</w:delText>
              </w:r>
              <w:r w:rsidRPr="00531916" w:rsidDel="00531916">
                <w:rPr>
                  <w:rStyle w:val="Hyperlink"/>
                  <w:noProof/>
                  <w:rPrChange w:id="406" w:author="Korisnik" w:date="2024-09-19T20:51:00Z">
                    <w:rPr>
                      <w:rStyle w:val="Hyperlink"/>
                      <w:noProof/>
                    </w:rPr>
                  </w:rPrChange>
                </w:rPr>
                <w:delText xml:space="preserve"> i </w:delText>
              </w:r>
              <w:r w:rsidRPr="00531916" w:rsidDel="00531916">
                <w:rPr>
                  <w:rStyle w:val="Hyperlink"/>
                  <w:i/>
                  <w:noProof/>
                  <w:rPrChange w:id="407" w:author="Korisnik" w:date="2024-09-19T20:51:00Z">
                    <w:rPr>
                      <w:rStyle w:val="Hyperlink"/>
                      <w:i/>
                      <w:noProof/>
                    </w:rPr>
                  </w:rPrChange>
                </w:rPr>
                <w:delText>node</w:delText>
              </w:r>
              <w:r w:rsidDel="00531916">
                <w:rPr>
                  <w:noProof/>
                  <w:webHidden/>
                </w:rPr>
                <w:tab/>
                <w:delText>18</w:delText>
              </w:r>
            </w:del>
          </w:ins>
        </w:p>
        <w:p w14:paraId="24AC5BCC" w14:textId="77777777" w:rsidR="00FE568F" w:rsidDel="00531916" w:rsidRDefault="00FE568F">
          <w:pPr>
            <w:pStyle w:val="TOC3"/>
            <w:tabs>
              <w:tab w:val="right" w:leader="dot" w:pos="9350"/>
            </w:tabs>
            <w:rPr>
              <w:ins w:id="408" w:author="SG" w:date="2024-09-18T17:06:00Z"/>
              <w:del w:id="409" w:author="Korisnik" w:date="2024-09-19T20:51:00Z"/>
              <w:rFonts w:eastAsiaTheme="minorEastAsia"/>
              <w:noProof/>
            </w:rPr>
          </w:pPr>
          <w:ins w:id="410" w:author="SG" w:date="2024-09-18T17:06:00Z">
            <w:del w:id="411" w:author="Korisnik" w:date="2024-09-19T20:51:00Z">
              <w:r w:rsidRPr="00531916" w:rsidDel="00531916">
                <w:rPr>
                  <w:rStyle w:val="Hyperlink"/>
                  <w:i/>
                  <w:noProof/>
                  <w:rPrChange w:id="412" w:author="Korisnik" w:date="2024-09-19T20:51:00Z">
                    <w:rPr>
                      <w:rStyle w:val="Hyperlink"/>
                      <w:i/>
                      <w:noProof/>
                    </w:rPr>
                  </w:rPrChange>
                </w:rPr>
                <w:delText>Index template</w:delText>
              </w:r>
              <w:r w:rsidRPr="00531916" w:rsidDel="00531916">
                <w:rPr>
                  <w:rStyle w:val="Hyperlink"/>
                  <w:noProof/>
                  <w:rPrChange w:id="413" w:author="Korisnik" w:date="2024-09-19T20:51:00Z">
                    <w:rPr>
                      <w:rStyle w:val="Hyperlink"/>
                      <w:noProof/>
                    </w:rPr>
                  </w:rPrChange>
                </w:rPr>
                <w:delText xml:space="preserve"> i </w:delText>
              </w:r>
              <w:r w:rsidRPr="00531916" w:rsidDel="00531916">
                <w:rPr>
                  <w:rStyle w:val="Hyperlink"/>
                  <w:i/>
                  <w:noProof/>
                  <w:rPrChange w:id="414" w:author="Korisnik" w:date="2024-09-19T20:51:00Z">
                    <w:rPr>
                      <w:rStyle w:val="Hyperlink"/>
                      <w:i/>
                      <w:noProof/>
                    </w:rPr>
                  </w:rPrChange>
                </w:rPr>
                <w:delText>data mapping</w:delText>
              </w:r>
              <w:r w:rsidDel="00531916">
                <w:rPr>
                  <w:noProof/>
                  <w:webHidden/>
                </w:rPr>
                <w:tab/>
                <w:delText>19</w:delText>
              </w:r>
            </w:del>
          </w:ins>
        </w:p>
        <w:p w14:paraId="034A68F8" w14:textId="77777777" w:rsidR="00FE568F" w:rsidDel="00531916" w:rsidRDefault="00FE568F">
          <w:pPr>
            <w:pStyle w:val="TOC3"/>
            <w:tabs>
              <w:tab w:val="right" w:leader="dot" w:pos="9350"/>
            </w:tabs>
            <w:rPr>
              <w:ins w:id="415" w:author="SG" w:date="2024-09-18T17:06:00Z"/>
              <w:del w:id="416" w:author="Korisnik" w:date="2024-09-19T20:51:00Z"/>
              <w:rFonts w:eastAsiaTheme="minorEastAsia"/>
              <w:noProof/>
            </w:rPr>
          </w:pPr>
          <w:ins w:id="417" w:author="SG" w:date="2024-09-18T17:06:00Z">
            <w:del w:id="418" w:author="Korisnik" w:date="2024-09-19T20:51:00Z">
              <w:r w:rsidRPr="00531916" w:rsidDel="00531916">
                <w:rPr>
                  <w:rStyle w:val="Hyperlink"/>
                  <w:i/>
                  <w:noProof/>
                  <w:rPrChange w:id="419" w:author="Korisnik" w:date="2024-09-19T20:51:00Z">
                    <w:rPr>
                      <w:rStyle w:val="Hyperlink"/>
                      <w:i/>
                      <w:noProof/>
                    </w:rPr>
                  </w:rPrChange>
                </w:rPr>
                <w:delText>Alias</w:delText>
              </w:r>
              <w:r w:rsidDel="00531916">
                <w:rPr>
                  <w:noProof/>
                  <w:webHidden/>
                </w:rPr>
                <w:tab/>
                <w:delText>20</w:delText>
              </w:r>
            </w:del>
          </w:ins>
        </w:p>
        <w:p w14:paraId="58A9ACFC" w14:textId="77777777" w:rsidR="00FE568F" w:rsidDel="00531916" w:rsidRDefault="00FE568F">
          <w:pPr>
            <w:pStyle w:val="TOC2"/>
            <w:tabs>
              <w:tab w:val="left" w:pos="880"/>
              <w:tab w:val="right" w:leader="dot" w:pos="9350"/>
            </w:tabs>
            <w:rPr>
              <w:ins w:id="420" w:author="SG" w:date="2024-09-18T17:06:00Z"/>
              <w:del w:id="421" w:author="Korisnik" w:date="2024-09-19T20:51:00Z"/>
              <w:rFonts w:eastAsiaTheme="minorEastAsia"/>
              <w:noProof/>
            </w:rPr>
          </w:pPr>
          <w:ins w:id="422" w:author="SG" w:date="2024-09-18T17:06:00Z">
            <w:del w:id="423" w:author="Korisnik" w:date="2024-09-19T20:51:00Z">
              <w:r w:rsidRPr="00531916" w:rsidDel="00531916">
                <w:rPr>
                  <w:rStyle w:val="Hyperlink"/>
                  <w:noProof/>
                  <w:lang w:val="sr-Latn-RS"/>
                  <w:rPrChange w:id="424" w:author="Korisnik" w:date="2024-09-19T20:51:00Z">
                    <w:rPr>
                      <w:rStyle w:val="Hyperlink"/>
                      <w:noProof/>
                      <w:lang w:val="sr-Latn-RS"/>
                    </w:rPr>
                  </w:rPrChange>
                </w:rPr>
                <w:delText>4.3</w:delText>
              </w:r>
              <w:r w:rsidDel="00531916">
                <w:rPr>
                  <w:rFonts w:eastAsiaTheme="minorEastAsia"/>
                  <w:noProof/>
                </w:rPr>
                <w:tab/>
              </w:r>
              <w:r w:rsidRPr="00531916" w:rsidDel="00531916">
                <w:rPr>
                  <w:rStyle w:val="Hyperlink"/>
                  <w:noProof/>
                  <w:lang w:val="sr-Latn-RS"/>
                  <w:rPrChange w:id="425" w:author="Korisnik" w:date="2024-09-19T20:51:00Z">
                    <w:rPr>
                      <w:rStyle w:val="Hyperlink"/>
                      <w:noProof/>
                      <w:lang w:val="sr-Latn-RS"/>
                    </w:rPr>
                  </w:rPrChange>
                </w:rPr>
                <w:delText xml:space="preserve">Način rada </w:delText>
              </w:r>
              <w:r w:rsidRPr="00531916" w:rsidDel="00531916">
                <w:rPr>
                  <w:rStyle w:val="Hyperlink"/>
                  <w:i/>
                  <w:noProof/>
                  <w:lang w:val="sr-Latn-RS"/>
                  <w:rPrChange w:id="426" w:author="Korisnik" w:date="2024-09-19T20:51:00Z">
                    <w:rPr>
                      <w:rStyle w:val="Hyperlink"/>
                      <w:i/>
                      <w:noProof/>
                      <w:lang w:val="sr-Latn-RS"/>
                    </w:rPr>
                  </w:rPrChange>
                </w:rPr>
                <w:delText>Elasticsearch</w:delText>
              </w:r>
              <w:r w:rsidRPr="00531916" w:rsidDel="00531916">
                <w:rPr>
                  <w:rStyle w:val="Hyperlink"/>
                  <w:noProof/>
                  <w:lang w:val="sr-Latn-RS"/>
                  <w:rPrChange w:id="427" w:author="Korisnik" w:date="2024-09-19T20:51:00Z">
                    <w:rPr>
                      <w:rStyle w:val="Hyperlink"/>
                      <w:noProof/>
                      <w:lang w:val="sr-Latn-RS"/>
                    </w:rPr>
                  </w:rPrChange>
                </w:rPr>
                <w:delText xml:space="preserve"> mehanizma pretrage</w:delText>
              </w:r>
              <w:r w:rsidDel="00531916">
                <w:rPr>
                  <w:noProof/>
                  <w:webHidden/>
                </w:rPr>
                <w:tab/>
                <w:delText>20</w:delText>
              </w:r>
            </w:del>
          </w:ins>
        </w:p>
        <w:p w14:paraId="005E36EA" w14:textId="77777777" w:rsidR="00FE568F" w:rsidDel="00531916" w:rsidRDefault="00FE568F">
          <w:pPr>
            <w:pStyle w:val="TOC3"/>
            <w:tabs>
              <w:tab w:val="right" w:leader="dot" w:pos="9350"/>
            </w:tabs>
            <w:rPr>
              <w:ins w:id="428" w:author="SG" w:date="2024-09-18T17:06:00Z"/>
              <w:del w:id="429" w:author="Korisnik" w:date="2024-09-19T20:51:00Z"/>
              <w:rFonts w:eastAsiaTheme="minorEastAsia"/>
              <w:noProof/>
            </w:rPr>
          </w:pPr>
          <w:ins w:id="430" w:author="SG" w:date="2024-09-18T17:06:00Z">
            <w:del w:id="431" w:author="Korisnik" w:date="2024-09-19T20:51:00Z">
              <w:r w:rsidRPr="00531916" w:rsidDel="00531916">
                <w:rPr>
                  <w:rStyle w:val="Hyperlink"/>
                  <w:i/>
                  <w:noProof/>
                  <w:rPrChange w:id="432" w:author="Korisnik" w:date="2024-09-19T20:51:00Z">
                    <w:rPr>
                      <w:rStyle w:val="Hyperlink"/>
                      <w:i/>
                      <w:noProof/>
                    </w:rPr>
                  </w:rPrChange>
                </w:rPr>
                <w:delText>Text analysis</w:delText>
              </w:r>
              <w:r w:rsidDel="00531916">
                <w:rPr>
                  <w:noProof/>
                  <w:webHidden/>
                </w:rPr>
                <w:tab/>
                <w:delText>22</w:delText>
              </w:r>
            </w:del>
          </w:ins>
        </w:p>
        <w:p w14:paraId="396D60B0" w14:textId="77777777" w:rsidR="00FE568F" w:rsidDel="00531916" w:rsidRDefault="00FE568F">
          <w:pPr>
            <w:pStyle w:val="TOC3"/>
            <w:tabs>
              <w:tab w:val="right" w:leader="dot" w:pos="9350"/>
            </w:tabs>
            <w:rPr>
              <w:ins w:id="433" w:author="SG" w:date="2024-09-18T17:06:00Z"/>
              <w:del w:id="434" w:author="Korisnik" w:date="2024-09-19T20:51:00Z"/>
              <w:rFonts w:eastAsiaTheme="minorEastAsia"/>
              <w:noProof/>
            </w:rPr>
          </w:pPr>
          <w:ins w:id="435" w:author="SG" w:date="2024-09-18T17:06:00Z">
            <w:del w:id="436" w:author="Korisnik" w:date="2024-09-19T20:51:00Z">
              <w:r w:rsidRPr="00531916" w:rsidDel="00531916">
                <w:rPr>
                  <w:rStyle w:val="Hyperlink"/>
                  <w:i/>
                  <w:noProof/>
                  <w:rPrChange w:id="437" w:author="Korisnik" w:date="2024-09-19T20:51:00Z">
                    <w:rPr>
                      <w:rStyle w:val="Hyperlink"/>
                      <w:i/>
                      <w:noProof/>
                    </w:rPr>
                  </w:rPrChange>
                </w:rPr>
                <w:delText>Stemming</w:delText>
              </w:r>
              <w:r w:rsidDel="00531916">
                <w:rPr>
                  <w:noProof/>
                  <w:webHidden/>
                </w:rPr>
                <w:tab/>
                <w:delText>23</w:delText>
              </w:r>
            </w:del>
          </w:ins>
        </w:p>
        <w:p w14:paraId="342303D3" w14:textId="77777777" w:rsidR="00FE568F" w:rsidDel="00531916" w:rsidRDefault="00FE568F">
          <w:pPr>
            <w:pStyle w:val="TOC3"/>
            <w:tabs>
              <w:tab w:val="right" w:leader="dot" w:pos="9350"/>
            </w:tabs>
            <w:rPr>
              <w:ins w:id="438" w:author="SG" w:date="2024-09-18T17:06:00Z"/>
              <w:del w:id="439" w:author="Korisnik" w:date="2024-09-19T20:51:00Z"/>
              <w:rFonts w:eastAsiaTheme="minorEastAsia"/>
              <w:noProof/>
            </w:rPr>
          </w:pPr>
          <w:ins w:id="440" w:author="SG" w:date="2024-09-18T17:06:00Z">
            <w:del w:id="441" w:author="Korisnik" w:date="2024-09-19T20:51:00Z">
              <w:r w:rsidRPr="00531916" w:rsidDel="00531916">
                <w:rPr>
                  <w:rStyle w:val="Hyperlink"/>
                  <w:i/>
                  <w:noProof/>
                  <w:lang w:val="sr-Latn-RS"/>
                  <w:rPrChange w:id="442" w:author="Korisnik" w:date="2024-09-19T20:51:00Z">
                    <w:rPr>
                      <w:rStyle w:val="Hyperlink"/>
                      <w:i/>
                      <w:noProof/>
                      <w:lang w:val="sr-Latn-RS"/>
                    </w:rPr>
                  </w:rPrChange>
                </w:rPr>
                <w:delText>Stop words</w:delText>
              </w:r>
              <w:r w:rsidDel="00531916">
                <w:rPr>
                  <w:noProof/>
                  <w:webHidden/>
                </w:rPr>
                <w:tab/>
                <w:delText>24</w:delText>
              </w:r>
            </w:del>
          </w:ins>
        </w:p>
        <w:p w14:paraId="3E568D3E" w14:textId="77777777" w:rsidR="00FE568F" w:rsidDel="00531916" w:rsidRDefault="00FE568F">
          <w:pPr>
            <w:pStyle w:val="TOC3"/>
            <w:tabs>
              <w:tab w:val="right" w:leader="dot" w:pos="9350"/>
            </w:tabs>
            <w:rPr>
              <w:ins w:id="443" w:author="SG" w:date="2024-09-18T17:06:00Z"/>
              <w:del w:id="444" w:author="Korisnik" w:date="2024-09-19T20:51:00Z"/>
              <w:rFonts w:eastAsiaTheme="minorEastAsia"/>
              <w:noProof/>
            </w:rPr>
          </w:pPr>
          <w:ins w:id="445" w:author="SG" w:date="2024-09-18T17:06:00Z">
            <w:del w:id="446" w:author="Korisnik" w:date="2024-09-19T20:51:00Z">
              <w:r w:rsidRPr="00531916" w:rsidDel="00531916">
                <w:rPr>
                  <w:rStyle w:val="Hyperlink"/>
                  <w:i/>
                  <w:noProof/>
                  <w:rPrChange w:id="447" w:author="Korisnik" w:date="2024-09-19T20:51:00Z">
                    <w:rPr>
                      <w:rStyle w:val="Hyperlink"/>
                      <w:i/>
                      <w:noProof/>
                    </w:rPr>
                  </w:rPrChange>
                </w:rPr>
                <w:delText>Synonyms</w:delText>
              </w:r>
              <w:r w:rsidDel="00531916">
                <w:rPr>
                  <w:noProof/>
                  <w:webHidden/>
                </w:rPr>
                <w:tab/>
                <w:delText>24</w:delText>
              </w:r>
            </w:del>
          </w:ins>
        </w:p>
        <w:p w14:paraId="19756A54" w14:textId="77777777" w:rsidR="00FE568F" w:rsidDel="00531916" w:rsidRDefault="00FE568F">
          <w:pPr>
            <w:pStyle w:val="TOC3"/>
            <w:tabs>
              <w:tab w:val="right" w:leader="dot" w:pos="9350"/>
            </w:tabs>
            <w:rPr>
              <w:ins w:id="448" w:author="SG" w:date="2024-09-18T17:06:00Z"/>
              <w:del w:id="449" w:author="Korisnik" w:date="2024-09-19T20:51:00Z"/>
              <w:rFonts w:eastAsiaTheme="minorEastAsia"/>
              <w:noProof/>
            </w:rPr>
          </w:pPr>
          <w:ins w:id="450" w:author="SG" w:date="2024-09-18T17:06:00Z">
            <w:del w:id="451" w:author="Korisnik" w:date="2024-09-19T20:51:00Z">
              <w:r w:rsidRPr="00531916" w:rsidDel="00531916">
                <w:rPr>
                  <w:rStyle w:val="Hyperlink"/>
                  <w:i/>
                  <w:noProof/>
                  <w:rPrChange w:id="452" w:author="Korisnik" w:date="2024-09-19T20:51:00Z">
                    <w:rPr>
                      <w:rStyle w:val="Hyperlink"/>
                      <w:i/>
                      <w:noProof/>
                    </w:rPr>
                  </w:rPrChange>
                </w:rPr>
                <w:delText>Scoring mehanizam</w:delText>
              </w:r>
              <w:r w:rsidDel="00531916">
                <w:rPr>
                  <w:noProof/>
                  <w:webHidden/>
                </w:rPr>
                <w:tab/>
                <w:delText>24</w:delText>
              </w:r>
            </w:del>
          </w:ins>
        </w:p>
        <w:p w14:paraId="487CD415" w14:textId="77777777" w:rsidR="00FE568F" w:rsidDel="00531916" w:rsidRDefault="00FE568F">
          <w:pPr>
            <w:pStyle w:val="TOC3"/>
            <w:tabs>
              <w:tab w:val="right" w:leader="dot" w:pos="9350"/>
            </w:tabs>
            <w:rPr>
              <w:ins w:id="453" w:author="SG" w:date="2024-09-18T17:06:00Z"/>
              <w:del w:id="454" w:author="Korisnik" w:date="2024-09-19T20:51:00Z"/>
              <w:rFonts w:eastAsiaTheme="minorEastAsia"/>
              <w:noProof/>
            </w:rPr>
          </w:pPr>
          <w:ins w:id="455" w:author="SG" w:date="2024-09-18T17:06:00Z">
            <w:del w:id="456" w:author="Korisnik" w:date="2024-09-19T20:51:00Z">
              <w:r w:rsidRPr="00531916" w:rsidDel="00531916">
                <w:rPr>
                  <w:rStyle w:val="Hyperlink"/>
                  <w:i/>
                  <w:noProof/>
                  <w:rPrChange w:id="457" w:author="Korisnik" w:date="2024-09-19T20:51:00Z">
                    <w:rPr>
                      <w:rStyle w:val="Hyperlink"/>
                      <w:i/>
                      <w:noProof/>
                    </w:rPr>
                  </w:rPrChange>
                </w:rPr>
                <w:delText>Fuzzy search</w:delText>
              </w:r>
              <w:r w:rsidDel="00531916">
                <w:rPr>
                  <w:noProof/>
                  <w:webHidden/>
                </w:rPr>
                <w:tab/>
                <w:delText>26</w:delText>
              </w:r>
            </w:del>
          </w:ins>
        </w:p>
        <w:p w14:paraId="77E112FA" w14:textId="77777777" w:rsidR="00FE568F" w:rsidDel="00531916" w:rsidRDefault="00FE568F">
          <w:pPr>
            <w:pStyle w:val="TOC1"/>
            <w:tabs>
              <w:tab w:val="left" w:pos="440"/>
              <w:tab w:val="right" w:leader="dot" w:pos="9350"/>
            </w:tabs>
            <w:rPr>
              <w:ins w:id="458" w:author="SG" w:date="2024-09-18T17:06:00Z"/>
              <w:del w:id="459" w:author="Korisnik" w:date="2024-09-19T20:51:00Z"/>
              <w:rFonts w:eastAsiaTheme="minorEastAsia"/>
              <w:noProof/>
            </w:rPr>
          </w:pPr>
          <w:ins w:id="460" w:author="SG" w:date="2024-09-18T17:06:00Z">
            <w:del w:id="461" w:author="Korisnik" w:date="2024-09-19T20:51:00Z">
              <w:r w:rsidRPr="00531916" w:rsidDel="00531916">
                <w:rPr>
                  <w:rStyle w:val="Hyperlink"/>
                  <w:i/>
                  <w:noProof/>
                  <w:lang w:val="sr-Latn-RS"/>
                  <w:rPrChange w:id="462" w:author="Korisnik" w:date="2024-09-19T20:51:00Z">
                    <w:rPr>
                      <w:rStyle w:val="Hyperlink"/>
                      <w:i/>
                      <w:noProof/>
                      <w:lang w:val="sr-Latn-RS"/>
                    </w:rPr>
                  </w:rPrChange>
                </w:rPr>
                <w:delText>5.</w:delText>
              </w:r>
              <w:r w:rsidDel="00531916">
                <w:rPr>
                  <w:rFonts w:eastAsiaTheme="minorEastAsia"/>
                  <w:noProof/>
                </w:rPr>
                <w:tab/>
              </w:r>
              <w:r w:rsidRPr="00531916" w:rsidDel="00531916">
                <w:rPr>
                  <w:rStyle w:val="Hyperlink"/>
                  <w:i/>
                  <w:noProof/>
                  <w:lang w:val="sr-Latn-RS"/>
                  <w:rPrChange w:id="463" w:author="Korisnik" w:date="2024-09-19T20:51:00Z">
                    <w:rPr>
                      <w:rStyle w:val="Hyperlink"/>
                      <w:i/>
                      <w:noProof/>
                      <w:lang w:val="sr-Latn-RS"/>
                    </w:rPr>
                  </w:rPrChange>
                </w:rPr>
                <w:delText>DebugIt</w:delText>
              </w:r>
              <w:r w:rsidDel="00531916">
                <w:rPr>
                  <w:noProof/>
                  <w:webHidden/>
                </w:rPr>
                <w:tab/>
                <w:delText>28</w:delText>
              </w:r>
            </w:del>
          </w:ins>
        </w:p>
        <w:p w14:paraId="10A1E980" w14:textId="77777777" w:rsidR="00FE568F" w:rsidDel="00531916" w:rsidRDefault="00FE568F">
          <w:pPr>
            <w:pStyle w:val="TOC2"/>
            <w:tabs>
              <w:tab w:val="left" w:pos="880"/>
              <w:tab w:val="right" w:leader="dot" w:pos="9350"/>
            </w:tabs>
            <w:rPr>
              <w:ins w:id="464" w:author="SG" w:date="2024-09-18T17:06:00Z"/>
              <w:del w:id="465" w:author="Korisnik" w:date="2024-09-19T20:51:00Z"/>
              <w:rFonts w:eastAsiaTheme="minorEastAsia"/>
              <w:noProof/>
            </w:rPr>
          </w:pPr>
          <w:ins w:id="466" w:author="SG" w:date="2024-09-18T17:06:00Z">
            <w:del w:id="467" w:author="Korisnik" w:date="2024-09-19T20:51:00Z">
              <w:r w:rsidRPr="00531916" w:rsidDel="00531916">
                <w:rPr>
                  <w:rStyle w:val="Hyperlink"/>
                  <w:noProof/>
                  <w:lang w:val="sr-Latn-RS"/>
                  <w:rPrChange w:id="468" w:author="Korisnik" w:date="2024-09-19T20:51:00Z">
                    <w:rPr>
                      <w:rStyle w:val="Hyperlink"/>
                      <w:noProof/>
                      <w:lang w:val="sr-Latn-RS"/>
                    </w:rPr>
                  </w:rPrChange>
                </w:rPr>
                <w:delText>5.1</w:delText>
              </w:r>
              <w:r w:rsidDel="00531916">
                <w:rPr>
                  <w:rFonts w:eastAsiaTheme="minorEastAsia"/>
                  <w:noProof/>
                </w:rPr>
                <w:tab/>
              </w:r>
              <w:r w:rsidRPr="00531916" w:rsidDel="00531916">
                <w:rPr>
                  <w:rStyle w:val="Hyperlink"/>
                  <w:noProof/>
                  <w:lang w:val="sr-Latn-RS"/>
                  <w:rPrChange w:id="469" w:author="Korisnik" w:date="2024-09-19T20:51:00Z">
                    <w:rPr>
                      <w:rStyle w:val="Hyperlink"/>
                      <w:noProof/>
                      <w:lang w:val="sr-Latn-RS"/>
                    </w:rPr>
                  </w:rPrChange>
                </w:rPr>
                <w:delText>Korišćene tehnologije</w:delText>
              </w:r>
              <w:r w:rsidDel="00531916">
                <w:rPr>
                  <w:noProof/>
                  <w:webHidden/>
                </w:rPr>
                <w:tab/>
                <w:delText>28</w:delText>
              </w:r>
            </w:del>
          </w:ins>
        </w:p>
        <w:p w14:paraId="2E877D89" w14:textId="77777777" w:rsidR="00FE568F" w:rsidDel="00531916" w:rsidRDefault="00FE568F">
          <w:pPr>
            <w:pStyle w:val="TOC2"/>
            <w:tabs>
              <w:tab w:val="left" w:pos="880"/>
              <w:tab w:val="right" w:leader="dot" w:pos="9350"/>
            </w:tabs>
            <w:rPr>
              <w:ins w:id="470" w:author="SG" w:date="2024-09-18T17:06:00Z"/>
              <w:del w:id="471" w:author="Korisnik" w:date="2024-09-19T20:51:00Z"/>
              <w:rFonts w:eastAsiaTheme="minorEastAsia"/>
              <w:noProof/>
            </w:rPr>
          </w:pPr>
          <w:ins w:id="472" w:author="SG" w:date="2024-09-18T17:06:00Z">
            <w:del w:id="473" w:author="Korisnik" w:date="2024-09-19T20:51:00Z">
              <w:r w:rsidRPr="00531916" w:rsidDel="00531916">
                <w:rPr>
                  <w:rStyle w:val="Hyperlink"/>
                  <w:noProof/>
                  <w:lang w:val="sr-Latn-RS"/>
                  <w:rPrChange w:id="474" w:author="Korisnik" w:date="2024-09-19T20:51:00Z">
                    <w:rPr>
                      <w:rStyle w:val="Hyperlink"/>
                      <w:noProof/>
                      <w:lang w:val="sr-Latn-RS"/>
                    </w:rPr>
                  </w:rPrChange>
                </w:rPr>
                <w:delText>5.2</w:delText>
              </w:r>
              <w:r w:rsidDel="00531916">
                <w:rPr>
                  <w:rFonts w:eastAsiaTheme="minorEastAsia"/>
                  <w:noProof/>
                </w:rPr>
                <w:tab/>
              </w:r>
              <w:r w:rsidRPr="00531916" w:rsidDel="00531916">
                <w:rPr>
                  <w:rStyle w:val="Hyperlink"/>
                  <w:noProof/>
                  <w:lang w:val="sr-Latn-RS"/>
                  <w:rPrChange w:id="475" w:author="Korisnik" w:date="2024-09-19T20:51:00Z">
                    <w:rPr>
                      <w:rStyle w:val="Hyperlink"/>
                      <w:noProof/>
                      <w:lang w:val="sr-Latn-RS"/>
                    </w:rPr>
                  </w:rPrChange>
                </w:rPr>
                <w:delText>Detalji implementacije</w:delText>
              </w:r>
              <w:r w:rsidDel="00531916">
                <w:rPr>
                  <w:noProof/>
                  <w:webHidden/>
                </w:rPr>
                <w:tab/>
                <w:delText>28</w:delText>
              </w:r>
            </w:del>
          </w:ins>
        </w:p>
        <w:p w14:paraId="1EE7C6CA" w14:textId="77777777" w:rsidR="00FE568F" w:rsidDel="00531916" w:rsidRDefault="00FE568F">
          <w:pPr>
            <w:pStyle w:val="TOC3"/>
            <w:tabs>
              <w:tab w:val="right" w:leader="dot" w:pos="9350"/>
            </w:tabs>
            <w:rPr>
              <w:ins w:id="476" w:author="SG" w:date="2024-09-18T17:06:00Z"/>
              <w:del w:id="477" w:author="Korisnik" w:date="2024-09-19T20:51:00Z"/>
              <w:rFonts w:eastAsiaTheme="minorEastAsia"/>
              <w:noProof/>
            </w:rPr>
          </w:pPr>
          <w:ins w:id="478" w:author="SG" w:date="2024-09-18T17:06:00Z">
            <w:del w:id="479" w:author="Korisnik" w:date="2024-09-19T20:51:00Z">
              <w:r w:rsidRPr="00531916" w:rsidDel="00531916">
                <w:rPr>
                  <w:rStyle w:val="Hyperlink"/>
                  <w:noProof/>
                  <w:lang w:val="sr-Latn-RS"/>
                  <w:rPrChange w:id="480" w:author="Korisnik" w:date="2024-09-19T20:51:00Z">
                    <w:rPr>
                      <w:rStyle w:val="Hyperlink"/>
                      <w:noProof/>
                      <w:lang w:val="sr-Latn-RS"/>
                    </w:rPr>
                  </w:rPrChange>
                </w:rPr>
                <w:delText xml:space="preserve">Konfiguracija </w:delText>
              </w:r>
              <w:r w:rsidRPr="00531916" w:rsidDel="00531916">
                <w:rPr>
                  <w:rStyle w:val="Hyperlink"/>
                  <w:i/>
                  <w:noProof/>
                  <w:lang w:val="sr-Latn-RS"/>
                  <w:rPrChange w:id="481" w:author="Korisnik" w:date="2024-09-19T20:51:00Z">
                    <w:rPr>
                      <w:rStyle w:val="Hyperlink"/>
                      <w:i/>
                      <w:noProof/>
                      <w:lang w:val="sr-Latn-RS"/>
                    </w:rPr>
                  </w:rPrChange>
                </w:rPr>
                <w:delText>Elasticsearch</w:delText>
              </w:r>
              <w:r w:rsidRPr="00531916" w:rsidDel="00531916">
                <w:rPr>
                  <w:rStyle w:val="Hyperlink"/>
                  <w:noProof/>
                  <w:lang w:val="sr-Latn-RS"/>
                  <w:rPrChange w:id="482" w:author="Korisnik" w:date="2024-09-19T20:51:00Z">
                    <w:rPr>
                      <w:rStyle w:val="Hyperlink"/>
                      <w:noProof/>
                      <w:lang w:val="sr-Latn-RS"/>
                    </w:rPr>
                  </w:rPrChange>
                </w:rPr>
                <w:delText xml:space="preserve"> mehanizma i </w:delText>
              </w:r>
              <w:r w:rsidRPr="00531916" w:rsidDel="00531916">
                <w:rPr>
                  <w:rStyle w:val="Hyperlink"/>
                  <w:i/>
                  <w:noProof/>
                  <w:lang w:val="sr-Latn-RS"/>
                  <w:rPrChange w:id="483" w:author="Korisnik" w:date="2024-09-19T20:51:00Z">
                    <w:rPr>
                      <w:rStyle w:val="Hyperlink"/>
                      <w:i/>
                      <w:noProof/>
                      <w:lang w:val="sr-Latn-RS"/>
                    </w:rPr>
                  </w:rPrChange>
                </w:rPr>
                <w:delText>index</w:delText>
              </w:r>
              <w:r w:rsidRPr="00531916" w:rsidDel="00531916">
                <w:rPr>
                  <w:rStyle w:val="Hyperlink"/>
                  <w:noProof/>
                  <w:lang w:val="sr-Latn-RS"/>
                  <w:rPrChange w:id="484" w:author="Korisnik" w:date="2024-09-19T20:51:00Z">
                    <w:rPr>
                      <w:rStyle w:val="Hyperlink"/>
                      <w:noProof/>
                      <w:lang w:val="sr-Latn-RS"/>
                    </w:rPr>
                  </w:rPrChange>
                </w:rPr>
                <w:delText xml:space="preserve"> komponenti</w:delText>
              </w:r>
              <w:r w:rsidDel="00531916">
                <w:rPr>
                  <w:noProof/>
                  <w:webHidden/>
                </w:rPr>
                <w:tab/>
                <w:delText>28</w:delText>
              </w:r>
            </w:del>
          </w:ins>
        </w:p>
        <w:p w14:paraId="3CC1FAF1" w14:textId="77777777" w:rsidR="00FE568F" w:rsidDel="00531916" w:rsidRDefault="00FE568F">
          <w:pPr>
            <w:pStyle w:val="TOC3"/>
            <w:tabs>
              <w:tab w:val="right" w:leader="dot" w:pos="9350"/>
            </w:tabs>
            <w:rPr>
              <w:ins w:id="485" w:author="SG" w:date="2024-09-18T17:06:00Z"/>
              <w:del w:id="486" w:author="Korisnik" w:date="2024-09-19T20:51:00Z"/>
              <w:rFonts w:eastAsiaTheme="minorEastAsia"/>
              <w:noProof/>
            </w:rPr>
          </w:pPr>
          <w:ins w:id="487" w:author="SG" w:date="2024-09-18T17:06:00Z">
            <w:del w:id="488" w:author="Korisnik" w:date="2024-09-19T20:51:00Z">
              <w:r w:rsidRPr="00531916" w:rsidDel="00531916">
                <w:rPr>
                  <w:rStyle w:val="Hyperlink"/>
                  <w:noProof/>
                  <w:lang w:val="sr-Latn-RS"/>
                  <w:rPrChange w:id="489" w:author="Korisnik" w:date="2024-09-19T20:51:00Z">
                    <w:rPr>
                      <w:rStyle w:val="Hyperlink"/>
                      <w:noProof/>
                      <w:lang w:val="sr-Latn-RS"/>
                    </w:rPr>
                  </w:rPrChange>
                </w:rPr>
                <w:delText xml:space="preserve">Implementacija </w:delText>
              </w:r>
              <w:r w:rsidRPr="00531916" w:rsidDel="00531916">
                <w:rPr>
                  <w:rStyle w:val="Hyperlink"/>
                  <w:i/>
                  <w:noProof/>
                  <w:lang w:val="sr-Latn-RS"/>
                  <w:rPrChange w:id="490" w:author="Korisnik" w:date="2024-09-19T20:51:00Z">
                    <w:rPr>
                      <w:rStyle w:val="Hyperlink"/>
                      <w:i/>
                      <w:noProof/>
                      <w:lang w:val="sr-Latn-RS"/>
                    </w:rPr>
                  </w:rPrChange>
                </w:rPr>
                <w:delText>CRUD</w:delText>
              </w:r>
              <w:r w:rsidRPr="00531916" w:rsidDel="00531916">
                <w:rPr>
                  <w:rStyle w:val="Hyperlink"/>
                  <w:noProof/>
                  <w:lang w:val="sr-Latn-RS"/>
                  <w:rPrChange w:id="491" w:author="Korisnik" w:date="2024-09-19T20:51:00Z">
                    <w:rPr>
                      <w:rStyle w:val="Hyperlink"/>
                      <w:noProof/>
                      <w:lang w:val="sr-Latn-RS"/>
                    </w:rPr>
                  </w:rPrChange>
                </w:rPr>
                <w:delText xml:space="preserve"> metoda</w:delText>
              </w:r>
              <w:r w:rsidDel="00531916">
                <w:rPr>
                  <w:noProof/>
                  <w:webHidden/>
                </w:rPr>
                <w:tab/>
                <w:delText>31</w:delText>
              </w:r>
            </w:del>
          </w:ins>
        </w:p>
        <w:p w14:paraId="78C4B4EE" w14:textId="77777777" w:rsidR="00FE568F" w:rsidDel="00531916" w:rsidRDefault="00FE568F">
          <w:pPr>
            <w:pStyle w:val="TOC3"/>
            <w:tabs>
              <w:tab w:val="right" w:leader="dot" w:pos="9350"/>
            </w:tabs>
            <w:rPr>
              <w:ins w:id="492" w:author="SG" w:date="2024-09-18T17:06:00Z"/>
              <w:del w:id="493" w:author="Korisnik" w:date="2024-09-19T20:51:00Z"/>
              <w:rFonts w:eastAsiaTheme="minorEastAsia"/>
              <w:noProof/>
            </w:rPr>
          </w:pPr>
          <w:ins w:id="494" w:author="SG" w:date="2024-09-18T17:06:00Z">
            <w:del w:id="495" w:author="Korisnik" w:date="2024-09-19T20:51:00Z">
              <w:r w:rsidRPr="00531916" w:rsidDel="00531916">
                <w:rPr>
                  <w:rStyle w:val="Hyperlink"/>
                  <w:noProof/>
                  <w:lang w:val="sr-Latn-RS"/>
                  <w:rPrChange w:id="496" w:author="Korisnik" w:date="2024-09-19T20:51:00Z">
                    <w:rPr>
                      <w:rStyle w:val="Hyperlink"/>
                      <w:noProof/>
                      <w:lang w:val="sr-Latn-RS"/>
                    </w:rPr>
                  </w:rPrChange>
                </w:rPr>
                <w:delText>Implementacija pretrage</w:delText>
              </w:r>
              <w:r w:rsidDel="00531916">
                <w:rPr>
                  <w:noProof/>
                  <w:webHidden/>
                </w:rPr>
                <w:tab/>
                <w:delText>32</w:delText>
              </w:r>
            </w:del>
          </w:ins>
        </w:p>
        <w:p w14:paraId="2D5E164F" w14:textId="77777777" w:rsidR="00FE568F" w:rsidDel="00531916" w:rsidRDefault="00FE568F">
          <w:pPr>
            <w:pStyle w:val="TOC3"/>
            <w:tabs>
              <w:tab w:val="right" w:leader="dot" w:pos="9350"/>
            </w:tabs>
            <w:rPr>
              <w:ins w:id="497" w:author="SG" w:date="2024-09-18T17:06:00Z"/>
              <w:del w:id="498" w:author="Korisnik" w:date="2024-09-19T20:51:00Z"/>
              <w:rFonts w:eastAsiaTheme="minorEastAsia"/>
              <w:noProof/>
            </w:rPr>
          </w:pPr>
          <w:ins w:id="499" w:author="SG" w:date="2024-09-18T17:06:00Z">
            <w:del w:id="500" w:author="Korisnik" w:date="2024-09-19T20:51:00Z">
              <w:r w:rsidRPr="00531916" w:rsidDel="00531916">
                <w:rPr>
                  <w:rStyle w:val="Hyperlink"/>
                  <w:noProof/>
                  <w:lang w:val="sr-Latn-RS"/>
                  <w:rPrChange w:id="501" w:author="Korisnik" w:date="2024-09-19T20:51:00Z">
                    <w:rPr>
                      <w:rStyle w:val="Hyperlink"/>
                      <w:noProof/>
                      <w:lang w:val="sr-Latn-RS"/>
                    </w:rPr>
                  </w:rPrChange>
                </w:rPr>
                <w:delText>Primeri korisničkog interfejsa</w:delText>
              </w:r>
              <w:r w:rsidDel="00531916">
                <w:rPr>
                  <w:noProof/>
                  <w:webHidden/>
                </w:rPr>
                <w:tab/>
                <w:delText>33</w:delText>
              </w:r>
            </w:del>
          </w:ins>
        </w:p>
        <w:p w14:paraId="0D8A9451" w14:textId="77777777" w:rsidR="00FE568F" w:rsidDel="00531916" w:rsidRDefault="00FE568F">
          <w:pPr>
            <w:pStyle w:val="TOC2"/>
            <w:tabs>
              <w:tab w:val="left" w:pos="880"/>
              <w:tab w:val="right" w:leader="dot" w:pos="9350"/>
            </w:tabs>
            <w:rPr>
              <w:ins w:id="502" w:author="SG" w:date="2024-09-18T17:06:00Z"/>
              <w:del w:id="503" w:author="Korisnik" w:date="2024-09-19T20:51:00Z"/>
              <w:rFonts w:eastAsiaTheme="minorEastAsia"/>
              <w:noProof/>
            </w:rPr>
          </w:pPr>
          <w:ins w:id="504" w:author="SG" w:date="2024-09-18T17:06:00Z">
            <w:del w:id="505" w:author="Korisnik" w:date="2024-09-19T20:51:00Z">
              <w:r w:rsidRPr="00531916" w:rsidDel="00531916">
                <w:rPr>
                  <w:rStyle w:val="Hyperlink"/>
                  <w:noProof/>
                  <w:rPrChange w:id="506" w:author="Korisnik" w:date="2024-09-19T20:51:00Z">
                    <w:rPr>
                      <w:rStyle w:val="Hyperlink"/>
                      <w:noProof/>
                    </w:rPr>
                  </w:rPrChange>
                </w:rPr>
                <w:delText>5.3</w:delText>
              </w:r>
              <w:r w:rsidDel="00531916">
                <w:rPr>
                  <w:rFonts w:eastAsiaTheme="minorEastAsia"/>
                  <w:noProof/>
                </w:rPr>
                <w:tab/>
              </w:r>
              <w:r w:rsidRPr="00531916" w:rsidDel="00531916">
                <w:rPr>
                  <w:rStyle w:val="Hyperlink"/>
                  <w:noProof/>
                  <w:rPrChange w:id="507" w:author="Korisnik" w:date="2024-09-19T20:51:00Z">
                    <w:rPr>
                      <w:rStyle w:val="Hyperlink"/>
                      <w:noProof/>
                    </w:rPr>
                  </w:rPrChange>
                </w:rPr>
                <w:delText>Izazovi u realizaciji</w:delText>
              </w:r>
              <w:r w:rsidDel="00531916">
                <w:rPr>
                  <w:noProof/>
                  <w:webHidden/>
                </w:rPr>
                <w:tab/>
                <w:delText>36</w:delText>
              </w:r>
            </w:del>
          </w:ins>
        </w:p>
        <w:p w14:paraId="1868A312" w14:textId="77777777" w:rsidR="00FE568F" w:rsidDel="00531916" w:rsidRDefault="00FE568F">
          <w:pPr>
            <w:pStyle w:val="TOC2"/>
            <w:tabs>
              <w:tab w:val="left" w:pos="880"/>
              <w:tab w:val="right" w:leader="dot" w:pos="9350"/>
            </w:tabs>
            <w:rPr>
              <w:ins w:id="508" w:author="SG" w:date="2024-09-18T17:06:00Z"/>
              <w:del w:id="509" w:author="Korisnik" w:date="2024-09-19T20:51:00Z"/>
              <w:rFonts w:eastAsiaTheme="minorEastAsia"/>
              <w:noProof/>
            </w:rPr>
          </w:pPr>
          <w:ins w:id="510" w:author="SG" w:date="2024-09-18T17:06:00Z">
            <w:del w:id="511" w:author="Korisnik" w:date="2024-09-19T20:51:00Z">
              <w:r w:rsidRPr="00531916" w:rsidDel="00531916">
                <w:rPr>
                  <w:rStyle w:val="Hyperlink"/>
                  <w:noProof/>
                  <w:lang w:val="sr-Latn-RS"/>
                  <w:rPrChange w:id="512" w:author="Korisnik" w:date="2024-09-19T20:51:00Z">
                    <w:rPr>
                      <w:rStyle w:val="Hyperlink"/>
                      <w:noProof/>
                      <w:lang w:val="sr-Latn-RS"/>
                    </w:rPr>
                  </w:rPrChange>
                </w:rPr>
                <w:delText>5.4</w:delText>
              </w:r>
              <w:r w:rsidDel="00531916">
                <w:rPr>
                  <w:rFonts w:eastAsiaTheme="minorEastAsia"/>
                  <w:noProof/>
                </w:rPr>
                <w:tab/>
              </w:r>
              <w:r w:rsidRPr="00531916" w:rsidDel="00531916">
                <w:rPr>
                  <w:rStyle w:val="Hyperlink"/>
                  <w:noProof/>
                  <w:lang w:val="sr-Latn-RS"/>
                  <w:rPrChange w:id="513" w:author="Korisnik" w:date="2024-09-19T20:51:00Z">
                    <w:rPr>
                      <w:rStyle w:val="Hyperlink"/>
                      <w:noProof/>
                      <w:lang w:val="sr-Latn-RS"/>
                    </w:rPr>
                  </w:rPrChange>
                </w:rPr>
                <w:delText>Potencijalna unapređenja</w:delText>
              </w:r>
              <w:r w:rsidDel="00531916">
                <w:rPr>
                  <w:noProof/>
                  <w:webHidden/>
                </w:rPr>
                <w:tab/>
                <w:delText>37</w:delText>
              </w:r>
            </w:del>
          </w:ins>
        </w:p>
        <w:p w14:paraId="0144B37F" w14:textId="77777777" w:rsidR="00FE568F" w:rsidDel="00531916" w:rsidRDefault="00FE568F">
          <w:pPr>
            <w:pStyle w:val="TOC1"/>
            <w:tabs>
              <w:tab w:val="left" w:pos="440"/>
              <w:tab w:val="right" w:leader="dot" w:pos="9350"/>
            </w:tabs>
            <w:rPr>
              <w:ins w:id="514" w:author="SG" w:date="2024-09-18T17:06:00Z"/>
              <w:del w:id="515" w:author="Korisnik" w:date="2024-09-19T20:51:00Z"/>
              <w:rFonts w:eastAsiaTheme="minorEastAsia"/>
              <w:noProof/>
            </w:rPr>
          </w:pPr>
          <w:ins w:id="516" w:author="SG" w:date="2024-09-18T17:06:00Z">
            <w:del w:id="517" w:author="Korisnik" w:date="2024-09-19T20:51:00Z">
              <w:r w:rsidRPr="00531916" w:rsidDel="00531916">
                <w:rPr>
                  <w:rStyle w:val="Hyperlink"/>
                  <w:noProof/>
                  <w:lang w:val="sr-Latn-RS"/>
                  <w:rPrChange w:id="518" w:author="Korisnik" w:date="2024-09-19T20:51:00Z">
                    <w:rPr>
                      <w:rStyle w:val="Hyperlink"/>
                      <w:noProof/>
                      <w:lang w:val="sr-Latn-RS"/>
                    </w:rPr>
                  </w:rPrChange>
                </w:rPr>
                <w:delText>6.</w:delText>
              </w:r>
              <w:r w:rsidDel="00531916">
                <w:rPr>
                  <w:rFonts w:eastAsiaTheme="minorEastAsia"/>
                  <w:noProof/>
                </w:rPr>
                <w:tab/>
              </w:r>
              <w:r w:rsidRPr="00531916" w:rsidDel="00531916">
                <w:rPr>
                  <w:rStyle w:val="Hyperlink"/>
                  <w:noProof/>
                  <w:lang w:val="sr-Latn-RS"/>
                  <w:rPrChange w:id="519" w:author="Korisnik" w:date="2024-09-19T20:51:00Z">
                    <w:rPr>
                      <w:rStyle w:val="Hyperlink"/>
                      <w:noProof/>
                      <w:lang w:val="sr-Latn-RS"/>
                    </w:rPr>
                  </w:rPrChange>
                </w:rPr>
                <w:delText>Zaključak</w:delText>
              </w:r>
              <w:r w:rsidDel="00531916">
                <w:rPr>
                  <w:noProof/>
                  <w:webHidden/>
                </w:rPr>
                <w:tab/>
                <w:delText>38</w:delText>
              </w:r>
            </w:del>
          </w:ins>
        </w:p>
        <w:p w14:paraId="43A6CD54" w14:textId="77777777" w:rsidR="00FE568F" w:rsidDel="00531916" w:rsidRDefault="00FE568F">
          <w:pPr>
            <w:pStyle w:val="TOC1"/>
            <w:tabs>
              <w:tab w:val="right" w:leader="dot" w:pos="9350"/>
            </w:tabs>
            <w:rPr>
              <w:ins w:id="520" w:author="SG" w:date="2024-09-18T17:06:00Z"/>
              <w:del w:id="521" w:author="Korisnik" w:date="2024-09-19T20:51:00Z"/>
              <w:rFonts w:eastAsiaTheme="minorEastAsia"/>
              <w:noProof/>
            </w:rPr>
          </w:pPr>
          <w:ins w:id="522" w:author="SG" w:date="2024-09-18T17:06:00Z">
            <w:del w:id="523" w:author="Korisnik" w:date="2024-09-19T20:51:00Z">
              <w:r w:rsidRPr="00531916" w:rsidDel="00531916">
                <w:rPr>
                  <w:rStyle w:val="Hyperlink"/>
                  <w:noProof/>
                  <w:lang w:val="sr-Latn-RS"/>
                  <w:rPrChange w:id="524" w:author="Korisnik" w:date="2024-09-19T20:51:00Z">
                    <w:rPr>
                      <w:rStyle w:val="Hyperlink"/>
                      <w:noProof/>
                      <w:lang w:val="sr-Latn-RS"/>
                    </w:rPr>
                  </w:rPrChange>
                </w:rPr>
                <w:delText>Literatura</w:delText>
              </w:r>
              <w:r w:rsidDel="00531916">
                <w:rPr>
                  <w:noProof/>
                  <w:webHidden/>
                </w:rPr>
                <w:tab/>
                <w:delText>39</w:delText>
              </w:r>
            </w:del>
          </w:ins>
        </w:p>
        <w:p w14:paraId="711FE036" w14:textId="77777777" w:rsidR="00FE568F" w:rsidDel="00531916" w:rsidRDefault="00FE568F">
          <w:pPr>
            <w:pStyle w:val="TOC1"/>
            <w:tabs>
              <w:tab w:val="right" w:leader="dot" w:pos="9350"/>
            </w:tabs>
            <w:rPr>
              <w:ins w:id="525" w:author="SG" w:date="2024-09-18T17:06:00Z"/>
              <w:del w:id="526" w:author="Korisnik" w:date="2024-09-19T20:51:00Z"/>
              <w:rFonts w:eastAsiaTheme="minorEastAsia"/>
              <w:noProof/>
            </w:rPr>
          </w:pPr>
          <w:ins w:id="527" w:author="SG" w:date="2024-09-18T17:06:00Z">
            <w:del w:id="528" w:author="Korisnik" w:date="2024-09-19T20:51:00Z">
              <w:r w:rsidRPr="00531916" w:rsidDel="00531916">
                <w:rPr>
                  <w:rStyle w:val="Hyperlink"/>
                  <w:noProof/>
                  <w:lang w:val="sr-Latn-RS"/>
                  <w:rPrChange w:id="529" w:author="Korisnik" w:date="2024-09-19T20:51:00Z">
                    <w:rPr>
                      <w:rStyle w:val="Hyperlink"/>
                      <w:noProof/>
                      <w:lang w:val="sr-Latn-RS"/>
                    </w:rPr>
                  </w:rPrChange>
                </w:rPr>
                <w:delText>Podaci o kandidatu</w:delText>
              </w:r>
              <w:r w:rsidDel="00531916">
                <w:rPr>
                  <w:noProof/>
                  <w:webHidden/>
                </w:rPr>
                <w:tab/>
                <w:delText>42</w:delText>
              </w:r>
            </w:del>
          </w:ins>
        </w:p>
        <w:p w14:paraId="15F525DB" w14:textId="77777777" w:rsidR="00363978" w:rsidDel="00531916" w:rsidRDefault="00363978">
          <w:pPr>
            <w:pStyle w:val="TOC1"/>
            <w:tabs>
              <w:tab w:val="left" w:pos="440"/>
              <w:tab w:val="right" w:leader="dot" w:pos="9350"/>
            </w:tabs>
            <w:rPr>
              <w:del w:id="530" w:author="Korisnik" w:date="2024-09-19T20:51:00Z"/>
              <w:rFonts w:eastAsiaTheme="minorEastAsia"/>
              <w:noProof/>
            </w:rPr>
          </w:pPr>
          <w:del w:id="531" w:author="Korisnik" w:date="2024-09-19T20:51:00Z">
            <w:r w:rsidRPr="00FE568F" w:rsidDel="00531916">
              <w:rPr>
                <w:noProof/>
                <w:rPrChange w:id="532" w:author="SG" w:date="2024-09-18T17:06:00Z">
                  <w:rPr>
                    <w:rStyle w:val="Hyperlink"/>
                    <w:noProof/>
                    <w:lang w:val="sr-Latn-RS"/>
                  </w:rPr>
                </w:rPrChange>
              </w:rPr>
              <w:delText>1.</w:delText>
            </w:r>
            <w:r w:rsidDel="00531916">
              <w:rPr>
                <w:rFonts w:eastAsiaTheme="minorEastAsia"/>
                <w:noProof/>
              </w:rPr>
              <w:tab/>
            </w:r>
            <w:r w:rsidRPr="00FE568F" w:rsidDel="00531916">
              <w:rPr>
                <w:noProof/>
                <w:rPrChange w:id="533" w:author="SG" w:date="2024-09-18T17:06:00Z">
                  <w:rPr>
                    <w:rStyle w:val="Hyperlink"/>
                    <w:noProof/>
                    <w:lang w:val="sr-Latn-RS"/>
                  </w:rPr>
                </w:rPrChange>
              </w:rPr>
              <w:delText>Uvod</w:delText>
            </w:r>
            <w:r w:rsidDel="00531916">
              <w:rPr>
                <w:noProof/>
                <w:webHidden/>
              </w:rPr>
              <w:tab/>
              <w:delText>8</w:delText>
            </w:r>
          </w:del>
        </w:p>
        <w:p w14:paraId="78BA095D" w14:textId="77777777" w:rsidR="00363978" w:rsidDel="00531916" w:rsidRDefault="00363978">
          <w:pPr>
            <w:pStyle w:val="TOC2"/>
            <w:tabs>
              <w:tab w:val="left" w:pos="880"/>
              <w:tab w:val="right" w:leader="dot" w:pos="9350"/>
            </w:tabs>
            <w:rPr>
              <w:del w:id="534" w:author="Korisnik" w:date="2024-09-19T20:51:00Z"/>
              <w:rFonts w:eastAsiaTheme="minorEastAsia"/>
              <w:noProof/>
            </w:rPr>
          </w:pPr>
          <w:del w:id="535" w:author="Korisnik" w:date="2024-09-19T20:51:00Z">
            <w:r w:rsidRPr="00FE568F" w:rsidDel="00531916">
              <w:rPr>
                <w:noProof/>
                <w:rPrChange w:id="536" w:author="SG" w:date="2024-09-18T17:06:00Z">
                  <w:rPr>
                    <w:rStyle w:val="Hyperlink"/>
                    <w:noProof/>
                    <w:lang w:val="sr-Latn-RS"/>
                  </w:rPr>
                </w:rPrChange>
              </w:rPr>
              <w:delText>1.1</w:delText>
            </w:r>
            <w:r w:rsidDel="00531916">
              <w:rPr>
                <w:rFonts w:eastAsiaTheme="minorEastAsia"/>
                <w:noProof/>
              </w:rPr>
              <w:tab/>
            </w:r>
            <w:r w:rsidRPr="00FE568F" w:rsidDel="00531916">
              <w:rPr>
                <w:noProof/>
                <w:rPrChange w:id="537" w:author="SG" w:date="2024-09-18T17:06:00Z">
                  <w:rPr>
                    <w:rStyle w:val="Hyperlink"/>
                    <w:noProof/>
                    <w:lang w:val="sr-Latn-RS"/>
                  </w:rPr>
                </w:rPrChange>
              </w:rPr>
              <w:delText>Šta pisati u uvodu?</w:delText>
            </w:r>
            <w:r w:rsidDel="00531916">
              <w:rPr>
                <w:noProof/>
                <w:webHidden/>
              </w:rPr>
              <w:tab/>
              <w:delText>8</w:delText>
            </w:r>
          </w:del>
        </w:p>
        <w:p w14:paraId="14062794" w14:textId="77777777" w:rsidR="00363978" w:rsidDel="00531916" w:rsidRDefault="00363978">
          <w:pPr>
            <w:pStyle w:val="TOC1"/>
            <w:tabs>
              <w:tab w:val="left" w:pos="440"/>
              <w:tab w:val="right" w:leader="dot" w:pos="9350"/>
            </w:tabs>
            <w:rPr>
              <w:del w:id="538" w:author="Korisnik" w:date="2024-09-19T20:51:00Z"/>
              <w:rFonts w:eastAsiaTheme="minorEastAsia"/>
              <w:noProof/>
            </w:rPr>
          </w:pPr>
          <w:del w:id="539" w:author="Korisnik" w:date="2024-09-19T20:51:00Z">
            <w:r w:rsidRPr="00FE568F" w:rsidDel="00531916">
              <w:rPr>
                <w:noProof/>
                <w:rPrChange w:id="540" w:author="SG" w:date="2024-09-18T17:06:00Z">
                  <w:rPr>
                    <w:rStyle w:val="Hyperlink"/>
                    <w:noProof/>
                    <w:lang w:val="sr-Latn-RS"/>
                  </w:rPr>
                </w:rPrChange>
              </w:rPr>
              <w:delText>2.</w:delText>
            </w:r>
            <w:r w:rsidDel="00531916">
              <w:rPr>
                <w:rFonts w:eastAsiaTheme="minorEastAsia"/>
                <w:noProof/>
              </w:rPr>
              <w:tab/>
            </w:r>
            <w:r w:rsidRPr="00FE568F" w:rsidDel="00531916">
              <w:rPr>
                <w:noProof/>
                <w:rPrChange w:id="541" w:author="SG" w:date="2024-09-18T17:06:00Z">
                  <w:rPr>
                    <w:rStyle w:val="Hyperlink"/>
                    <w:noProof/>
                    <w:lang w:val="sr-Latn-RS"/>
                  </w:rPr>
                </w:rPrChange>
              </w:rPr>
              <w:delText>Istorijat</w:delText>
            </w:r>
            <w:r w:rsidDel="00531916">
              <w:rPr>
                <w:noProof/>
                <w:webHidden/>
              </w:rPr>
              <w:tab/>
              <w:delText>9</w:delText>
            </w:r>
          </w:del>
        </w:p>
        <w:p w14:paraId="4B2916BB" w14:textId="77777777" w:rsidR="00363978" w:rsidDel="00531916" w:rsidRDefault="00363978">
          <w:pPr>
            <w:pStyle w:val="TOC1"/>
            <w:tabs>
              <w:tab w:val="left" w:pos="440"/>
              <w:tab w:val="right" w:leader="dot" w:pos="9350"/>
            </w:tabs>
            <w:rPr>
              <w:del w:id="542" w:author="Korisnik" w:date="2024-09-19T20:51:00Z"/>
              <w:rFonts w:eastAsiaTheme="minorEastAsia"/>
              <w:noProof/>
            </w:rPr>
          </w:pPr>
          <w:del w:id="543" w:author="Korisnik" w:date="2024-09-19T20:51:00Z">
            <w:r w:rsidRPr="00FE568F" w:rsidDel="00531916">
              <w:rPr>
                <w:noProof/>
                <w:rPrChange w:id="544" w:author="SG" w:date="2024-09-18T17:06:00Z">
                  <w:rPr>
                    <w:rStyle w:val="Hyperlink"/>
                    <w:noProof/>
                    <w:lang w:val="sr-Latn-RS"/>
                  </w:rPr>
                </w:rPrChange>
              </w:rPr>
              <w:delText>3.</w:delText>
            </w:r>
            <w:r w:rsidDel="00531916">
              <w:rPr>
                <w:rFonts w:eastAsiaTheme="minorEastAsia"/>
                <w:noProof/>
              </w:rPr>
              <w:tab/>
            </w:r>
            <w:r w:rsidRPr="00FE568F" w:rsidDel="00531916">
              <w:rPr>
                <w:noProof/>
                <w:rPrChange w:id="545" w:author="SG" w:date="2024-09-18T17:06:00Z">
                  <w:rPr>
                    <w:rStyle w:val="Hyperlink"/>
                    <w:noProof/>
                    <w:lang w:val="sr-Latn-RS"/>
                  </w:rPr>
                </w:rPrChange>
              </w:rPr>
              <w:delText>Značaj i primena</w:delText>
            </w:r>
            <w:r w:rsidDel="00531916">
              <w:rPr>
                <w:noProof/>
                <w:webHidden/>
              </w:rPr>
              <w:tab/>
              <w:delText>12</w:delText>
            </w:r>
          </w:del>
        </w:p>
        <w:p w14:paraId="0259E618" w14:textId="77777777" w:rsidR="00363978" w:rsidDel="00531916" w:rsidRDefault="00363978">
          <w:pPr>
            <w:pStyle w:val="TOC2"/>
            <w:tabs>
              <w:tab w:val="left" w:pos="880"/>
              <w:tab w:val="right" w:leader="dot" w:pos="9350"/>
            </w:tabs>
            <w:rPr>
              <w:del w:id="546" w:author="Korisnik" w:date="2024-09-19T20:51:00Z"/>
              <w:rFonts w:eastAsiaTheme="minorEastAsia"/>
              <w:noProof/>
            </w:rPr>
          </w:pPr>
          <w:del w:id="547" w:author="Korisnik" w:date="2024-09-19T20:51:00Z">
            <w:r w:rsidRPr="00FE568F" w:rsidDel="00531916">
              <w:rPr>
                <w:noProof/>
                <w:rPrChange w:id="548" w:author="SG" w:date="2024-09-18T17:06:00Z">
                  <w:rPr>
                    <w:rStyle w:val="Hyperlink"/>
                    <w:noProof/>
                    <w:lang w:val="sr-Latn-RS"/>
                  </w:rPr>
                </w:rPrChange>
              </w:rPr>
              <w:delText>3.1</w:delText>
            </w:r>
            <w:r w:rsidDel="00531916">
              <w:rPr>
                <w:rFonts w:eastAsiaTheme="minorEastAsia"/>
                <w:noProof/>
              </w:rPr>
              <w:tab/>
            </w:r>
            <w:r w:rsidRPr="00FE568F" w:rsidDel="00531916">
              <w:rPr>
                <w:noProof/>
                <w:rPrChange w:id="549" w:author="SG" w:date="2024-09-18T17:06:00Z">
                  <w:rPr>
                    <w:rStyle w:val="Hyperlink"/>
                    <w:noProof/>
                    <w:lang w:val="sr-Latn-RS"/>
                  </w:rPr>
                </w:rPrChange>
              </w:rPr>
              <w:delText>Postojeća rešenja</w:delText>
            </w:r>
            <w:r w:rsidDel="00531916">
              <w:rPr>
                <w:noProof/>
                <w:webHidden/>
              </w:rPr>
              <w:tab/>
              <w:delText>13</w:delText>
            </w:r>
          </w:del>
        </w:p>
        <w:p w14:paraId="4DDCD83F" w14:textId="77777777" w:rsidR="00363978" w:rsidDel="00531916" w:rsidRDefault="00363978">
          <w:pPr>
            <w:pStyle w:val="TOC3"/>
            <w:tabs>
              <w:tab w:val="right" w:leader="dot" w:pos="9350"/>
            </w:tabs>
            <w:rPr>
              <w:del w:id="550" w:author="Korisnik" w:date="2024-09-19T20:51:00Z"/>
              <w:rFonts w:eastAsiaTheme="minorEastAsia"/>
              <w:noProof/>
            </w:rPr>
          </w:pPr>
          <w:del w:id="551" w:author="Korisnik" w:date="2024-09-19T20:51:00Z">
            <w:r w:rsidRPr="00FE568F" w:rsidDel="00531916">
              <w:rPr>
                <w:noProof/>
                <w:rPrChange w:id="552" w:author="SG" w:date="2024-09-18T17:06:00Z">
                  <w:rPr>
                    <w:rStyle w:val="Hyperlink"/>
                    <w:i/>
                    <w:noProof/>
                    <w:lang w:val="sr-Latn-RS"/>
                  </w:rPr>
                </w:rPrChange>
              </w:rPr>
              <w:delText>Stack Exchange i Stack Overflow</w:delText>
            </w:r>
            <w:r w:rsidDel="00531916">
              <w:rPr>
                <w:noProof/>
                <w:webHidden/>
              </w:rPr>
              <w:tab/>
              <w:delText>13</w:delText>
            </w:r>
          </w:del>
        </w:p>
        <w:p w14:paraId="2C60C534" w14:textId="77777777" w:rsidR="00363978" w:rsidDel="00531916" w:rsidRDefault="00363978">
          <w:pPr>
            <w:pStyle w:val="TOC3"/>
            <w:tabs>
              <w:tab w:val="right" w:leader="dot" w:pos="9350"/>
            </w:tabs>
            <w:rPr>
              <w:del w:id="553" w:author="Korisnik" w:date="2024-09-19T20:51:00Z"/>
              <w:rFonts w:eastAsiaTheme="minorEastAsia"/>
              <w:noProof/>
            </w:rPr>
          </w:pPr>
          <w:del w:id="554" w:author="Korisnik" w:date="2024-09-19T20:51:00Z">
            <w:r w:rsidRPr="00FE568F" w:rsidDel="00531916">
              <w:rPr>
                <w:noProof/>
                <w:rPrChange w:id="555" w:author="SG" w:date="2024-09-18T17:06:00Z">
                  <w:rPr>
                    <w:rStyle w:val="Hyperlink"/>
                    <w:i/>
                    <w:noProof/>
                    <w:lang w:val="sr-Latn-RS"/>
                  </w:rPr>
                </w:rPrChange>
              </w:rPr>
              <w:delText>Discuss The Elastic Stack</w:delText>
            </w:r>
            <w:r w:rsidDel="00531916">
              <w:rPr>
                <w:noProof/>
                <w:webHidden/>
              </w:rPr>
              <w:tab/>
              <w:delText>13</w:delText>
            </w:r>
          </w:del>
        </w:p>
        <w:p w14:paraId="177A1DFB" w14:textId="77777777" w:rsidR="00363978" w:rsidDel="00531916" w:rsidRDefault="00363978">
          <w:pPr>
            <w:pStyle w:val="TOC3"/>
            <w:tabs>
              <w:tab w:val="right" w:leader="dot" w:pos="9350"/>
            </w:tabs>
            <w:rPr>
              <w:del w:id="556" w:author="Korisnik" w:date="2024-09-19T20:51:00Z"/>
              <w:rFonts w:eastAsiaTheme="minorEastAsia"/>
              <w:noProof/>
            </w:rPr>
          </w:pPr>
          <w:del w:id="557" w:author="Korisnik" w:date="2024-09-19T20:51:00Z">
            <w:r w:rsidRPr="00FE568F" w:rsidDel="00531916">
              <w:rPr>
                <w:noProof/>
                <w:rPrChange w:id="558" w:author="SG" w:date="2024-09-18T17:06:00Z">
                  <w:rPr>
                    <w:rStyle w:val="Hyperlink"/>
                    <w:i/>
                    <w:noProof/>
                    <w:lang w:val="sr-Latn-RS"/>
                  </w:rPr>
                </w:rPrChange>
              </w:rPr>
              <w:delText>GitHub community</w:delText>
            </w:r>
            <w:r w:rsidDel="00531916">
              <w:rPr>
                <w:noProof/>
                <w:webHidden/>
              </w:rPr>
              <w:tab/>
              <w:delText>13</w:delText>
            </w:r>
          </w:del>
        </w:p>
        <w:p w14:paraId="42DCE19A" w14:textId="77777777" w:rsidR="00363978" w:rsidDel="00531916" w:rsidRDefault="00363978">
          <w:pPr>
            <w:pStyle w:val="TOC3"/>
            <w:tabs>
              <w:tab w:val="right" w:leader="dot" w:pos="9350"/>
            </w:tabs>
            <w:rPr>
              <w:del w:id="559" w:author="Korisnik" w:date="2024-09-19T20:51:00Z"/>
              <w:rFonts w:eastAsiaTheme="minorEastAsia"/>
              <w:noProof/>
            </w:rPr>
          </w:pPr>
          <w:del w:id="560" w:author="Korisnik" w:date="2024-09-19T20:51:00Z">
            <w:r w:rsidRPr="00FE568F" w:rsidDel="00531916">
              <w:rPr>
                <w:noProof/>
                <w:rPrChange w:id="561" w:author="SG" w:date="2024-09-18T17:06:00Z">
                  <w:rPr>
                    <w:rStyle w:val="Hyperlink"/>
                    <w:noProof/>
                    <w:lang w:val="sr-Latn-RS"/>
                  </w:rPr>
                </w:rPrChange>
              </w:rPr>
              <w:delText>Ostalo</w:delText>
            </w:r>
            <w:r w:rsidDel="00531916">
              <w:rPr>
                <w:noProof/>
                <w:webHidden/>
              </w:rPr>
              <w:tab/>
              <w:delText>13</w:delText>
            </w:r>
          </w:del>
        </w:p>
        <w:p w14:paraId="2EC7AC5C" w14:textId="77777777" w:rsidR="00363978" w:rsidDel="00531916" w:rsidRDefault="00363978">
          <w:pPr>
            <w:pStyle w:val="TOC1"/>
            <w:tabs>
              <w:tab w:val="left" w:pos="440"/>
              <w:tab w:val="right" w:leader="dot" w:pos="9350"/>
            </w:tabs>
            <w:rPr>
              <w:del w:id="562" w:author="Korisnik" w:date="2024-09-19T20:51:00Z"/>
              <w:rFonts w:eastAsiaTheme="minorEastAsia"/>
              <w:noProof/>
            </w:rPr>
          </w:pPr>
          <w:del w:id="563" w:author="Korisnik" w:date="2024-09-19T20:51:00Z">
            <w:r w:rsidRPr="00FE568F" w:rsidDel="00531916">
              <w:rPr>
                <w:noProof/>
                <w:rPrChange w:id="564" w:author="SG" w:date="2024-09-18T17:06:00Z">
                  <w:rPr>
                    <w:rStyle w:val="Hyperlink"/>
                    <w:noProof/>
                    <w:lang w:val="sr-Latn-RS"/>
                  </w:rPr>
                </w:rPrChange>
              </w:rPr>
              <w:delText>4.</w:delText>
            </w:r>
            <w:r w:rsidDel="00531916">
              <w:rPr>
                <w:rFonts w:eastAsiaTheme="minorEastAsia"/>
                <w:noProof/>
              </w:rPr>
              <w:tab/>
            </w:r>
            <w:r w:rsidRPr="00FE568F" w:rsidDel="00531916">
              <w:rPr>
                <w:noProof/>
                <w:rPrChange w:id="565" w:author="SG" w:date="2024-09-18T17:06:00Z">
                  <w:rPr>
                    <w:rStyle w:val="Hyperlink"/>
                    <w:i/>
                    <w:noProof/>
                    <w:lang w:val="sr-Latn-RS"/>
                  </w:rPr>
                </w:rPrChange>
              </w:rPr>
              <w:delText>Elasticsearch mehanizam pretrage</w:delText>
            </w:r>
            <w:r w:rsidDel="00531916">
              <w:rPr>
                <w:noProof/>
                <w:webHidden/>
              </w:rPr>
              <w:tab/>
              <w:delText>14</w:delText>
            </w:r>
          </w:del>
        </w:p>
        <w:p w14:paraId="3D2C0FFA" w14:textId="77777777" w:rsidR="00363978" w:rsidDel="00531916" w:rsidRDefault="00363978">
          <w:pPr>
            <w:pStyle w:val="TOC2"/>
            <w:tabs>
              <w:tab w:val="left" w:pos="880"/>
              <w:tab w:val="right" w:leader="dot" w:pos="9350"/>
            </w:tabs>
            <w:rPr>
              <w:del w:id="566" w:author="Korisnik" w:date="2024-09-19T20:51:00Z"/>
              <w:rFonts w:eastAsiaTheme="minorEastAsia"/>
              <w:noProof/>
            </w:rPr>
          </w:pPr>
          <w:del w:id="567" w:author="Korisnik" w:date="2024-09-19T20:51:00Z">
            <w:r w:rsidRPr="00FE568F" w:rsidDel="00531916">
              <w:rPr>
                <w:noProof/>
                <w:rPrChange w:id="568" w:author="SG" w:date="2024-09-18T17:06:00Z">
                  <w:rPr>
                    <w:rStyle w:val="Hyperlink"/>
                    <w:noProof/>
                    <w:lang w:val="sr-Latn-RS"/>
                  </w:rPr>
                </w:rPrChange>
              </w:rPr>
              <w:delText>4.1</w:delText>
            </w:r>
            <w:r w:rsidDel="00531916">
              <w:rPr>
                <w:rFonts w:eastAsiaTheme="minorEastAsia"/>
                <w:noProof/>
              </w:rPr>
              <w:tab/>
            </w:r>
            <w:r w:rsidRPr="00FE568F" w:rsidDel="00531916">
              <w:rPr>
                <w:noProof/>
                <w:rPrChange w:id="569" w:author="SG" w:date="2024-09-18T17:06:00Z">
                  <w:rPr>
                    <w:rStyle w:val="Hyperlink"/>
                    <w:noProof/>
                    <w:lang w:val="sr-Latn-RS"/>
                  </w:rPr>
                </w:rPrChange>
              </w:rPr>
              <w:delText>Šta je Elasticsearch mehanizam pretrage i kako je nastao?</w:delText>
            </w:r>
            <w:r w:rsidDel="00531916">
              <w:rPr>
                <w:noProof/>
                <w:webHidden/>
              </w:rPr>
              <w:tab/>
              <w:delText>14</w:delText>
            </w:r>
          </w:del>
        </w:p>
        <w:p w14:paraId="5E6DB965" w14:textId="77777777" w:rsidR="00363978" w:rsidDel="00531916" w:rsidRDefault="00363978">
          <w:pPr>
            <w:pStyle w:val="TOC2"/>
            <w:tabs>
              <w:tab w:val="left" w:pos="880"/>
              <w:tab w:val="right" w:leader="dot" w:pos="9350"/>
            </w:tabs>
            <w:rPr>
              <w:del w:id="570" w:author="Korisnik" w:date="2024-09-19T20:51:00Z"/>
              <w:rFonts w:eastAsiaTheme="minorEastAsia"/>
              <w:noProof/>
            </w:rPr>
          </w:pPr>
          <w:del w:id="571" w:author="Korisnik" w:date="2024-09-19T20:51:00Z">
            <w:r w:rsidRPr="00FE568F" w:rsidDel="00531916">
              <w:rPr>
                <w:noProof/>
                <w:rPrChange w:id="572" w:author="SG" w:date="2024-09-18T17:06:00Z">
                  <w:rPr>
                    <w:rStyle w:val="Hyperlink"/>
                    <w:noProof/>
                    <w:lang w:val="sr-Latn-RS"/>
                  </w:rPr>
                </w:rPrChange>
              </w:rPr>
              <w:delText>4.2</w:delText>
            </w:r>
            <w:r w:rsidDel="00531916">
              <w:rPr>
                <w:rFonts w:eastAsiaTheme="minorEastAsia"/>
                <w:noProof/>
              </w:rPr>
              <w:tab/>
            </w:r>
            <w:r w:rsidRPr="00FE568F" w:rsidDel="00531916">
              <w:rPr>
                <w:noProof/>
                <w:rPrChange w:id="573" w:author="SG" w:date="2024-09-18T17:06:00Z">
                  <w:rPr>
                    <w:rStyle w:val="Hyperlink"/>
                    <w:noProof/>
                    <w:lang w:val="sr-Latn-RS"/>
                  </w:rPr>
                </w:rPrChange>
              </w:rPr>
              <w:delText>Struktura Elasticsearch mehanizma pretrage</w:delText>
            </w:r>
            <w:r w:rsidDel="00531916">
              <w:rPr>
                <w:noProof/>
                <w:webHidden/>
              </w:rPr>
              <w:tab/>
              <w:delText>14</w:delText>
            </w:r>
          </w:del>
        </w:p>
        <w:p w14:paraId="326E2DC9" w14:textId="77777777" w:rsidR="00363978" w:rsidDel="00531916" w:rsidRDefault="00363978">
          <w:pPr>
            <w:pStyle w:val="TOC3"/>
            <w:tabs>
              <w:tab w:val="right" w:leader="dot" w:pos="9350"/>
            </w:tabs>
            <w:rPr>
              <w:del w:id="574" w:author="Korisnik" w:date="2024-09-19T20:51:00Z"/>
              <w:rFonts w:eastAsiaTheme="minorEastAsia"/>
              <w:noProof/>
            </w:rPr>
          </w:pPr>
          <w:del w:id="575" w:author="Korisnik" w:date="2024-09-19T20:51:00Z">
            <w:r w:rsidRPr="00FE568F" w:rsidDel="00531916">
              <w:rPr>
                <w:noProof/>
                <w:rPrChange w:id="576" w:author="SG" w:date="2024-09-18T17:06:00Z">
                  <w:rPr>
                    <w:rStyle w:val="Hyperlink"/>
                    <w:i/>
                    <w:noProof/>
                    <w:lang w:val="sr-Latn-RS"/>
                  </w:rPr>
                </w:rPrChange>
              </w:rPr>
              <w:delText>Index</w:delText>
            </w:r>
            <w:r w:rsidDel="00531916">
              <w:rPr>
                <w:noProof/>
                <w:webHidden/>
              </w:rPr>
              <w:tab/>
              <w:delText>14</w:delText>
            </w:r>
          </w:del>
        </w:p>
        <w:p w14:paraId="47DF468B" w14:textId="77777777" w:rsidR="00363978" w:rsidDel="00531916" w:rsidRDefault="00363978">
          <w:pPr>
            <w:pStyle w:val="TOC3"/>
            <w:tabs>
              <w:tab w:val="right" w:leader="dot" w:pos="9350"/>
            </w:tabs>
            <w:rPr>
              <w:del w:id="577" w:author="Korisnik" w:date="2024-09-19T20:51:00Z"/>
              <w:rFonts w:eastAsiaTheme="minorEastAsia"/>
              <w:noProof/>
            </w:rPr>
          </w:pPr>
          <w:del w:id="578" w:author="Korisnik" w:date="2024-09-19T20:51:00Z">
            <w:r w:rsidRPr="00FE568F" w:rsidDel="00531916">
              <w:rPr>
                <w:noProof/>
                <w:rPrChange w:id="579" w:author="SG" w:date="2024-09-18T17:06:00Z">
                  <w:rPr>
                    <w:rStyle w:val="Hyperlink"/>
                    <w:i/>
                    <w:noProof/>
                  </w:rPr>
                </w:rPrChange>
              </w:rPr>
              <w:delText>Shard</w:delText>
            </w:r>
            <w:r w:rsidDel="00531916">
              <w:rPr>
                <w:noProof/>
                <w:webHidden/>
              </w:rPr>
              <w:tab/>
              <w:delText>15</w:delText>
            </w:r>
          </w:del>
        </w:p>
        <w:p w14:paraId="5BA22A1F" w14:textId="77777777" w:rsidR="00363978" w:rsidDel="00531916" w:rsidRDefault="00363978">
          <w:pPr>
            <w:pStyle w:val="TOC3"/>
            <w:tabs>
              <w:tab w:val="right" w:leader="dot" w:pos="9350"/>
            </w:tabs>
            <w:rPr>
              <w:del w:id="580" w:author="Korisnik" w:date="2024-09-19T20:51:00Z"/>
              <w:rFonts w:eastAsiaTheme="minorEastAsia"/>
              <w:noProof/>
            </w:rPr>
          </w:pPr>
          <w:del w:id="581" w:author="Korisnik" w:date="2024-09-19T20:51:00Z">
            <w:r w:rsidRPr="00FE568F" w:rsidDel="00531916">
              <w:rPr>
                <w:noProof/>
                <w:rPrChange w:id="582" w:author="SG" w:date="2024-09-18T17:06:00Z">
                  <w:rPr>
                    <w:rStyle w:val="Hyperlink"/>
                    <w:i/>
                    <w:noProof/>
                    <w:lang w:val="sr-Latn-RS"/>
                  </w:rPr>
                </w:rPrChange>
              </w:rPr>
              <w:delText>Segment</w:delText>
            </w:r>
            <w:r w:rsidDel="00531916">
              <w:rPr>
                <w:noProof/>
                <w:webHidden/>
              </w:rPr>
              <w:tab/>
              <w:delText>17</w:delText>
            </w:r>
          </w:del>
        </w:p>
        <w:p w14:paraId="7736C91D" w14:textId="77777777" w:rsidR="00363978" w:rsidDel="00531916" w:rsidRDefault="00363978">
          <w:pPr>
            <w:pStyle w:val="TOC3"/>
            <w:tabs>
              <w:tab w:val="right" w:leader="dot" w:pos="9350"/>
            </w:tabs>
            <w:rPr>
              <w:del w:id="583" w:author="Korisnik" w:date="2024-09-19T20:51:00Z"/>
              <w:rFonts w:eastAsiaTheme="minorEastAsia"/>
              <w:noProof/>
            </w:rPr>
          </w:pPr>
          <w:del w:id="584" w:author="Korisnik" w:date="2024-09-19T20:51:00Z">
            <w:r w:rsidRPr="00FE568F" w:rsidDel="00531916">
              <w:rPr>
                <w:noProof/>
                <w:rPrChange w:id="585" w:author="SG" w:date="2024-09-18T17:06:00Z">
                  <w:rPr>
                    <w:rStyle w:val="Hyperlink"/>
                    <w:i/>
                    <w:noProof/>
                  </w:rPr>
                </w:rPrChange>
              </w:rPr>
              <w:delText>Cluster i node</w:delText>
            </w:r>
            <w:r w:rsidDel="00531916">
              <w:rPr>
                <w:noProof/>
                <w:webHidden/>
              </w:rPr>
              <w:tab/>
              <w:delText>17</w:delText>
            </w:r>
          </w:del>
        </w:p>
        <w:p w14:paraId="0BCE6648" w14:textId="77777777" w:rsidR="00363978" w:rsidDel="00531916" w:rsidRDefault="00363978">
          <w:pPr>
            <w:pStyle w:val="TOC3"/>
            <w:tabs>
              <w:tab w:val="right" w:leader="dot" w:pos="9350"/>
            </w:tabs>
            <w:rPr>
              <w:del w:id="586" w:author="Korisnik" w:date="2024-09-19T20:51:00Z"/>
              <w:rFonts w:eastAsiaTheme="minorEastAsia"/>
              <w:noProof/>
            </w:rPr>
          </w:pPr>
          <w:del w:id="587" w:author="Korisnik" w:date="2024-09-19T20:51:00Z">
            <w:r w:rsidRPr="00FE568F" w:rsidDel="00531916">
              <w:rPr>
                <w:noProof/>
                <w:rPrChange w:id="588" w:author="SG" w:date="2024-09-18T17:06:00Z">
                  <w:rPr>
                    <w:rStyle w:val="Hyperlink"/>
                    <w:i/>
                    <w:noProof/>
                  </w:rPr>
                </w:rPrChange>
              </w:rPr>
              <w:delText>Index template i data mapping</w:delText>
            </w:r>
            <w:r w:rsidDel="00531916">
              <w:rPr>
                <w:noProof/>
                <w:webHidden/>
              </w:rPr>
              <w:tab/>
              <w:delText>18</w:delText>
            </w:r>
          </w:del>
        </w:p>
        <w:p w14:paraId="08369EAB" w14:textId="77777777" w:rsidR="00363978" w:rsidDel="00531916" w:rsidRDefault="00363978">
          <w:pPr>
            <w:pStyle w:val="TOC3"/>
            <w:tabs>
              <w:tab w:val="right" w:leader="dot" w:pos="9350"/>
            </w:tabs>
            <w:rPr>
              <w:del w:id="589" w:author="Korisnik" w:date="2024-09-19T20:51:00Z"/>
              <w:rFonts w:eastAsiaTheme="minorEastAsia"/>
              <w:noProof/>
            </w:rPr>
          </w:pPr>
          <w:del w:id="590" w:author="Korisnik" w:date="2024-09-19T20:51:00Z">
            <w:r w:rsidRPr="00FE568F" w:rsidDel="00531916">
              <w:rPr>
                <w:noProof/>
                <w:rPrChange w:id="591" w:author="SG" w:date="2024-09-18T17:06:00Z">
                  <w:rPr>
                    <w:rStyle w:val="Hyperlink"/>
                    <w:i/>
                    <w:noProof/>
                  </w:rPr>
                </w:rPrChange>
              </w:rPr>
              <w:delText>Alias</w:delText>
            </w:r>
            <w:r w:rsidDel="00531916">
              <w:rPr>
                <w:noProof/>
                <w:webHidden/>
              </w:rPr>
              <w:tab/>
              <w:delText>19</w:delText>
            </w:r>
          </w:del>
        </w:p>
        <w:p w14:paraId="3271B6AD" w14:textId="77777777" w:rsidR="00363978" w:rsidDel="00531916" w:rsidRDefault="00363978">
          <w:pPr>
            <w:pStyle w:val="TOC2"/>
            <w:tabs>
              <w:tab w:val="left" w:pos="880"/>
              <w:tab w:val="right" w:leader="dot" w:pos="9350"/>
            </w:tabs>
            <w:rPr>
              <w:del w:id="592" w:author="Korisnik" w:date="2024-09-19T20:51:00Z"/>
              <w:rFonts w:eastAsiaTheme="minorEastAsia"/>
              <w:noProof/>
            </w:rPr>
          </w:pPr>
          <w:del w:id="593" w:author="Korisnik" w:date="2024-09-19T20:51:00Z">
            <w:r w:rsidRPr="00FE568F" w:rsidDel="00531916">
              <w:rPr>
                <w:noProof/>
                <w:rPrChange w:id="594" w:author="SG" w:date="2024-09-18T17:06:00Z">
                  <w:rPr>
                    <w:rStyle w:val="Hyperlink"/>
                    <w:noProof/>
                    <w:lang w:val="sr-Latn-RS"/>
                  </w:rPr>
                </w:rPrChange>
              </w:rPr>
              <w:delText>4.3</w:delText>
            </w:r>
            <w:r w:rsidDel="00531916">
              <w:rPr>
                <w:rFonts w:eastAsiaTheme="minorEastAsia"/>
                <w:noProof/>
              </w:rPr>
              <w:tab/>
            </w:r>
            <w:r w:rsidRPr="00FE568F" w:rsidDel="00531916">
              <w:rPr>
                <w:noProof/>
                <w:rPrChange w:id="595" w:author="SG" w:date="2024-09-18T17:06:00Z">
                  <w:rPr>
                    <w:rStyle w:val="Hyperlink"/>
                    <w:noProof/>
                    <w:lang w:val="sr-Latn-RS"/>
                  </w:rPr>
                </w:rPrChange>
              </w:rPr>
              <w:delText>Način rada Elasticsearch mehanizma pretrage</w:delText>
            </w:r>
            <w:r w:rsidDel="00531916">
              <w:rPr>
                <w:noProof/>
                <w:webHidden/>
              </w:rPr>
              <w:tab/>
              <w:delText>19</w:delText>
            </w:r>
          </w:del>
        </w:p>
        <w:p w14:paraId="4F79D94C" w14:textId="77777777" w:rsidR="00363978" w:rsidDel="00531916" w:rsidRDefault="00363978">
          <w:pPr>
            <w:pStyle w:val="TOC3"/>
            <w:tabs>
              <w:tab w:val="right" w:leader="dot" w:pos="9350"/>
            </w:tabs>
            <w:rPr>
              <w:del w:id="596" w:author="Korisnik" w:date="2024-09-19T20:51:00Z"/>
              <w:rFonts w:eastAsiaTheme="minorEastAsia"/>
              <w:noProof/>
            </w:rPr>
          </w:pPr>
          <w:del w:id="597" w:author="Korisnik" w:date="2024-09-19T20:51:00Z">
            <w:r w:rsidRPr="00FE568F" w:rsidDel="00531916">
              <w:rPr>
                <w:noProof/>
                <w:rPrChange w:id="598" w:author="SG" w:date="2024-09-18T17:06:00Z">
                  <w:rPr>
                    <w:rStyle w:val="Hyperlink"/>
                    <w:i/>
                    <w:noProof/>
                  </w:rPr>
                </w:rPrChange>
              </w:rPr>
              <w:delText>Text analysis</w:delText>
            </w:r>
            <w:r w:rsidDel="00531916">
              <w:rPr>
                <w:noProof/>
                <w:webHidden/>
              </w:rPr>
              <w:tab/>
              <w:delText>21</w:delText>
            </w:r>
          </w:del>
        </w:p>
        <w:p w14:paraId="10921945" w14:textId="77777777" w:rsidR="00363978" w:rsidDel="00531916" w:rsidRDefault="00363978">
          <w:pPr>
            <w:pStyle w:val="TOC3"/>
            <w:tabs>
              <w:tab w:val="right" w:leader="dot" w:pos="9350"/>
            </w:tabs>
            <w:rPr>
              <w:del w:id="599" w:author="Korisnik" w:date="2024-09-19T20:51:00Z"/>
              <w:rFonts w:eastAsiaTheme="minorEastAsia"/>
              <w:noProof/>
            </w:rPr>
          </w:pPr>
          <w:del w:id="600" w:author="Korisnik" w:date="2024-09-19T20:51:00Z">
            <w:r w:rsidRPr="00FE568F" w:rsidDel="00531916">
              <w:rPr>
                <w:noProof/>
                <w:rPrChange w:id="601" w:author="SG" w:date="2024-09-18T17:06:00Z">
                  <w:rPr>
                    <w:rStyle w:val="Hyperlink"/>
                    <w:i/>
                    <w:noProof/>
                  </w:rPr>
                </w:rPrChange>
              </w:rPr>
              <w:delText>Stemming</w:delText>
            </w:r>
            <w:r w:rsidDel="00531916">
              <w:rPr>
                <w:noProof/>
                <w:webHidden/>
              </w:rPr>
              <w:tab/>
              <w:delText>22</w:delText>
            </w:r>
          </w:del>
        </w:p>
        <w:p w14:paraId="4FE02BAE" w14:textId="77777777" w:rsidR="00363978" w:rsidDel="00531916" w:rsidRDefault="00363978">
          <w:pPr>
            <w:pStyle w:val="TOC3"/>
            <w:tabs>
              <w:tab w:val="right" w:leader="dot" w:pos="9350"/>
            </w:tabs>
            <w:rPr>
              <w:del w:id="602" w:author="Korisnik" w:date="2024-09-19T20:51:00Z"/>
              <w:rFonts w:eastAsiaTheme="minorEastAsia"/>
              <w:noProof/>
            </w:rPr>
          </w:pPr>
          <w:del w:id="603" w:author="Korisnik" w:date="2024-09-19T20:51:00Z">
            <w:r w:rsidRPr="00FE568F" w:rsidDel="00531916">
              <w:rPr>
                <w:noProof/>
                <w:rPrChange w:id="604" w:author="SG" w:date="2024-09-18T17:06:00Z">
                  <w:rPr>
                    <w:rStyle w:val="Hyperlink"/>
                    <w:i/>
                    <w:noProof/>
                    <w:lang w:val="sr-Latn-RS"/>
                  </w:rPr>
                </w:rPrChange>
              </w:rPr>
              <w:delText>Stop words</w:delText>
            </w:r>
            <w:r w:rsidDel="00531916">
              <w:rPr>
                <w:noProof/>
                <w:webHidden/>
              </w:rPr>
              <w:tab/>
              <w:delText>23</w:delText>
            </w:r>
          </w:del>
        </w:p>
        <w:p w14:paraId="65F89437" w14:textId="77777777" w:rsidR="00363978" w:rsidDel="00531916" w:rsidRDefault="00363978">
          <w:pPr>
            <w:pStyle w:val="TOC3"/>
            <w:tabs>
              <w:tab w:val="right" w:leader="dot" w:pos="9350"/>
            </w:tabs>
            <w:rPr>
              <w:del w:id="605" w:author="Korisnik" w:date="2024-09-19T20:51:00Z"/>
              <w:rFonts w:eastAsiaTheme="minorEastAsia"/>
              <w:noProof/>
            </w:rPr>
          </w:pPr>
          <w:del w:id="606" w:author="Korisnik" w:date="2024-09-19T20:51:00Z">
            <w:r w:rsidRPr="00FE568F" w:rsidDel="00531916">
              <w:rPr>
                <w:noProof/>
                <w:rPrChange w:id="607" w:author="SG" w:date="2024-09-18T17:06:00Z">
                  <w:rPr>
                    <w:rStyle w:val="Hyperlink"/>
                    <w:i/>
                    <w:noProof/>
                  </w:rPr>
                </w:rPrChange>
              </w:rPr>
              <w:delText>Synonyms</w:delText>
            </w:r>
            <w:r w:rsidDel="00531916">
              <w:rPr>
                <w:noProof/>
                <w:webHidden/>
              </w:rPr>
              <w:tab/>
              <w:delText>23</w:delText>
            </w:r>
          </w:del>
        </w:p>
        <w:p w14:paraId="0C5AF24D" w14:textId="77777777" w:rsidR="00363978" w:rsidDel="00531916" w:rsidRDefault="00363978">
          <w:pPr>
            <w:pStyle w:val="TOC3"/>
            <w:tabs>
              <w:tab w:val="right" w:leader="dot" w:pos="9350"/>
            </w:tabs>
            <w:rPr>
              <w:del w:id="608" w:author="Korisnik" w:date="2024-09-19T20:51:00Z"/>
              <w:rFonts w:eastAsiaTheme="minorEastAsia"/>
              <w:noProof/>
            </w:rPr>
          </w:pPr>
          <w:del w:id="609" w:author="Korisnik" w:date="2024-09-19T20:51:00Z">
            <w:r w:rsidRPr="00FE568F" w:rsidDel="00531916">
              <w:rPr>
                <w:noProof/>
                <w:rPrChange w:id="610" w:author="SG" w:date="2024-09-18T17:06:00Z">
                  <w:rPr>
                    <w:rStyle w:val="Hyperlink"/>
                    <w:i/>
                    <w:noProof/>
                  </w:rPr>
                </w:rPrChange>
              </w:rPr>
              <w:delText>Scoring mehanizam</w:delText>
            </w:r>
            <w:r w:rsidDel="00531916">
              <w:rPr>
                <w:noProof/>
                <w:webHidden/>
              </w:rPr>
              <w:tab/>
              <w:delText>23</w:delText>
            </w:r>
          </w:del>
        </w:p>
        <w:p w14:paraId="180E322A" w14:textId="77777777" w:rsidR="00363978" w:rsidDel="00531916" w:rsidRDefault="00363978">
          <w:pPr>
            <w:pStyle w:val="TOC3"/>
            <w:tabs>
              <w:tab w:val="right" w:leader="dot" w:pos="9350"/>
            </w:tabs>
            <w:rPr>
              <w:del w:id="611" w:author="Korisnik" w:date="2024-09-19T20:51:00Z"/>
              <w:rFonts w:eastAsiaTheme="minorEastAsia"/>
              <w:noProof/>
            </w:rPr>
          </w:pPr>
          <w:del w:id="612" w:author="Korisnik" w:date="2024-09-19T20:51:00Z">
            <w:r w:rsidRPr="00FE568F" w:rsidDel="00531916">
              <w:rPr>
                <w:noProof/>
                <w:rPrChange w:id="613" w:author="SG" w:date="2024-09-18T17:06:00Z">
                  <w:rPr>
                    <w:rStyle w:val="Hyperlink"/>
                    <w:i/>
                    <w:noProof/>
                  </w:rPr>
                </w:rPrChange>
              </w:rPr>
              <w:delText>Fuzzy search</w:delText>
            </w:r>
            <w:r w:rsidDel="00531916">
              <w:rPr>
                <w:noProof/>
                <w:webHidden/>
              </w:rPr>
              <w:tab/>
              <w:delText>25</w:delText>
            </w:r>
          </w:del>
        </w:p>
        <w:p w14:paraId="73A745F4" w14:textId="77777777" w:rsidR="00363978" w:rsidDel="00531916" w:rsidRDefault="00363978">
          <w:pPr>
            <w:pStyle w:val="TOC1"/>
            <w:tabs>
              <w:tab w:val="left" w:pos="440"/>
              <w:tab w:val="right" w:leader="dot" w:pos="9350"/>
            </w:tabs>
            <w:rPr>
              <w:del w:id="614" w:author="Korisnik" w:date="2024-09-19T20:51:00Z"/>
              <w:rFonts w:eastAsiaTheme="minorEastAsia"/>
              <w:noProof/>
            </w:rPr>
          </w:pPr>
          <w:del w:id="615" w:author="Korisnik" w:date="2024-09-19T20:51:00Z">
            <w:r w:rsidRPr="00FE568F" w:rsidDel="00531916">
              <w:rPr>
                <w:noProof/>
                <w:rPrChange w:id="616" w:author="SG" w:date="2024-09-18T17:06:00Z">
                  <w:rPr>
                    <w:rStyle w:val="Hyperlink"/>
                    <w:i/>
                    <w:noProof/>
                    <w:lang w:val="sr-Latn-RS"/>
                  </w:rPr>
                </w:rPrChange>
              </w:rPr>
              <w:delText>5.</w:delText>
            </w:r>
            <w:r w:rsidDel="00531916">
              <w:rPr>
                <w:rFonts w:eastAsiaTheme="minorEastAsia"/>
                <w:noProof/>
              </w:rPr>
              <w:tab/>
            </w:r>
            <w:r w:rsidRPr="00FE568F" w:rsidDel="00531916">
              <w:rPr>
                <w:noProof/>
                <w:rPrChange w:id="617" w:author="SG" w:date="2024-09-18T17:06:00Z">
                  <w:rPr>
                    <w:rStyle w:val="Hyperlink"/>
                    <w:i/>
                    <w:noProof/>
                    <w:lang w:val="sr-Latn-RS"/>
                  </w:rPr>
                </w:rPrChange>
              </w:rPr>
              <w:delText>DebugIt</w:delText>
            </w:r>
            <w:r w:rsidDel="00531916">
              <w:rPr>
                <w:noProof/>
                <w:webHidden/>
              </w:rPr>
              <w:tab/>
              <w:delText>27</w:delText>
            </w:r>
          </w:del>
        </w:p>
        <w:p w14:paraId="73339387" w14:textId="77777777" w:rsidR="00363978" w:rsidDel="00531916" w:rsidRDefault="00363978">
          <w:pPr>
            <w:pStyle w:val="TOC2"/>
            <w:tabs>
              <w:tab w:val="left" w:pos="880"/>
              <w:tab w:val="right" w:leader="dot" w:pos="9350"/>
            </w:tabs>
            <w:rPr>
              <w:del w:id="618" w:author="Korisnik" w:date="2024-09-19T20:51:00Z"/>
              <w:rFonts w:eastAsiaTheme="minorEastAsia"/>
              <w:noProof/>
            </w:rPr>
          </w:pPr>
          <w:del w:id="619" w:author="Korisnik" w:date="2024-09-19T20:51:00Z">
            <w:r w:rsidRPr="00FE568F" w:rsidDel="00531916">
              <w:rPr>
                <w:noProof/>
                <w:rPrChange w:id="620" w:author="SG" w:date="2024-09-18T17:06:00Z">
                  <w:rPr>
                    <w:rStyle w:val="Hyperlink"/>
                    <w:noProof/>
                    <w:lang w:val="sr-Latn-RS"/>
                  </w:rPr>
                </w:rPrChange>
              </w:rPr>
              <w:delText>5.1</w:delText>
            </w:r>
            <w:r w:rsidDel="00531916">
              <w:rPr>
                <w:rFonts w:eastAsiaTheme="minorEastAsia"/>
                <w:noProof/>
              </w:rPr>
              <w:tab/>
            </w:r>
            <w:r w:rsidRPr="00FE568F" w:rsidDel="00531916">
              <w:rPr>
                <w:noProof/>
                <w:rPrChange w:id="621" w:author="SG" w:date="2024-09-18T17:06:00Z">
                  <w:rPr>
                    <w:rStyle w:val="Hyperlink"/>
                    <w:noProof/>
                    <w:lang w:val="sr-Latn-RS"/>
                  </w:rPr>
                </w:rPrChange>
              </w:rPr>
              <w:delText>Korišćene tehnologije</w:delText>
            </w:r>
            <w:r w:rsidDel="00531916">
              <w:rPr>
                <w:noProof/>
                <w:webHidden/>
              </w:rPr>
              <w:tab/>
              <w:delText>27</w:delText>
            </w:r>
          </w:del>
        </w:p>
        <w:p w14:paraId="1CAFA5D8" w14:textId="77777777" w:rsidR="00363978" w:rsidDel="00531916" w:rsidRDefault="00363978">
          <w:pPr>
            <w:pStyle w:val="TOC2"/>
            <w:tabs>
              <w:tab w:val="left" w:pos="880"/>
              <w:tab w:val="right" w:leader="dot" w:pos="9350"/>
            </w:tabs>
            <w:rPr>
              <w:del w:id="622" w:author="Korisnik" w:date="2024-09-19T20:51:00Z"/>
              <w:rFonts w:eastAsiaTheme="minorEastAsia"/>
              <w:noProof/>
            </w:rPr>
          </w:pPr>
          <w:del w:id="623" w:author="Korisnik" w:date="2024-09-19T20:51:00Z">
            <w:r w:rsidRPr="00FE568F" w:rsidDel="00531916">
              <w:rPr>
                <w:noProof/>
                <w:rPrChange w:id="624" w:author="SG" w:date="2024-09-18T17:06:00Z">
                  <w:rPr>
                    <w:rStyle w:val="Hyperlink"/>
                    <w:noProof/>
                    <w:lang w:val="sr-Latn-RS"/>
                  </w:rPr>
                </w:rPrChange>
              </w:rPr>
              <w:delText>5.2</w:delText>
            </w:r>
            <w:r w:rsidDel="00531916">
              <w:rPr>
                <w:rFonts w:eastAsiaTheme="minorEastAsia"/>
                <w:noProof/>
              </w:rPr>
              <w:tab/>
            </w:r>
            <w:r w:rsidRPr="00FE568F" w:rsidDel="00531916">
              <w:rPr>
                <w:noProof/>
                <w:rPrChange w:id="625" w:author="SG" w:date="2024-09-18T17:06:00Z">
                  <w:rPr>
                    <w:rStyle w:val="Hyperlink"/>
                    <w:noProof/>
                    <w:lang w:val="sr-Latn-RS"/>
                  </w:rPr>
                </w:rPrChange>
              </w:rPr>
              <w:delText>Detalji implementacije</w:delText>
            </w:r>
            <w:r w:rsidDel="00531916">
              <w:rPr>
                <w:noProof/>
                <w:webHidden/>
              </w:rPr>
              <w:tab/>
              <w:delText>27</w:delText>
            </w:r>
          </w:del>
        </w:p>
        <w:p w14:paraId="197A166E" w14:textId="77777777" w:rsidR="00363978" w:rsidDel="00531916" w:rsidRDefault="00363978">
          <w:pPr>
            <w:pStyle w:val="TOC3"/>
            <w:tabs>
              <w:tab w:val="right" w:leader="dot" w:pos="9350"/>
            </w:tabs>
            <w:rPr>
              <w:del w:id="626" w:author="Korisnik" w:date="2024-09-19T20:51:00Z"/>
              <w:rFonts w:eastAsiaTheme="minorEastAsia"/>
              <w:noProof/>
            </w:rPr>
          </w:pPr>
          <w:del w:id="627" w:author="Korisnik" w:date="2024-09-19T20:51:00Z">
            <w:r w:rsidRPr="00FE568F" w:rsidDel="00531916">
              <w:rPr>
                <w:noProof/>
                <w:rPrChange w:id="628" w:author="SG" w:date="2024-09-18T17:06:00Z">
                  <w:rPr>
                    <w:rStyle w:val="Hyperlink"/>
                    <w:noProof/>
                    <w:lang w:val="sr-Latn-RS"/>
                  </w:rPr>
                </w:rPrChange>
              </w:rPr>
              <w:delText>Konfiguracija Elasticsearch mehanizma i index komponenti</w:delText>
            </w:r>
            <w:r w:rsidDel="00531916">
              <w:rPr>
                <w:noProof/>
                <w:webHidden/>
              </w:rPr>
              <w:tab/>
              <w:delText>27</w:delText>
            </w:r>
          </w:del>
        </w:p>
        <w:p w14:paraId="7BBB2DF5" w14:textId="77777777" w:rsidR="00363978" w:rsidDel="00531916" w:rsidRDefault="00363978">
          <w:pPr>
            <w:pStyle w:val="TOC3"/>
            <w:tabs>
              <w:tab w:val="right" w:leader="dot" w:pos="9350"/>
            </w:tabs>
            <w:rPr>
              <w:del w:id="629" w:author="Korisnik" w:date="2024-09-19T20:51:00Z"/>
              <w:rFonts w:eastAsiaTheme="minorEastAsia"/>
              <w:noProof/>
            </w:rPr>
          </w:pPr>
          <w:del w:id="630" w:author="Korisnik" w:date="2024-09-19T20:51:00Z">
            <w:r w:rsidRPr="00FE568F" w:rsidDel="00531916">
              <w:rPr>
                <w:noProof/>
                <w:rPrChange w:id="631" w:author="SG" w:date="2024-09-18T17:06:00Z">
                  <w:rPr>
                    <w:rStyle w:val="Hyperlink"/>
                    <w:noProof/>
                    <w:lang w:val="sr-Latn-RS"/>
                  </w:rPr>
                </w:rPrChange>
              </w:rPr>
              <w:delText>Implementacija CRUD metoda</w:delText>
            </w:r>
            <w:r w:rsidDel="00531916">
              <w:rPr>
                <w:noProof/>
                <w:webHidden/>
              </w:rPr>
              <w:tab/>
              <w:delText>30</w:delText>
            </w:r>
          </w:del>
        </w:p>
        <w:p w14:paraId="56DF1274" w14:textId="77777777" w:rsidR="00363978" w:rsidDel="00531916" w:rsidRDefault="00363978">
          <w:pPr>
            <w:pStyle w:val="TOC3"/>
            <w:tabs>
              <w:tab w:val="right" w:leader="dot" w:pos="9350"/>
            </w:tabs>
            <w:rPr>
              <w:del w:id="632" w:author="Korisnik" w:date="2024-09-19T20:51:00Z"/>
              <w:rFonts w:eastAsiaTheme="minorEastAsia"/>
              <w:noProof/>
            </w:rPr>
          </w:pPr>
          <w:del w:id="633" w:author="Korisnik" w:date="2024-09-19T20:51:00Z">
            <w:r w:rsidRPr="00FE568F" w:rsidDel="00531916">
              <w:rPr>
                <w:noProof/>
                <w:rPrChange w:id="634" w:author="SG" w:date="2024-09-18T17:06:00Z">
                  <w:rPr>
                    <w:rStyle w:val="Hyperlink"/>
                    <w:noProof/>
                    <w:lang w:val="sr-Latn-RS"/>
                  </w:rPr>
                </w:rPrChange>
              </w:rPr>
              <w:delText>Implementacija pretrage</w:delText>
            </w:r>
            <w:r w:rsidDel="00531916">
              <w:rPr>
                <w:noProof/>
                <w:webHidden/>
              </w:rPr>
              <w:tab/>
              <w:delText>31</w:delText>
            </w:r>
          </w:del>
        </w:p>
        <w:p w14:paraId="46D3CF1F" w14:textId="77777777" w:rsidR="00363978" w:rsidDel="00531916" w:rsidRDefault="00363978">
          <w:pPr>
            <w:pStyle w:val="TOC3"/>
            <w:tabs>
              <w:tab w:val="right" w:leader="dot" w:pos="9350"/>
            </w:tabs>
            <w:rPr>
              <w:del w:id="635" w:author="Korisnik" w:date="2024-09-19T20:51:00Z"/>
              <w:rFonts w:eastAsiaTheme="minorEastAsia"/>
              <w:noProof/>
            </w:rPr>
          </w:pPr>
          <w:del w:id="636" w:author="Korisnik" w:date="2024-09-19T20:51:00Z">
            <w:r w:rsidRPr="00FE568F" w:rsidDel="00531916">
              <w:rPr>
                <w:noProof/>
                <w:rPrChange w:id="637" w:author="SG" w:date="2024-09-18T17:06:00Z">
                  <w:rPr>
                    <w:rStyle w:val="Hyperlink"/>
                    <w:noProof/>
                  </w:rPr>
                </w:rPrChange>
              </w:rPr>
              <w:delText>Primeri korisničkog interfejsa</w:delText>
            </w:r>
            <w:r w:rsidDel="00531916">
              <w:rPr>
                <w:noProof/>
                <w:webHidden/>
              </w:rPr>
              <w:tab/>
              <w:delText>32</w:delText>
            </w:r>
          </w:del>
        </w:p>
        <w:p w14:paraId="46BDB014" w14:textId="77777777" w:rsidR="00363978" w:rsidDel="00531916" w:rsidRDefault="00363978">
          <w:pPr>
            <w:pStyle w:val="TOC2"/>
            <w:tabs>
              <w:tab w:val="left" w:pos="880"/>
              <w:tab w:val="right" w:leader="dot" w:pos="9350"/>
            </w:tabs>
            <w:rPr>
              <w:del w:id="638" w:author="Korisnik" w:date="2024-09-19T20:51:00Z"/>
              <w:rFonts w:eastAsiaTheme="minorEastAsia"/>
              <w:noProof/>
            </w:rPr>
          </w:pPr>
          <w:del w:id="639" w:author="Korisnik" w:date="2024-09-19T20:51:00Z">
            <w:r w:rsidRPr="00FE568F" w:rsidDel="00531916">
              <w:rPr>
                <w:noProof/>
                <w:rPrChange w:id="640" w:author="SG" w:date="2024-09-18T17:06:00Z">
                  <w:rPr>
                    <w:rStyle w:val="Hyperlink"/>
                    <w:noProof/>
                  </w:rPr>
                </w:rPrChange>
              </w:rPr>
              <w:delText>5.3</w:delText>
            </w:r>
            <w:r w:rsidDel="00531916">
              <w:rPr>
                <w:rFonts w:eastAsiaTheme="minorEastAsia"/>
                <w:noProof/>
              </w:rPr>
              <w:tab/>
            </w:r>
            <w:r w:rsidRPr="00FE568F" w:rsidDel="00531916">
              <w:rPr>
                <w:noProof/>
                <w:rPrChange w:id="641" w:author="SG" w:date="2024-09-18T17:06:00Z">
                  <w:rPr>
                    <w:rStyle w:val="Hyperlink"/>
                    <w:noProof/>
                  </w:rPr>
                </w:rPrChange>
              </w:rPr>
              <w:delText>Izazovi u realizaciji</w:delText>
            </w:r>
            <w:r w:rsidDel="00531916">
              <w:rPr>
                <w:noProof/>
                <w:webHidden/>
              </w:rPr>
              <w:tab/>
              <w:delText>35</w:delText>
            </w:r>
          </w:del>
        </w:p>
        <w:p w14:paraId="7618C49B" w14:textId="77777777" w:rsidR="00363978" w:rsidDel="00531916" w:rsidRDefault="00363978">
          <w:pPr>
            <w:pStyle w:val="TOC2"/>
            <w:tabs>
              <w:tab w:val="left" w:pos="880"/>
              <w:tab w:val="right" w:leader="dot" w:pos="9350"/>
            </w:tabs>
            <w:rPr>
              <w:del w:id="642" w:author="Korisnik" w:date="2024-09-19T20:51:00Z"/>
              <w:rFonts w:eastAsiaTheme="minorEastAsia"/>
              <w:noProof/>
            </w:rPr>
          </w:pPr>
          <w:del w:id="643" w:author="Korisnik" w:date="2024-09-19T20:51:00Z">
            <w:r w:rsidRPr="00FE568F" w:rsidDel="00531916">
              <w:rPr>
                <w:noProof/>
                <w:rPrChange w:id="644" w:author="SG" w:date="2024-09-18T17:06:00Z">
                  <w:rPr>
                    <w:rStyle w:val="Hyperlink"/>
                    <w:noProof/>
                    <w:lang w:val="sr-Latn-RS"/>
                  </w:rPr>
                </w:rPrChange>
              </w:rPr>
              <w:delText>5.4</w:delText>
            </w:r>
            <w:r w:rsidDel="00531916">
              <w:rPr>
                <w:rFonts w:eastAsiaTheme="minorEastAsia"/>
                <w:noProof/>
              </w:rPr>
              <w:tab/>
            </w:r>
            <w:r w:rsidRPr="00FE568F" w:rsidDel="00531916">
              <w:rPr>
                <w:noProof/>
                <w:rPrChange w:id="645" w:author="SG" w:date="2024-09-18T17:06:00Z">
                  <w:rPr>
                    <w:rStyle w:val="Hyperlink"/>
                    <w:noProof/>
                    <w:lang w:val="sr-Latn-RS"/>
                  </w:rPr>
                </w:rPrChange>
              </w:rPr>
              <w:delText>Potencijalna unapređenja</w:delText>
            </w:r>
            <w:r w:rsidDel="00531916">
              <w:rPr>
                <w:noProof/>
                <w:webHidden/>
              </w:rPr>
              <w:tab/>
              <w:delText>36</w:delText>
            </w:r>
          </w:del>
        </w:p>
        <w:p w14:paraId="2F3B6A3E" w14:textId="77777777" w:rsidR="00363978" w:rsidDel="00531916" w:rsidRDefault="00363978">
          <w:pPr>
            <w:pStyle w:val="TOC1"/>
            <w:tabs>
              <w:tab w:val="left" w:pos="440"/>
              <w:tab w:val="right" w:leader="dot" w:pos="9350"/>
            </w:tabs>
            <w:rPr>
              <w:del w:id="646" w:author="Korisnik" w:date="2024-09-19T20:51:00Z"/>
              <w:rFonts w:eastAsiaTheme="minorEastAsia"/>
              <w:noProof/>
            </w:rPr>
          </w:pPr>
          <w:del w:id="647" w:author="Korisnik" w:date="2024-09-19T20:51:00Z">
            <w:r w:rsidRPr="00FE568F" w:rsidDel="00531916">
              <w:rPr>
                <w:noProof/>
                <w:rPrChange w:id="648" w:author="SG" w:date="2024-09-18T17:06:00Z">
                  <w:rPr>
                    <w:rStyle w:val="Hyperlink"/>
                    <w:noProof/>
                    <w:lang w:val="sr-Latn-RS"/>
                  </w:rPr>
                </w:rPrChange>
              </w:rPr>
              <w:delText>6.</w:delText>
            </w:r>
            <w:r w:rsidDel="00531916">
              <w:rPr>
                <w:rFonts w:eastAsiaTheme="minorEastAsia"/>
                <w:noProof/>
              </w:rPr>
              <w:tab/>
            </w:r>
            <w:r w:rsidRPr="00FE568F" w:rsidDel="00531916">
              <w:rPr>
                <w:noProof/>
                <w:rPrChange w:id="649" w:author="SG" w:date="2024-09-18T17:06:00Z">
                  <w:rPr>
                    <w:rStyle w:val="Hyperlink"/>
                    <w:noProof/>
                    <w:lang w:val="sr-Latn-RS"/>
                  </w:rPr>
                </w:rPrChange>
              </w:rPr>
              <w:delText>Zaključak</w:delText>
            </w:r>
            <w:r w:rsidDel="00531916">
              <w:rPr>
                <w:noProof/>
                <w:webHidden/>
              </w:rPr>
              <w:tab/>
              <w:delText>37</w:delText>
            </w:r>
          </w:del>
        </w:p>
        <w:p w14:paraId="156790C9" w14:textId="77777777" w:rsidR="00363978" w:rsidDel="00531916" w:rsidRDefault="00363978">
          <w:pPr>
            <w:pStyle w:val="TOC1"/>
            <w:tabs>
              <w:tab w:val="right" w:leader="dot" w:pos="9350"/>
            </w:tabs>
            <w:rPr>
              <w:del w:id="650" w:author="Korisnik" w:date="2024-09-19T20:51:00Z"/>
              <w:rFonts w:eastAsiaTheme="minorEastAsia"/>
              <w:noProof/>
            </w:rPr>
          </w:pPr>
          <w:del w:id="651" w:author="Korisnik" w:date="2024-09-19T20:51:00Z">
            <w:r w:rsidRPr="00FE568F" w:rsidDel="00531916">
              <w:rPr>
                <w:noProof/>
                <w:rPrChange w:id="652" w:author="SG" w:date="2024-09-18T17:06:00Z">
                  <w:rPr>
                    <w:rStyle w:val="Hyperlink"/>
                    <w:noProof/>
                    <w:lang w:val="sr-Latn-RS"/>
                  </w:rPr>
                </w:rPrChange>
              </w:rPr>
              <w:delText>Literatura</w:delText>
            </w:r>
            <w:r w:rsidDel="00531916">
              <w:rPr>
                <w:noProof/>
                <w:webHidden/>
              </w:rPr>
              <w:tab/>
              <w:delText>38</w:delText>
            </w:r>
          </w:del>
        </w:p>
        <w:p w14:paraId="412A34B4" w14:textId="77777777" w:rsidR="00363978" w:rsidDel="00531916" w:rsidRDefault="00363978">
          <w:pPr>
            <w:pStyle w:val="TOC1"/>
            <w:tabs>
              <w:tab w:val="right" w:leader="dot" w:pos="9350"/>
            </w:tabs>
            <w:rPr>
              <w:del w:id="653" w:author="Korisnik" w:date="2024-09-19T20:51:00Z"/>
              <w:rFonts w:eastAsiaTheme="minorEastAsia"/>
              <w:noProof/>
            </w:rPr>
          </w:pPr>
          <w:del w:id="654" w:author="Korisnik" w:date="2024-09-19T20:51:00Z">
            <w:r w:rsidRPr="00FE568F" w:rsidDel="00531916">
              <w:rPr>
                <w:noProof/>
                <w:rPrChange w:id="655" w:author="SG" w:date="2024-09-18T17:06:00Z">
                  <w:rPr>
                    <w:rStyle w:val="Hyperlink"/>
                    <w:noProof/>
                    <w:lang w:val="sr-Latn-RS"/>
                  </w:rPr>
                </w:rPrChange>
              </w:rPr>
              <w:delText>Dodatak A</w:delText>
            </w:r>
            <w:r w:rsidDel="00531916">
              <w:rPr>
                <w:noProof/>
                <w:webHidden/>
              </w:rPr>
              <w:tab/>
              <w:delText>41</w:delText>
            </w:r>
          </w:del>
        </w:p>
        <w:p w14:paraId="0B34B463" w14:textId="77777777" w:rsidR="00363978" w:rsidDel="00531916" w:rsidRDefault="00363978">
          <w:pPr>
            <w:pStyle w:val="TOC1"/>
            <w:tabs>
              <w:tab w:val="right" w:leader="dot" w:pos="9350"/>
            </w:tabs>
            <w:rPr>
              <w:del w:id="656" w:author="Korisnik" w:date="2024-09-19T20:51:00Z"/>
              <w:rFonts w:eastAsiaTheme="minorEastAsia"/>
              <w:noProof/>
            </w:rPr>
          </w:pPr>
          <w:del w:id="657" w:author="Korisnik" w:date="2024-09-19T20:51:00Z">
            <w:r w:rsidRPr="00FE568F" w:rsidDel="00531916">
              <w:rPr>
                <w:noProof/>
                <w:rPrChange w:id="658" w:author="SG" w:date="2024-09-18T17:06:00Z">
                  <w:rPr>
                    <w:rStyle w:val="Hyperlink"/>
                    <w:noProof/>
                    <w:lang w:val="sr-Latn-RS"/>
                  </w:rPr>
                </w:rPrChange>
              </w:rPr>
              <w:delText>Dodatak B</w:delText>
            </w:r>
            <w:r w:rsidDel="00531916">
              <w:rPr>
                <w:noProof/>
                <w:webHidden/>
              </w:rPr>
              <w:tab/>
              <w:delText>42</w:delText>
            </w:r>
          </w:del>
        </w:p>
        <w:p w14:paraId="7FF8E904" w14:textId="77777777" w:rsidR="00363978" w:rsidDel="00531916" w:rsidRDefault="00363978">
          <w:pPr>
            <w:pStyle w:val="TOC1"/>
            <w:tabs>
              <w:tab w:val="right" w:leader="dot" w:pos="9350"/>
            </w:tabs>
            <w:rPr>
              <w:del w:id="659" w:author="Korisnik" w:date="2024-09-19T20:51:00Z"/>
              <w:rFonts w:eastAsiaTheme="minorEastAsia"/>
              <w:noProof/>
            </w:rPr>
          </w:pPr>
          <w:del w:id="660" w:author="Korisnik" w:date="2024-09-19T20:51:00Z">
            <w:r w:rsidRPr="00FE568F" w:rsidDel="00531916">
              <w:rPr>
                <w:noProof/>
                <w:rPrChange w:id="661" w:author="SG" w:date="2024-09-18T17:06:00Z">
                  <w:rPr>
                    <w:rStyle w:val="Hyperlink"/>
                    <w:noProof/>
                    <w:lang w:val="sr-Latn-RS"/>
                  </w:rPr>
                </w:rPrChange>
              </w:rPr>
              <w:delText>Podaci o kandidatu</w:delText>
            </w:r>
            <w:r w:rsidDel="00531916">
              <w:rPr>
                <w:noProof/>
                <w:webHidden/>
              </w:rPr>
              <w:tab/>
              <w:delText>43</w:delText>
            </w:r>
          </w:del>
        </w:p>
        <w:p w14:paraId="0B10415B" w14:textId="6EE974F8" w:rsidR="00FE568F" w:rsidRDefault="00FF17E2">
          <w:pPr>
            <w:rPr>
              <w:ins w:id="662" w:author="SG" w:date="2024-09-18T17:07:00Z"/>
              <w:bCs/>
              <w:lang w:val="sr-Latn-RS"/>
            </w:rPr>
          </w:pPr>
          <w:r w:rsidRPr="0037213B">
            <w:rPr>
              <w:b/>
              <w:bCs/>
              <w:lang w:val="sr-Latn-RS"/>
            </w:rPr>
            <w:fldChar w:fldCharType="end"/>
          </w:r>
        </w:p>
      </w:sdtContent>
    </w:sdt>
    <w:p w14:paraId="6CD184FD" w14:textId="77777777" w:rsidR="00FE568F" w:rsidRPr="00FE35C2" w:rsidRDefault="00FE568F">
      <w:pPr>
        <w:rPr>
          <w:ins w:id="663" w:author="SG" w:date="2024-09-18T17:07:00Z"/>
          <w:lang w:val="sr-Latn-RS"/>
        </w:rPr>
      </w:pPr>
    </w:p>
    <w:p w14:paraId="23DC8BE8" w14:textId="77777777" w:rsidR="00FE568F" w:rsidRPr="00E4205F" w:rsidRDefault="00FE568F">
      <w:pPr>
        <w:rPr>
          <w:ins w:id="664" w:author="SG" w:date="2024-09-18T17:07:00Z"/>
          <w:lang w:val="sr-Latn-RS"/>
        </w:rPr>
      </w:pPr>
    </w:p>
    <w:p w14:paraId="383052C2" w14:textId="77777777" w:rsidR="00FE568F" w:rsidRPr="00D576B0" w:rsidRDefault="00FE568F">
      <w:pPr>
        <w:rPr>
          <w:ins w:id="665" w:author="SG" w:date="2024-09-18T17:07:00Z"/>
          <w:lang w:val="sr-Latn-RS"/>
        </w:rPr>
      </w:pPr>
    </w:p>
    <w:p w14:paraId="2C03E585" w14:textId="77777777" w:rsidR="00FE568F" w:rsidRPr="00D576B0" w:rsidRDefault="00FE568F">
      <w:pPr>
        <w:rPr>
          <w:ins w:id="666" w:author="SG" w:date="2024-09-18T17:07:00Z"/>
          <w:lang w:val="sr-Latn-RS"/>
        </w:rPr>
      </w:pPr>
    </w:p>
    <w:p w14:paraId="1C1EF87A" w14:textId="77777777" w:rsidR="00FE568F" w:rsidRPr="00FE568F" w:rsidRDefault="00FE568F">
      <w:pPr>
        <w:rPr>
          <w:ins w:id="667" w:author="SG" w:date="2024-09-18T17:07:00Z"/>
          <w:lang w:val="sr-Latn-RS"/>
          <w:rPrChange w:id="668" w:author="SG" w:date="2024-09-18T17:07:00Z">
            <w:rPr>
              <w:ins w:id="669" w:author="SG" w:date="2024-09-18T17:07:00Z"/>
              <w:bCs/>
              <w:lang w:val="sr-Latn-RS"/>
            </w:rPr>
          </w:rPrChange>
        </w:rPr>
      </w:pPr>
    </w:p>
    <w:p w14:paraId="080EAB2C" w14:textId="77777777" w:rsidR="00FE568F" w:rsidRPr="00FE568F" w:rsidRDefault="00FE568F">
      <w:pPr>
        <w:rPr>
          <w:ins w:id="670" w:author="SG" w:date="2024-09-18T17:07:00Z"/>
          <w:lang w:val="sr-Latn-RS"/>
          <w:rPrChange w:id="671" w:author="SG" w:date="2024-09-18T17:07:00Z">
            <w:rPr>
              <w:ins w:id="672" w:author="SG" w:date="2024-09-18T17:07:00Z"/>
              <w:bCs/>
              <w:lang w:val="sr-Latn-RS"/>
            </w:rPr>
          </w:rPrChange>
        </w:rPr>
      </w:pPr>
    </w:p>
    <w:p w14:paraId="0CD1EDDA" w14:textId="77777777" w:rsidR="00FE568F" w:rsidRPr="00FE568F" w:rsidRDefault="00FE568F">
      <w:pPr>
        <w:rPr>
          <w:ins w:id="673" w:author="SG" w:date="2024-09-18T17:07:00Z"/>
          <w:lang w:val="sr-Latn-RS"/>
          <w:rPrChange w:id="674" w:author="SG" w:date="2024-09-18T17:07:00Z">
            <w:rPr>
              <w:ins w:id="675" w:author="SG" w:date="2024-09-18T17:07:00Z"/>
              <w:bCs/>
              <w:lang w:val="sr-Latn-RS"/>
            </w:rPr>
          </w:rPrChange>
        </w:rPr>
      </w:pPr>
    </w:p>
    <w:p w14:paraId="153CA05A" w14:textId="2C787817" w:rsidR="00FE568F" w:rsidRPr="00FE35C2" w:rsidRDefault="00FE568F">
      <w:pPr>
        <w:tabs>
          <w:tab w:val="left" w:pos="6099"/>
        </w:tabs>
        <w:rPr>
          <w:ins w:id="676" w:author="SG" w:date="2024-09-18T17:07:00Z"/>
          <w:lang w:val="sr-Latn-RS"/>
        </w:rPr>
        <w:pPrChange w:id="677" w:author="SG" w:date="2024-09-18T17:07:00Z">
          <w:pPr/>
        </w:pPrChange>
      </w:pPr>
      <w:ins w:id="678" w:author="SG" w:date="2024-09-18T17:07:00Z">
        <w:r>
          <w:rPr>
            <w:lang w:val="sr-Latn-RS"/>
          </w:rPr>
          <w:tab/>
        </w:r>
      </w:ins>
    </w:p>
    <w:p w14:paraId="251FFD48" w14:textId="77777777" w:rsidR="00FE568F" w:rsidRPr="00E4205F" w:rsidRDefault="00FE568F">
      <w:pPr>
        <w:rPr>
          <w:ins w:id="679" w:author="SG" w:date="2024-09-18T17:07:00Z"/>
          <w:lang w:val="sr-Latn-RS"/>
        </w:rPr>
      </w:pPr>
    </w:p>
    <w:p w14:paraId="761C66C7" w14:textId="77777777" w:rsidR="00FE568F" w:rsidRPr="00D576B0" w:rsidRDefault="00FE568F">
      <w:pPr>
        <w:rPr>
          <w:ins w:id="680" w:author="SG" w:date="2024-09-18T17:07:00Z"/>
          <w:lang w:val="sr-Latn-RS"/>
        </w:rPr>
      </w:pPr>
    </w:p>
    <w:p w14:paraId="239F2C70" w14:textId="77777777" w:rsidR="00FE568F" w:rsidRPr="00D576B0" w:rsidRDefault="00FE568F">
      <w:pPr>
        <w:rPr>
          <w:ins w:id="681" w:author="SG" w:date="2024-09-18T17:07:00Z"/>
          <w:lang w:val="sr-Latn-RS"/>
        </w:rPr>
      </w:pPr>
    </w:p>
    <w:p w14:paraId="0D3949F4" w14:textId="3A9FE84A" w:rsidR="00786316" w:rsidRPr="00FE568F" w:rsidRDefault="00786316">
      <w:pPr>
        <w:rPr>
          <w:lang w:val="sr-Latn-RS"/>
          <w:rPrChange w:id="682" w:author="SG" w:date="2024-09-18T17:07:00Z">
            <w:rPr>
              <w:bCs/>
              <w:lang w:val="sr-Latn-RS"/>
            </w:rPr>
          </w:rPrChange>
        </w:rPr>
      </w:pPr>
    </w:p>
    <w:p w14:paraId="09A80020" w14:textId="77777777" w:rsidR="00786316" w:rsidRPr="0037213B" w:rsidRDefault="00786316" w:rsidP="008410E0">
      <w:pPr>
        <w:pStyle w:val="Heading1"/>
        <w:rPr>
          <w:lang w:val="sr-Latn-RS"/>
        </w:rPr>
      </w:pPr>
      <w:bookmarkStart w:id="683" w:name="_Toc177671539"/>
      <w:r w:rsidRPr="0037213B">
        <w:rPr>
          <w:lang w:val="sr-Latn-RS"/>
        </w:rPr>
        <w:lastRenderedPageBreak/>
        <w:t>Uvod</w:t>
      </w:r>
      <w:bookmarkEnd w:id="683"/>
    </w:p>
    <w:p w14:paraId="0D198AB8" w14:textId="1258177F"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del w:id="684" w:author="Korisnik" w:date="2024-09-18T12:42:00Z">
        <w:r w:rsidR="0051149C" w:rsidDel="00147482">
          <w:rPr>
            <w:lang w:val="sr-Latn-RS"/>
          </w:rPr>
          <w:delText xml:space="preserve">oktucanim </w:delText>
        </w:r>
      </w:del>
      <w:ins w:id="685" w:author="Korisnik" w:date="2024-09-18T12:42:00Z">
        <w:r w:rsidR="00147482">
          <w:rPr>
            <w:lang w:val="sr-Latn-RS"/>
          </w:rPr>
          <w:t xml:space="preserve">otkucanim </w:t>
        </w:r>
      </w:ins>
      <w:r w:rsidR="00716F12">
        <w:rPr>
          <w:lang w:val="sr-Latn-RS"/>
        </w:rPr>
        <w:t>upitom</w:t>
      </w:r>
      <w:r w:rsidR="00436B94">
        <w:rPr>
          <w:lang w:val="sr-Latn-RS"/>
        </w:rPr>
        <w:t>.</w:t>
      </w:r>
    </w:p>
    <w:p w14:paraId="27EB6613" w14:textId="39887A0A" w:rsidR="0033374E" w:rsidRPr="0037213B" w:rsidRDefault="005F5822" w:rsidP="0033374E">
      <w:pPr>
        <w:jc w:val="both"/>
        <w:rPr>
          <w:lang w:val="sr-Latn-RS"/>
        </w:rPr>
      </w:pPr>
      <w:ins w:id="686" w:author="Dunja Vrbaski" w:date="2024-09-17T23:12:00Z">
        <w:r w:rsidRPr="005F5822">
          <w:rPr>
            <w:iCs/>
            <w:lang w:val="sr-Latn-RS"/>
            <w:rPrChange w:id="687" w:author="Dunja Vrbaski" w:date="2024-09-17T23:13:00Z">
              <w:rPr>
                <w:i/>
                <w:lang w:val="sr-Latn-RS"/>
              </w:rPr>
            </w:rPrChange>
          </w:rPr>
          <w:t xml:space="preserve">Platforma </w:t>
        </w:r>
      </w:ins>
      <w:r w:rsidR="0097687E" w:rsidRPr="00862173">
        <w:rPr>
          <w:i/>
          <w:lang w:val="sr-Latn-RS"/>
        </w:rPr>
        <w:t>DebugIt</w:t>
      </w:r>
      <w:r w:rsidR="0097687E">
        <w:rPr>
          <w:lang w:val="sr-Latn-RS"/>
        </w:rPr>
        <w:t xml:space="preserve"> </w:t>
      </w:r>
      <w:del w:id="688" w:author="Dunja Vrbaski" w:date="2024-09-17T23:13:00Z">
        <w:r w:rsidR="0097687E" w:rsidDel="005F5822">
          <w:rPr>
            <w:lang w:val="sr-Latn-RS"/>
          </w:rPr>
          <w:delText xml:space="preserve">platforma </w:delText>
        </w:r>
      </w:del>
      <w:r w:rsidR="0097687E">
        <w:rPr>
          <w:lang w:val="sr-Latn-RS"/>
        </w:rPr>
        <w:t>predstavlja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0CB7A758" w14:textId="18B64AF5" w:rsidR="00710B69" w:rsidRPr="00710B69" w:rsidDel="00B279E1" w:rsidRDefault="00B927AD" w:rsidP="00710B69">
      <w:pPr>
        <w:pStyle w:val="Heading2"/>
        <w:rPr>
          <w:del w:id="689" w:author="Dunja Vrbaski" w:date="2024-09-17T23:17:00Z"/>
          <w:lang w:val="sr-Latn-RS"/>
        </w:rPr>
      </w:pPr>
      <w:del w:id="690" w:author="Dunja Vrbaski" w:date="2024-09-17T23:17:00Z">
        <w:r w:rsidDel="00B279E1">
          <w:rPr>
            <w:lang w:val="sr-Latn-RS"/>
          </w:rPr>
          <w:delText>Opis poglavlja</w:delText>
        </w:r>
      </w:del>
    </w:p>
    <w:p w14:paraId="7C9B9689" w14:textId="028AD473" w:rsidR="00DE01CD" w:rsidRDefault="00710B69" w:rsidP="00710B69">
      <w:pPr>
        <w:jc w:val="both"/>
        <w:rPr>
          <w:lang w:val="sr-Latn-RS"/>
        </w:rPr>
      </w:pPr>
      <w:del w:id="691" w:author="Korisnik" w:date="2024-09-18T12:56:00Z">
        <w:r w:rsidRPr="00D3108C" w:rsidDel="00E22BF3">
          <w:rPr>
            <w:lang w:val="sr-Latn-RS"/>
          </w:rPr>
          <w:delText>2. Istorijat</w:delText>
        </w:r>
        <w:r w:rsidDel="00E22BF3">
          <w:rPr>
            <w:lang w:val="sr-Latn-RS"/>
          </w:rPr>
          <w:delText xml:space="preserve"> - </w:delText>
        </w:r>
      </w:del>
      <w:ins w:id="692" w:author="Korisnik" w:date="2024-09-18T12:41:00Z">
        <w:r w:rsidR="00147482">
          <w:rPr>
            <w:lang w:val="sr-Latn-RS"/>
          </w:rPr>
          <w:t>U poglavlju</w:t>
        </w:r>
      </w:ins>
      <w:ins w:id="693" w:author="Korisnik" w:date="2024-09-18T12:56:00Z">
        <w:r w:rsidR="00E22BF3">
          <w:rPr>
            <w:lang w:val="sr-Latn-RS"/>
          </w:rPr>
          <w:t xml:space="preserve"> 2</w:t>
        </w:r>
      </w:ins>
      <w:ins w:id="694" w:author="Korisnik" w:date="2024-09-18T12:41:00Z">
        <w:r w:rsidR="00147482">
          <w:rPr>
            <w:lang w:val="sr-Latn-RS"/>
          </w:rPr>
          <w:t xml:space="preserve"> se nalazi </w:t>
        </w:r>
      </w:ins>
      <w:r>
        <w:rPr>
          <w:lang w:val="sr-Latn-RS"/>
        </w:rPr>
        <w:t>kratka istorija najznačajnijih mehanizama pretrage</w:t>
      </w:r>
      <w:ins w:id="695" w:author="Korisnik" w:date="2024-09-18T12:43:00Z">
        <w:r w:rsidR="0096421B">
          <w:rPr>
            <w:lang w:val="sr-Latn-RS"/>
          </w:rPr>
          <w:t>, zajedno sa informacijama o njihovim kreatorima i na</w:t>
        </w:r>
      </w:ins>
      <w:ins w:id="696" w:author="Korisnik" w:date="2024-09-18T12:44:00Z">
        <w:r w:rsidR="0096421B">
          <w:rPr>
            <w:lang w:val="sr-Latn-RS"/>
          </w:rPr>
          <w:t>činima rada samih mehanizama.</w:t>
        </w:r>
      </w:ins>
      <w:del w:id="697" w:author="Korisnik" w:date="2024-09-18T12:41:00Z">
        <w:r w:rsidDel="00147482">
          <w:rPr>
            <w:lang w:val="sr-Latn-RS"/>
          </w:rPr>
          <w:delText>.</w:delText>
        </w:r>
      </w:del>
    </w:p>
    <w:p w14:paraId="77EAEF1E" w14:textId="349F4A6A" w:rsidR="00710B69" w:rsidRDefault="00710B69" w:rsidP="00710B69">
      <w:pPr>
        <w:jc w:val="both"/>
        <w:rPr>
          <w:lang w:val="sr-Latn-RS"/>
        </w:rPr>
      </w:pPr>
      <w:del w:id="698" w:author="Korisnik" w:date="2024-09-18T12:57:00Z">
        <w:r w:rsidDel="00E22BF3">
          <w:rPr>
            <w:lang w:val="sr-Latn-RS"/>
          </w:rPr>
          <w:delText>3. Značaj i primena</w:delText>
        </w:r>
        <w:r w:rsidR="00D3108C" w:rsidDel="00E22BF3">
          <w:rPr>
            <w:lang w:val="sr-Latn-RS"/>
          </w:rPr>
          <w:delText xml:space="preserve"> -</w:delText>
        </w:r>
      </w:del>
      <w:ins w:id="699" w:author="Korisnik" w:date="2024-09-18T12:57:00Z">
        <w:r w:rsidR="00E22BF3">
          <w:rPr>
            <w:lang w:val="sr-Latn-RS"/>
          </w:rPr>
          <w:t>U narednom poglavlju se nalazi</w:t>
        </w:r>
      </w:ins>
      <w:del w:id="700" w:author="Korisnik" w:date="2024-09-18T12:57:00Z">
        <w:r w:rsidR="00D3108C" w:rsidDel="00E22BF3">
          <w:rPr>
            <w:lang w:val="sr-Latn-RS"/>
          </w:rPr>
          <w:delText xml:space="preserve"> </w:delText>
        </w:r>
      </w:del>
      <w:ins w:id="701" w:author="Korisnik" w:date="2024-09-18T12:57:00Z">
        <w:r w:rsidR="00E22BF3">
          <w:rPr>
            <w:lang w:val="sr-Latn-RS"/>
          </w:rPr>
          <w:t xml:space="preserve"> o</w:t>
        </w:r>
      </w:ins>
      <w:ins w:id="702" w:author="Korisnik" w:date="2024-09-18T12:49:00Z">
        <w:r w:rsidR="005E68A7">
          <w:rPr>
            <w:lang w:val="sr-Latn-RS"/>
          </w:rPr>
          <w:t xml:space="preserve">pis problema i </w:t>
        </w:r>
      </w:ins>
      <w:ins w:id="703" w:author="Korisnik" w:date="2024-09-18T12:52:00Z">
        <w:r w:rsidR="005E68A7">
          <w:rPr>
            <w:lang w:val="sr-Latn-RS"/>
          </w:rPr>
          <w:t>ideje</w:t>
        </w:r>
      </w:ins>
      <w:ins w:id="704" w:author="Korisnik" w:date="2024-09-18T12:49:00Z">
        <w:r w:rsidR="005E68A7">
          <w:rPr>
            <w:lang w:val="sr-Latn-RS"/>
          </w:rPr>
          <w:t xml:space="preserve"> za kreiranje i korišćenje</w:t>
        </w:r>
      </w:ins>
      <w:del w:id="705" w:author="Korisnik" w:date="2024-09-18T12:49:00Z">
        <w:r w:rsidR="00825463" w:rsidDel="005E68A7">
          <w:rPr>
            <w:lang w:val="sr-Latn-RS"/>
          </w:rPr>
          <w:delText>značaj i primena</w:delText>
        </w:r>
      </w:del>
      <w:r w:rsidR="00825463">
        <w:rPr>
          <w:lang w:val="sr-Latn-RS"/>
        </w:rPr>
        <w:t xml:space="preserve"> </w:t>
      </w:r>
      <w:r w:rsidR="00825463" w:rsidRPr="00825463">
        <w:rPr>
          <w:i/>
          <w:lang w:val="sr-Latn-RS"/>
        </w:rPr>
        <w:t>DebugIt</w:t>
      </w:r>
      <w:r w:rsidR="00825463">
        <w:rPr>
          <w:lang w:val="sr-Latn-RS"/>
        </w:rPr>
        <w:t xml:space="preserve"> platforme</w:t>
      </w:r>
      <w:ins w:id="706" w:author="Korisnik" w:date="2024-09-18T12:52:00Z">
        <w:r w:rsidR="005E68A7">
          <w:rPr>
            <w:lang w:val="sr-Latn-RS"/>
          </w:rPr>
          <w:t xml:space="preserve">, uz naznačene benefite njenog korišćenja. </w:t>
        </w:r>
      </w:ins>
      <w:del w:id="707" w:author="Korisnik" w:date="2024-09-18T12:52:00Z">
        <w:r w:rsidR="00825463" w:rsidDel="005E68A7">
          <w:rPr>
            <w:lang w:val="sr-Latn-RS"/>
          </w:rPr>
          <w:delText>.</w:delText>
        </w:r>
      </w:del>
    </w:p>
    <w:p w14:paraId="0AE43ABA" w14:textId="200F1503" w:rsidR="00710B69" w:rsidRDefault="00710B69" w:rsidP="00710B69">
      <w:pPr>
        <w:jc w:val="both"/>
        <w:rPr>
          <w:lang w:val="sr-Latn-RS"/>
        </w:rPr>
      </w:pPr>
      <w:del w:id="708" w:author="Korisnik" w:date="2024-09-18T12:58:00Z">
        <w:r w:rsidDel="00E22BF3">
          <w:rPr>
            <w:lang w:val="sr-Latn-RS"/>
          </w:rPr>
          <w:delText xml:space="preserve">4. </w:delText>
        </w:r>
        <w:r w:rsidRPr="00D3108C" w:rsidDel="00E22BF3">
          <w:rPr>
            <w:i/>
            <w:lang w:val="sr-Latn-RS"/>
          </w:rPr>
          <w:delText>Elasticsearch</w:delText>
        </w:r>
        <w:r w:rsidDel="00E22BF3">
          <w:rPr>
            <w:lang w:val="sr-Latn-RS"/>
          </w:rPr>
          <w:delText xml:space="preserve"> mehanizam pretrage</w:delText>
        </w:r>
        <w:r w:rsidR="00D3108C" w:rsidDel="00E22BF3">
          <w:rPr>
            <w:lang w:val="sr-Latn-RS"/>
          </w:rPr>
          <w:delText xml:space="preserve"> </w:delText>
        </w:r>
        <w:r w:rsidR="00825463" w:rsidDel="00E22BF3">
          <w:rPr>
            <w:lang w:val="sr-Latn-RS"/>
          </w:rPr>
          <w:delText>-</w:delText>
        </w:r>
      </w:del>
      <w:ins w:id="709" w:author="Korisnik" w:date="2024-09-18T13:01:00Z">
        <w:r w:rsidR="00E22BF3">
          <w:rPr>
            <w:lang w:val="sr-Latn-RS"/>
          </w:rPr>
          <w:t>P</w:t>
        </w:r>
      </w:ins>
      <w:ins w:id="710" w:author="Korisnik" w:date="2024-09-18T12:58:00Z">
        <w:r w:rsidR="00E22BF3">
          <w:rPr>
            <w:lang w:val="sr-Latn-RS"/>
          </w:rPr>
          <w:t>oglavlj</w:t>
        </w:r>
      </w:ins>
      <w:ins w:id="711" w:author="Korisnik" w:date="2024-09-18T13:01:00Z">
        <w:r w:rsidR="00E22BF3">
          <w:rPr>
            <w:lang w:val="sr-Latn-RS"/>
          </w:rPr>
          <w:t>e</w:t>
        </w:r>
      </w:ins>
      <w:ins w:id="712" w:author="Korisnik" w:date="2024-09-18T12:58:00Z">
        <w:r w:rsidR="00E22BF3">
          <w:rPr>
            <w:lang w:val="sr-Latn-RS"/>
          </w:rPr>
          <w:t xml:space="preserve"> 4 </w:t>
        </w:r>
      </w:ins>
      <w:ins w:id="713" w:author="Korisnik" w:date="2024-09-18T13:01:00Z">
        <w:r w:rsidR="00E22BF3">
          <w:rPr>
            <w:lang w:val="sr-Latn-RS"/>
          </w:rPr>
          <w:t>sadrži</w:t>
        </w:r>
      </w:ins>
      <w:r w:rsidR="00825463">
        <w:rPr>
          <w:lang w:val="sr-Latn-RS"/>
        </w:rPr>
        <w:t xml:space="preserve"> </w:t>
      </w:r>
      <w:del w:id="714" w:author="Korisnik" w:date="2024-09-18T12:52:00Z">
        <w:r w:rsidR="00825463" w:rsidDel="00E22BF3">
          <w:rPr>
            <w:lang w:val="sr-Latn-RS"/>
          </w:rPr>
          <w:delText xml:space="preserve">teorijske </w:delText>
        </w:r>
      </w:del>
      <w:ins w:id="715" w:author="Korisnik" w:date="2024-09-18T12:59:00Z">
        <w:r w:rsidR="00E22BF3">
          <w:rPr>
            <w:lang w:val="sr-Latn-RS"/>
          </w:rPr>
          <w:t>t</w:t>
        </w:r>
      </w:ins>
      <w:ins w:id="716" w:author="Korisnik" w:date="2024-09-18T12:52:00Z">
        <w:r w:rsidR="00E22BF3">
          <w:rPr>
            <w:lang w:val="sr-Latn-RS"/>
          </w:rPr>
          <w:t xml:space="preserve">eorijske </w:t>
        </w:r>
      </w:ins>
      <w:r w:rsidR="00825463">
        <w:rPr>
          <w:lang w:val="sr-Latn-RS"/>
        </w:rPr>
        <w:t xml:space="preserve">osnove </w:t>
      </w:r>
      <w:ins w:id="717" w:author="Korisnik" w:date="2024-09-18T12:53:00Z">
        <w:r w:rsidR="00E22BF3" w:rsidRPr="00E22BF3">
          <w:rPr>
            <w:i/>
            <w:lang w:val="sr-Latn-RS"/>
            <w:rPrChange w:id="718" w:author="Korisnik" w:date="2024-09-18T12:53:00Z">
              <w:rPr>
                <w:lang w:val="sr-Latn-RS"/>
              </w:rPr>
            </w:rPrChange>
          </w:rPr>
          <w:t>Elasticsearch</w:t>
        </w:r>
        <w:r w:rsidR="00E22BF3">
          <w:rPr>
            <w:lang w:val="sr-Latn-RS"/>
          </w:rPr>
          <w:t xml:space="preserve"> mehanizma pretrage, sa detaljno objašnjenom strukturom i načinom rada mehanizma.</w:t>
        </w:r>
      </w:ins>
      <w:del w:id="719" w:author="Korisnik" w:date="2024-09-18T12:53:00Z">
        <w:r w:rsidR="00825463" w:rsidDel="00E22BF3">
          <w:rPr>
            <w:lang w:val="sr-Latn-RS"/>
          </w:rPr>
          <w:delText xml:space="preserve">rada </w:delText>
        </w:r>
        <w:r w:rsidR="00825463" w:rsidRPr="00825463" w:rsidDel="00E22BF3">
          <w:rPr>
            <w:i/>
            <w:lang w:val="sr-Latn-RS"/>
          </w:rPr>
          <w:delText>Elasticsearch</w:delText>
        </w:r>
        <w:r w:rsidR="00825463" w:rsidDel="00E22BF3">
          <w:rPr>
            <w:lang w:val="sr-Latn-RS"/>
          </w:rPr>
          <w:delText xml:space="preserve"> mehanizma pretrage.</w:delText>
        </w:r>
      </w:del>
    </w:p>
    <w:p w14:paraId="70ADA98A" w14:textId="555DF382" w:rsidR="00710B69" w:rsidRPr="00452CE0" w:rsidRDefault="00710B69" w:rsidP="00710B69">
      <w:pPr>
        <w:jc w:val="both"/>
        <w:rPr>
          <w:i/>
        </w:rPr>
      </w:pPr>
      <w:del w:id="720" w:author="Korisnik" w:date="2024-09-18T13:00:00Z">
        <w:r w:rsidDel="00E22BF3">
          <w:rPr>
            <w:lang w:val="sr-Latn-RS"/>
          </w:rPr>
          <w:delText xml:space="preserve">5. </w:delText>
        </w:r>
        <w:r w:rsidRPr="00D3108C" w:rsidDel="00E22BF3">
          <w:rPr>
            <w:i/>
            <w:lang w:val="sr-Latn-RS"/>
          </w:rPr>
          <w:delText>DebugIt</w:delText>
        </w:r>
        <w:r w:rsidR="001B2D1E" w:rsidDel="00E22BF3">
          <w:rPr>
            <w:lang w:val="sr-Latn-RS"/>
          </w:rPr>
          <w:delText xml:space="preserve"> - objašnjenje </w:delText>
        </w:r>
        <w:r w:rsidR="001B2D1E" w:rsidRPr="001B2D1E" w:rsidDel="00E22BF3">
          <w:rPr>
            <w:i/>
            <w:lang w:val="sr-Latn-RS"/>
          </w:rPr>
          <w:delText>DebugIt</w:delText>
        </w:r>
        <w:r w:rsidR="001B2D1E" w:rsidDel="00E22BF3">
          <w:rPr>
            <w:lang w:val="sr-Latn-RS"/>
          </w:rPr>
          <w:delText xml:space="preserve"> platforme sa detaljima implementacije.</w:delText>
        </w:r>
      </w:del>
      <w:ins w:id="721" w:author="Korisnik" w:date="2024-09-18T13:00:00Z">
        <w:r w:rsidR="00E22BF3">
          <w:rPr>
            <w:lang w:val="sr-Latn-RS"/>
          </w:rPr>
          <w:t xml:space="preserve">Potom se u poglavlju 5 nalazi način rada </w:t>
        </w:r>
        <w:r w:rsidR="00E22BF3" w:rsidRPr="00470B73">
          <w:rPr>
            <w:i/>
            <w:lang w:val="sr-Latn-RS"/>
            <w:rPrChange w:id="722" w:author="Korisnik" w:date="2024-09-18T13:03:00Z">
              <w:rPr>
                <w:lang w:val="sr-Latn-RS"/>
              </w:rPr>
            </w:rPrChange>
          </w:rPr>
          <w:t>DebugIt</w:t>
        </w:r>
        <w:r w:rsidR="00E22BF3">
          <w:rPr>
            <w:lang w:val="sr-Latn-RS"/>
          </w:rPr>
          <w:t xml:space="preserve"> platf</w:t>
        </w:r>
      </w:ins>
      <w:ins w:id="723" w:author="Korisnik" w:date="2024-09-18T13:02:00Z">
        <w:r w:rsidR="00E22BF3">
          <w:rPr>
            <w:lang w:val="sr-Latn-RS"/>
          </w:rPr>
          <w:t xml:space="preserve">orme. Navedene su korišćenje tehnologije, </w:t>
        </w:r>
      </w:ins>
      <w:ins w:id="724" w:author="Korisnik" w:date="2024-09-18T13:06:00Z">
        <w:r w:rsidR="00C95FF1">
          <w:rPr>
            <w:lang w:val="sr-Latn-RS"/>
          </w:rPr>
          <w:t xml:space="preserve">primeri koda sa </w:t>
        </w:r>
      </w:ins>
      <w:ins w:id="725" w:author="Korisnik" w:date="2024-09-18T13:03:00Z">
        <w:r w:rsidR="00C95FF1">
          <w:rPr>
            <w:lang w:val="sr-Latn-RS"/>
          </w:rPr>
          <w:t>potrebnim</w:t>
        </w:r>
        <w:r w:rsidR="00470B73">
          <w:rPr>
            <w:lang w:val="sr-Latn-RS"/>
          </w:rPr>
          <w:t xml:space="preserve"> konfiguracij</w:t>
        </w:r>
      </w:ins>
      <w:ins w:id="726" w:author="Korisnik" w:date="2024-09-18T13:06:00Z">
        <w:r w:rsidR="00C95FF1">
          <w:rPr>
            <w:lang w:val="sr-Latn-RS"/>
          </w:rPr>
          <w:t>ama</w:t>
        </w:r>
      </w:ins>
      <w:ins w:id="727" w:author="Korisnik" w:date="2024-09-18T13:03:00Z">
        <w:r w:rsidR="00470B73">
          <w:rPr>
            <w:lang w:val="sr-Latn-RS"/>
          </w:rPr>
          <w:t xml:space="preserve"> i </w:t>
        </w:r>
      </w:ins>
      <w:ins w:id="728" w:author="Korisnik" w:date="2024-09-18T13:06:00Z">
        <w:r w:rsidR="00C95FF1">
          <w:rPr>
            <w:lang w:val="sr-Latn-RS"/>
          </w:rPr>
          <w:t xml:space="preserve">primeri </w:t>
        </w:r>
      </w:ins>
      <w:ins w:id="729" w:author="Korisnik" w:date="2024-09-18T13:03:00Z">
        <w:r w:rsidR="00470B73">
          <w:rPr>
            <w:lang w:val="sr-Latn-RS"/>
          </w:rPr>
          <w:t>interfejsa.</w:t>
        </w:r>
      </w:ins>
    </w:p>
    <w:p w14:paraId="514E0745" w14:textId="7A41E74E" w:rsidR="00710B69" w:rsidRPr="00710B69" w:rsidRDefault="00710B69" w:rsidP="00710B69">
      <w:pPr>
        <w:jc w:val="both"/>
        <w:rPr>
          <w:lang w:val="sr-Latn-RS"/>
        </w:rPr>
      </w:pPr>
      <w:del w:id="730" w:author="Korisnik" w:date="2024-09-18T13:04:00Z">
        <w:r w:rsidDel="008834A5">
          <w:rPr>
            <w:lang w:val="sr-Latn-RS"/>
          </w:rPr>
          <w:delText>6. Zaključak</w:delText>
        </w:r>
      </w:del>
      <w:ins w:id="731" w:author="Korisnik" w:date="2024-09-18T13:04:00Z">
        <w:r w:rsidR="008834A5">
          <w:rPr>
            <w:lang w:val="sr-Latn-RS"/>
          </w:rPr>
          <w:t xml:space="preserve">Na kraju su </w:t>
        </w:r>
        <w:r w:rsidR="006F4E46">
          <w:rPr>
            <w:lang w:val="sr-Latn-RS"/>
          </w:rPr>
          <w:t>dati</w:t>
        </w:r>
        <w:r w:rsidR="008834A5">
          <w:rPr>
            <w:lang w:val="sr-Latn-RS"/>
          </w:rPr>
          <w:t xml:space="preserve"> zaključci.</w:t>
        </w:r>
      </w:ins>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732" w:name="_Toc177671540"/>
      <w:r>
        <w:rPr>
          <w:lang w:val="sr-Latn-RS"/>
        </w:rPr>
        <w:lastRenderedPageBreak/>
        <w:t>Istorijat</w:t>
      </w:r>
      <w:bookmarkEnd w:id="732"/>
    </w:p>
    <w:p w14:paraId="2D3F2F6B" w14:textId="641F67D9" w:rsidR="0031307C" w:rsidRDefault="002E6B4B" w:rsidP="00525268">
      <w:pPr>
        <w:tabs>
          <w:tab w:val="left" w:pos="3150"/>
        </w:tabs>
        <w:jc w:val="both"/>
        <w:rPr>
          <w:lang w:val="sr-Latn-RS"/>
        </w:rPr>
      </w:pPr>
      <w:r>
        <w:rPr>
          <w:lang w:val="sr-Latn-RS"/>
        </w:rPr>
        <w:t xml:space="preserve">Alan </w:t>
      </w:r>
      <w:del w:id="733" w:author="Korisnik" w:date="2024-09-18T14:00:00Z">
        <w:r w:rsidDel="00C67C09">
          <w:rPr>
            <w:lang w:val="sr-Latn-RS"/>
          </w:rPr>
          <w:delText>Emtage</w:delText>
        </w:r>
      </w:del>
      <w:ins w:id="734" w:author="Korisnik" w:date="2024-09-18T14:00:00Z">
        <w:r w:rsidR="00C67C09">
          <w:rPr>
            <w:lang w:val="sr-Latn-RS"/>
          </w:rPr>
          <w:t>Emtidž</w:t>
        </w:r>
      </w:ins>
      <w:r>
        <w:rPr>
          <w:lang w:val="sr-Latn-RS"/>
        </w:rPr>
        <w:t xml:space="preserve">, </w:t>
      </w:r>
      <w:r w:rsidR="00986E7E">
        <w:rPr>
          <w:lang w:val="sr-Latn-RS"/>
        </w:rPr>
        <w:t>administrator sistema</w:t>
      </w:r>
      <w:r w:rsidR="002315C6">
        <w:rPr>
          <w:lang w:val="sr-Latn-RS"/>
        </w:rPr>
        <w:t xml:space="preserve"> </w:t>
      </w:r>
      <w:ins w:id="735" w:author="Dunja Vrbaski" w:date="2024-09-17T23:18:00Z">
        <w:r w:rsidR="00B279E1">
          <w:rPr>
            <w:lang w:val="sr-Latn-RS"/>
          </w:rPr>
          <w:t xml:space="preserve">na </w:t>
        </w:r>
      </w:ins>
      <w:del w:id="736" w:author="Dunja Vrbaski" w:date="2024-09-17T23:18:00Z">
        <w:r w:rsidR="002315C6" w:rsidDel="00B279E1">
          <w:rPr>
            <w:lang w:val="sr-Latn-RS"/>
          </w:rPr>
          <w:delText xml:space="preserve">za </w:delText>
        </w:r>
      </w:del>
      <w:ins w:id="737" w:author="Dunja Vrbaski" w:date="2024-09-17T23:18:00Z">
        <w:r w:rsidR="00B279E1">
          <w:rPr>
            <w:lang w:val="sr-Latn-RS"/>
          </w:rPr>
          <w:t>D</w:t>
        </w:r>
      </w:ins>
      <w:del w:id="738" w:author="Dunja Vrbaski" w:date="2024-09-17T23:18:00Z">
        <w:r w:rsidR="002315C6" w:rsidDel="00B279E1">
          <w:rPr>
            <w:lang w:val="sr-Latn-RS"/>
          </w:rPr>
          <w:delText>d</w:delText>
        </w:r>
      </w:del>
      <w:r w:rsidR="002315C6">
        <w:rPr>
          <w:lang w:val="sr-Latn-RS"/>
        </w:rPr>
        <w:t>epartman</w:t>
      </w:r>
      <w:ins w:id="739" w:author="Dunja Vrbaski" w:date="2024-09-17T23:18:00Z">
        <w:r w:rsidR="00B279E1">
          <w:rPr>
            <w:lang w:val="sr-Latn-RS"/>
          </w:rPr>
          <w:t>u</w:t>
        </w:r>
      </w:ins>
      <w:r w:rsidR="00986E7E">
        <w:rPr>
          <w:lang w:val="sr-Latn-RS"/>
        </w:rPr>
        <w:t xml:space="preserve"> </w:t>
      </w:r>
      <w:ins w:id="740" w:author="Dunja Vrbaski" w:date="2024-09-17T23:18:00Z">
        <w:r w:rsidR="00B279E1">
          <w:rPr>
            <w:lang w:val="sr-Latn-RS"/>
          </w:rPr>
          <w:t>za I</w:t>
        </w:r>
      </w:ins>
      <w:del w:id="741" w:author="Dunja Vrbaski" w:date="2024-09-17T23:18:00Z">
        <w:r w:rsidR="00986E7E" w:rsidDel="00B279E1">
          <w:rPr>
            <w:lang w:val="sr-Latn-RS"/>
          </w:rPr>
          <w:delText>i</w:delText>
        </w:r>
      </w:del>
      <w:r w:rsidR="00986E7E">
        <w:rPr>
          <w:lang w:val="sr-Latn-RS"/>
        </w:rPr>
        <w:t>nformacion</w:t>
      </w:r>
      <w:ins w:id="742" w:author="Dunja Vrbaski" w:date="2024-09-17T23:18:00Z">
        <w:r w:rsidR="00B279E1">
          <w:rPr>
            <w:lang w:val="sr-Latn-RS"/>
          </w:rPr>
          <w:t>e</w:t>
        </w:r>
      </w:ins>
      <w:del w:id="743" w:author="Dunja Vrbaski" w:date="2024-09-17T23:18:00Z">
        <w:r w:rsidR="00986E7E" w:rsidDel="00B279E1">
          <w:rPr>
            <w:lang w:val="sr-Latn-RS"/>
          </w:rPr>
          <w:delText>ih</w:delText>
        </w:r>
      </w:del>
      <w:r w:rsidR="00986E7E">
        <w:rPr>
          <w:lang w:val="sr-Latn-RS"/>
        </w:rPr>
        <w:t xml:space="preserve"> tehnologij</w:t>
      </w:r>
      <w:ins w:id="744" w:author="Dunja Vrbaski" w:date="2024-09-17T23:18:00Z">
        <w:r w:rsidR="00B279E1">
          <w:rPr>
            <w:lang w:val="sr-Latn-RS"/>
          </w:rPr>
          <w:t>e</w:t>
        </w:r>
      </w:ins>
      <w:del w:id="745" w:author="Dunja Vrbaski" w:date="2024-09-17T23:18:00Z">
        <w:r w:rsidR="00986E7E" w:rsidDel="00B279E1">
          <w:rPr>
            <w:lang w:val="sr-Latn-RS"/>
          </w:rPr>
          <w:delText>a</w:delText>
        </w:r>
      </w:del>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8E2AB9B" w:rsidR="00C84386" w:rsidRDefault="00A31C89" w:rsidP="009606CB">
      <w:pPr>
        <w:jc w:val="both"/>
        <w:rPr>
          <w:rFonts w:cstheme="minorHAnsi"/>
          <w:lang w:val="sr-Latn-RS"/>
        </w:rPr>
      </w:pPr>
      <w:r>
        <w:rPr>
          <w:rFonts w:cstheme="minorHAnsi"/>
          <w:lang w:val="sr-Latn-RS"/>
        </w:rPr>
        <w:t>Do 1993</w:t>
      </w:r>
      <w:del w:id="746" w:author="Dunja Vrbaski" w:date="2024-09-17T23:19:00Z">
        <w:r w:rsidDel="00B279E1">
          <w:rPr>
            <w:rFonts w:cstheme="minorHAnsi"/>
            <w:lang w:val="sr-Latn-RS"/>
          </w:rPr>
          <w:delText>,</w:delText>
        </w:r>
      </w:del>
      <w:ins w:id="747" w:author="Dunja Vrbaski" w:date="2024-09-17T23:19:00Z">
        <w:r w:rsidR="00B279E1">
          <w:rPr>
            <w:rFonts w:cstheme="minorHAnsi"/>
            <w:lang w:val="sr-Latn-RS"/>
          </w:rPr>
          <w:t>.</w:t>
        </w:r>
      </w:ins>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74AC0FB1"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del w:id="748" w:author="Korisnik" w:date="2024-09-19T16:03:00Z">
        <w:r w:rsidR="00D66F86" w:rsidDel="00BF0545">
          <w:rPr>
            <w:rFonts w:cstheme="minorHAnsi"/>
            <w:lang w:val="sr-Latn-RS"/>
          </w:rPr>
          <w:delText>3</w:delText>
        </w:r>
        <w:r w:rsidR="009F7DBD" w:rsidDel="00BF0545">
          <w:rPr>
            <w:rFonts w:cstheme="minorHAnsi"/>
            <w:lang w:val="sr-Latn-RS"/>
          </w:rPr>
          <w:delText xml:space="preserve"> </w:delText>
        </w:r>
      </w:del>
      <w:ins w:id="749" w:author="Korisnik" w:date="2024-09-19T16:03:00Z">
        <w:r w:rsidR="00BF0545">
          <w:rPr>
            <w:rFonts w:cstheme="minorHAnsi"/>
            <w:lang w:val="sr-Latn-RS"/>
          </w:rPr>
          <w:t xml:space="preserve">2 </w:t>
        </w:r>
      </w:ins>
      <w:r w:rsidR="009F7DBD">
        <w:rPr>
          <w:rFonts w:cstheme="minorHAnsi"/>
        </w:rPr>
        <w:t>[4]</w:t>
      </w:r>
      <w:r w:rsidR="008F59A6">
        <w:rPr>
          <w:rFonts w:cstheme="minorHAnsi"/>
        </w:rPr>
        <w:t xml:space="preserve">. </w:t>
      </w:r>
    </w:p>
    <w:p w14:paraId="716DA1A4" w14:textId="4D05B49E" w:rsidR="002E6F59" w:rsidRDefault="008E1A82" w:rsidP="002E6F59">
      <w:pPr>
        <w:keepNext/>
        <w:jc w:val="center"/>
      </w:pPr>
      <w:ins w:id="750" w:author="Korisnik" w:date="2024-09-19T20:10:00Z">
        <w:r>
          <w:rPr>
            <w:noProof/>
          </w:rPr>
          <w:lastRenderedPageBreak/>
          <w:drawing>
            <wp:inline distT="0" distB="0" distL="0" distR="0" wp14:anchorId="0BCE5ADC" wp14:editId="06805CF4">
              <wp:extent cx="5943600"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710"/>
                      </a:xfrm>
                      <a:prstGeom prst="rect">
                        <a:avLst/>
                      </a:prstGeom>
                    </pic:spPr>
                  </pic:pic>
                </a:graphicData>
              </a:graphic>
            </wp:inline>
          </w:drawing>
        </w:r>
        <w:r>
          <w:rPr>
            <w:noProof/>
          </w:rPr>
          <w:t xml:space="preserve"> </w:t>
        </w:r>
      </w:ins>
      <w:del w:id="751" w:author="Korisnik" w:date="2024-09-19T20:10:00Z">
        <w:r w:rsidR="00792A9D" w:rsidDel="008E1A82">
          <w:rPr>
            <w:noProof/>
          </w:rPr>
          <w:drawing>
            <wp:inline distT="0" distB="0" distL="0" distR="0" wp14:anchorId="7A195781" wp14:editId="6EEEDD60">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7720"/>
                      </a:xfrm>
                      <a:prstGeom prst="rect">
                        <a:avLst/>
                      </a:prstGeom>
                    </pic:spPr>
                  </pic:pic>
                </a:graphicData>
              </a:graphic>
            </wp:inline>
          </w:drawing>
        </w:r>
      </w:del>
    </w:p>
    <w:p w14:paraId="15DF08FE" w14:textId="5CAF8CC2" w:rsidR="00D66F86" w:rsidRPr="002E6F59" w:rsidRDefault="002E6F59" w:rsidP="00D66F86">
      <w:pPr>
        <w:pStyle w:val="Caption"/>
      </w:pPr>
      <w:r>
        <w:t xml:space="preserve">Slika </w:t>
      </w:r>
      <w:ins w:id="752" w:author="Korisnik" w:date="2024-09-19T16:02:00Z">
        <w:r w:rsidR="00BF0545">
          <w:t>2</w:t>
        </w:r>
      </w:ins>
      <w:del w:id="753" w:author="Korisnik" w:date="2024-09-18T13:08:00Z">
        <w:r w:rsidDel="00C73AF3">
          <w:delText>4</w:delText>
        </w:r>
      </w:del>
      <w:ins w:id="754" w:author="Korisnik" w:date="2024-09-19T20:10:00Z">
        <w:r w:rsidR="008E1A82">
          <w:t>.</w:t>
        </w:r>
      </w:ins>
      <w:del w:id="755" w:author="Korisnik" w:date="2024-09-19T20:10:00Z">
        <w:r w:rsidDel="008E1A82">
          <w:delText>,</w:delText>
        </w:r>
      </w:del>
      <w:r>
        <w:t xml:space="preserve"> Yahoo! interfejs</w:t>
      </w:r>
    </w:p>
    <w:p w14:paraId="2868A7DB" w14:textId="0698BF09"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ins w:id="756" w:author="Dunja Vrbaski" w:date="2024-09-17T23:23:00Z">
        <w:r w:rsidR="00B279E1">
          <w:rPr>
            <w:rFonts w:cstheme="minorHAnsi"/>
          </w:rPr>
          <w:t>u</w:t>
        </w:r>
      </w:ins>
      <w:del w:id="757" w:author="Dunja Vrbaski" w:date="2024-09-17T23:23:00Z">
        <w:r w:rsidDel="00B279E1">
          <w:rPr>
            <w:rFonts w:cstheme="minorHAnsi"/>
          </w:rPr>
          <w:delText>U</w:delText>
        </w:r>
      </w:del>
      <w:r>
        <w:rPr>
          <w:rFonts w:cstheme="minorHAnsi"/>
        </w:rPr>
        <w:t xml:space="preserve">niverziteta, </w:t>
      </w:r>
      <w:del w:id="758" w:author="Korisnik" w:date="2024-09-18T13:59:00Z">
        <w:r w:rsidDel="00C67C09">
          <w:rPr>
            <w:rFonts w:cstheme="minorHAnsi"/>
          </w:rPr>
          <w:delText xml:space="preserve">Jerry </w:delText>
        </w:r>
      </w:del>
      <w:ins w:id="759" w:author="Korisnik" w:date="2024-09-18T13:59:00Z">
        <w:r w:rsidR="00C67C09">
          <w:rPr>
            <w:rFonts w:cstheme="minorHAnsi"/>
          </w:rPr>
          <w:t xml:space="preserve">Džeri </w:t>
        </w:r>
      </w:ins>
      <w:del w:id="760" w:author="Korisnik" w:date="2024-09-18T13:59:00Z">
        <w:r w:rsidDel="00C67C09">
          <w:rPr>
            <w:rFonts w:cstheme="minorHAnsi"/>
          </w:rPr>
          <w:delText>Yang</w:delText>
        </w:r>
      </w:del>
      <w:ins w:id="761" w:author="Korisnik" w:date="2024-09-18T13:59:00Z">
        <w:r w:rsidR="00C67C09">
          <w:rPr>
            <w:rFonts w:cstheme="minorHAnsi"/>
          </w:rPr>
          <w:t>Jang</w:t>
        </w:r>
      </w:ins>
      <w:r>
        <w:rPr>
          <w:rFonts w:cstheme="minorHAnsi"/>
        </w:rPr>
        <w:t xml:space="preserve"> i D</w:t>
      </w:r>
      <w:ins w:id="762" w:author="Korisnik" w:date="2024-09-18T13:59:00Z">
        <w:r w:rsidR="00C67C09">
          <w:rPr>
            <w:rFonts w:cstheme="minorHAnsi"/>
          </w:rPr>
          <w:t>ejvid</w:t>
        </w:r>
      </w:ins>
      <w:del w:id="763" w:author="Korisnik" w:date="2024-09-18T13:59:00Z">
        <w:r w:rsidDel="00C67C09">
          <w:rPr>
            <w:rFonts w:cstheme="minorHAnsi"/>
          </w:rPr>
          <w:delText>avid</w:delText>
        </w:r>
      </w:del>
      <w:r>
        <w:rPr>
          <w:rFonts w:cstheme="minorHAnsi"/>
        </w:rPr>
        <w:t xml:space="preserve">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 xml:space="preserve">uz pomoć kojeg bi </w:t>
      </w:r>
      <w:del w:id="764" w:author="Dunja Vrbaski" w:date="2024-09-17T23:23:00Z">
        <w:r w:rsidR="009F7DBD" w:rsidDel="00B279E1">
          <w:rPr>
            <w:rFonts w:cstheme="minorHAnsi"/>
          </w:rPr>
          <w:delText xml:space="preserve">se </w:delText>
        </w:r>
      </w:del>
      <w:r w:rsidR="009F7DBD">
        <w:rPr>
          <w:rFonts w:cstheme="minorHAnsi"/>
        </w:rPr>
        <w:t>navigirali do svojih omiljenih sajtova</w:t>
      </w:r>
      <w:r w:rsidR="000D628F">
        <w:rPr>
          <w:rFonts w:cstheme="minorHAnsi"/>
        </w:rPr>
        <w:t>.</w:t>
      </w:r>
      <w:r w:rsidR="006A0FC4">
        <w:rPr>
          <w:rFonts w:cstheme="minorHAnsi"/>
          <w:lang w:val="sr-Latn-RS"/>
        </w:rPr>
        <w:t xml:space="preserve"> </w:t>
      </w:r>
    </w:p>
    <w:p w14:paraId="51FC3D25" w14:textId="4ABB23BC" w:rsidR="00F54422" w:rsidRDefault="000D628F" w:rsidP="009606CB">
      <w:pPr>
        <w:jc w:val="both"/>
        <w:rPr>
          <w:rFonts w:cstheme="minorHAnsi"/>
          <w:lang w:val="sr-Latn-RS"/>
        </w:rPr>
      </w:pPr>
      <w:r>
        <w:rPr>
          <w:rFonts w:cstheme="minorHAnsi"/>
          <w:lang w:val="sr-Latn-RS"/>
        </w:rPr>
        <w:t xml:space="preserve">Zahvaljujući </w:t>
      </w:r>
      <w:ins w:id="765" w:author="Dunja Vrbaski" w:date="2024-09-17T23:23:00Z">
        <w:r w:rsidR="00B279E1">
          <w:rPr>
            <w:rFonts w:cstheme="minorHAnsi"/>
            <w:lang w:val="sr-Latn-RS"/>
          </w:rPr>
          <w:t>i</w:t>
        </w:r>
      </w:ins>
      <w:del w:id="766" w:author="Dunja Vrbaski" w:date="2024-09-17T23:23:00Z">
        <w:r w:rsidDel="00B279E1">
          <w:rPr>
            <w:rFonts w:cstheme="minorHAnsi"/>
            <w:lang w:val="sr-Latn-RS"/>
          </w:rPr>
          <w:delText>I</w:delText>
        </w:r>
      </w:del>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del w:id="767" w:author="Korisnik" w:date="2024-09-18T13:59:00Z">
        <w:r w:rsidR="00820132" w:rsidRPr="00C67C09" w:rsidDel="00C67C09">
          <w:rPr>
            <w:rFonts w:cstheme="minorHAnsi"/>
            <w:lang w:val="sr-Latn-RS"/>
          </w:rPr>
          <w:delText xml:space="preserve">Jerry </w:delText>
        </w:r>
      </w:del>
      <w:ins w:id="768" w:author="Korisnik" w:date="2024-09-18T13:59:00Z">
        <w:r w:rsidR="00C67C09" w:rsidRPr="00C67C09">
          <w:rPr>
            <w:rFonts w:cstheme="minorHAnsi"/>
            <w:lang w:val="sr-Latn-RS"/>
            <w:rPrChange w:id="769" w:author="Korisnik" w:date="2024-09-18T13:59:00Z">
              <w:rPr>
                <w:rFonts w:cstheme="minorHAnsi"/>
                <w:highlight w:val="yellow"/>
                <w:lang w:val="sr-Latn-RS"/>
              </w:rPr>
            </w:rPrChange>
          </w:rPr>
          <w:t>Džeri</w:t>
        </w:r>
        <w:r w:rsidR="00C67C09" w:rsidRPr="00C67C09">
          <w:rPr>
            <w:rFonts w:cstheme="minorHAnsi"/>
            <w:lang w:val="sr-Latn-RS"/>
          </w:rPr>
          <w:t xml:space="preserve"> </w:t>
        </w:r>
      </w:ins>
      <w:r w:rsidR="00820132" w:rsidRPr="00C67C09">
        <w:rPr>
          <w:rFonts w:cstheme="minorHAnsi"/>
          <w:lang w:val="sr-Latn-RS"/>
        </w:rPr>
        <w:t>i D</w:t>
      </w:r>
      <w:ins w:id="770" w:author="Korisnik" w:date="2024-09-18T13:59:00Z">
        <w:r w:rsidR="00C67C09" w:rsidRPr="00C67C09">
          <w:rPr>
            <w:rFonts w:cstheme="minorHAnsi"/>
            <w:lang w:val="sr-Latn-RS"/>
            <w:rPrChange w:id="771" w:author="Korisnik" w:date="2024-09-18T13:59:00Z">
              <w:rPr>
                <w:rFonts w:cstheme="minorHAnsi"/>
                <w:highlight w:val="yellow"/>
                <w:lang w:val="sr-Latn-RS"/>
              </w:rPr>
            </w:rPrChange>
          </w:rPr>
          <w:t>ejvid</w:t>
        </w:r>
      </w:ins>
      <w:del w:id="772" w:author="Korisnik" w:date="2024-09-18T13:59:00Z">
        <w:r w:rsidR="00820132" w:rsidRPr="00C67C09" w:rsidDel="00C67C09">
          <w:rPr>
            <w:rFonts w:cstheme="minorHAnsi"/>
            <w:lang w:val="sr-Latn-RS"/>
          </w:rPr>
          <w:delText>avid</w:delText>
        </w:r>
      </w:del>
      <w:r w:rsidR="00820132">
        <w:rPr>
          <w:rFonts w:cstheme="minorHAnsi"/>
          <w:lang w:val="sr-Latn-RS"/>
        </w:rPr>
        <w:t xml:space="preserve"> polako postaje sve popularniji, tačnije, postaje toliko popularan da odlučuju da svoju ideju pretoče u biznis. </w:t>
      </w:r>
    </w:p>
    <w:p w14:paraId="54C2A44F" w14:textId="59668143"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del w:id="773" w:author="Korisnik" w:date="2024-09-19T16:03:00Z">
        <w:r w:rsidR="00D66F86" w:rsidDel="00BF0545">
          <w:rPr>
            <w:rFonts w:cstheme="minorHAnsi"/>
            <w:lang w:val="sr-Latn-RS"/>
          </w:rPr>
          <w:delText>4</w:delText>
        </w:r>
        <w:r w:rsidR="009C4938" w:rsidDel="00BF0545">
          <w:rPr>
            <w:rFonts w:cstheme="minorHAnsi"/>
            <w:lang w:val="sr-Latn-RS"/>
          </w:rPr>
          <w:delText xml:space="preserve"> </w:delText>
        </w:r>
      </w:del>
      <w:ins w:id="774" w:author="Korisnik" w:date="2024-09-19T16:03:00Z">
        <w:r w:rsidR="00BF0545">
          <w:rPr>
            <w:rFonts w:cstheme="minorHAnsi"/>
            <w:lang w:val="sr-Latn-RS"/>
          </w:rPr>
          <w:t xml:space="preserve">3 </w:t>
        </w:r>
      </w:ins>
      <w:r w:rsidR="007E1536" w:rsidRPr="00D576B0">
        <w:rPr>
          <w:rFonts w:cstheme="minorHAnsi"/>
          <w:lang w:val="sr-Latn-RS"/>
        </w:rPr>
        <w:t>[</w:t>
      </w:r>
      <w:del w:id="775" w:author="Korisnik" w:date="2024-09-19T17:08:00Z">
        <w:r w:rsidRPr="00D576B0" w:rsidDel="00B97BE9">
          <w:rPr>
            <w:rFonts w:cstheme="minorHAnsi"/>
            <w:lang w:val="sr-Latn-RS"/>
          </w:rPr>
          <w:delText>6</w:delText>
        </w:r>
      </w:del>
      <w:ins w:id="776" w:author="Korisnik" w:date="2024-09-19T17:08:00Z">
        <w:r w:rsidR="00B97BE9" w:rsidRPr="00B97BE9">
          <w:rPr>
            <w:rFonts w:cstheme="minorHAnsi"/>
            <w:lang w:val="sr-Latn-RS"/>
            <w:rPrChange w:id="777" w:author="Korisnik" w:date="2024-09-19T17:08:00Z">
              <w:rPr>
                <w:rFonts w:cstheme="minorHAnsi"/>
                <w:highlight w:val="green"/>
                <w:lang w:val="sr-Latn-RS"/>
              </w:rPr>
            </w:rPrChange>
          </w:rPr>
          <w:t>5</w:t>
        </w:r>
      </w:ins>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2D3F8AF0" w:rsidR="004515C8" w:rsidRDefault="00DC3834" w:rsidP="00DC3834">
      <w:pPr>
        <w:pStyle w:val="Caption"/>
        <w:rPr>
          <w:rFonts w:cstheme="minorHAnsi"/>
          <w:lang w:val="sr-Latn-RS"/>
        </w:rPr>
      </w:pPr>
      <w:r>
        <w:t xml:space="preserve">Slika </w:t>
      </w:r>
      <w:del w:id="778" w:author="Korisnik" w:date="2024-09-19T16:02:00Z">
        <w:r w:rsidR="00D66F86" w:rsidDel="00BF0545">
          <w:delText>4</w:delText>
        </w:r>
      </w:del>
      <w:ins w:id="779" w:author="Korisnik" w:date="2024-09-19T16:02:00Z">
        <w:r w:rsidR="00BF0545">
          <w:t>3</w:t>
        </w:r>
      </w:ins>
      <w:r>
        <w:t xml:space="preserve">. Google </w:t>
      </w:r>
      <w:r w:rsidR="00A355FF">
        <w:rPr>
          <w:sz w:val="22"/>
        </w:rPr>
        <w:t>interfejs</w:t>
      </w:r>
      <w:r w:rsidR="00107DF4" w:rsidRPr="00964EA7">
        <w:rPr>
          <w:sz w:val="22"/>
        </w:rPr>
        <w:t xml:space="preserve"> </w:t>
      </w:r>
      <w:r w:rsidR="008D7C47" w:rsidRPr="00D576B0">
        <w:t>[</w:t>
      </w:r>
      <w:del w:id="780" w:author="Korisnik" w:date="2024-09-19T17:09:00Z">
        <w:r w:rsidR="008D7C47" w:rsidRPr="00D576B0" w:rsidDel="004A6D4B">
          <w:delText>8</w:delText>
        </w:r>
      </w:del>
      <w:ins w:id="781" w:author="Korisnik" w:date="2024-09-19T17:09:00Z">
        <w:r w:rsidR="004A6D4B" w:rsidRPr="004A6D4B">
          <w:rPr>
            <w:rPrChange w:id="782" w:author="Korisnik" w:date="2024-09-19T17:09:00Z">
              <w:rPr>
                <w:highlight w:val="green"/>
              </w:rPr>
            </w:rPrChange>
          </w:rPr>
          <w:t>6</w:t>
        </w:r>
      </w:ins>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w:t>
      </w:r>
      <w:r w:rsidR="00290D9D">
        <w:rPr>
          <w:rFonts w:cstheme="minorHAnsi"/>
          <w:lang w:val="sr-Latn-RS"/>
        </w:rPr>
        <w:lastRenderedPageBreak/>
        <w:t xml:space="preserve">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1A7453EC" w:rsidR="00D41725" w:rsidRPr="00332EE7" w:rsidRDefault="00D41725" w:rsidP="00D41725">
      <w:pPr>
        <w:jc w:val="both"/>
        <w:rPr>
          <w:rFonts w:cstheme="minorHAnsi"/>
          <w:lang w:val="sr-Latn-RS"/>
        </w:rPr>
      </w:pPr>
      <w:del w:id="783" w:author="Korisnik" w:date="2024-09-18T14:04:00Z">
        <w:r w:rsidRPr="00CA4913" w:rsidDel="00CA4913">
          <w:rPr>
            <w:rFonts w:cstheme="minorHAnsi"/>
          </w:rPr>
          <w:delText xml:space="preserve">Larry </w:delText>
        </w:r>
      </w:del>
      <w:ins w:id="784" w:author="Korisnik" w:date="2024-09-18T14:04:00Z">
        <w:r w:rsidR="00CA4913" w:rsidRPr="00CA4913">
          <w:rPr>
            <w:rFonts w:cstheme="minorHAnsi"/>
            <w:rPrChange w:id="785" w:author="Korisnik" w:date="2024-09-18T14:04:00Z">
              <w:rPr>
                <w:rFonts w:cstheme="minorHAnsi"/>
                <w:highlight w:val="yellow"/>
              </w:rPr>
            </w:rPrChange>
          </w:rPr>
          <w:t>Leri</w:t>
        </w:r>
        <w:r w:rsidR="00CA4913" w:rsidRPr="00CA4913">
          <w:rPr>
            <w:rFonts w:cstheme="minorHAnsi"/>
          </w:rPr>
          <w:t xml:space="preserve"> </w:t>
        </w:r>
      </w:ins>
      <w:r w:rsidRPr="00CA4913">
        <w:rPr>
          <w:rFonts w:cstheme="minorHAnsi"/>
        </w:rPr>
        <w:t>P</w:t>
      </w:r>
      <w:del w:id="786" w:author="Korisnik" w:date="2024-09-18T14:04:00Z">
        <w:r w:rsidRPr="00CA4913" w:rsidDel="00CA4913">
          <w:rPr>
            <w:rFonts w:cstheme="minorHAnsi"/>
          </w:rPr>
          <w:delText>age</w:delText>
        </w:r>
      </w:del>
      <w:ins w:id="787" w:author="Korisnik" w:date="2024-09-18T14:04:00Z">
        <w:r w:rsidR="00CA4913" w:rsidRPr="00CA4913">
          <w:rPr>
            <w:rFonts w:cstheme="minorHAnsi"/>
            <w:rPrChange w:id="788" w:author="Korisnik" w:date="2024-09-18T14:04:00Z">
              <w:rPr>
                <w:rFonts w:cstheme="minorHAnsi"/>
                <w:highlight w:val="yellow"/>
              </w:rPr>
            </w:rPrChange>
          </w:rPr>
          <w:t>ejdž</w:t>
        </w:r>
      </w:ins>
      <w:r w:rsidRPr="00CA4913">
        <w:rPr>
          <w:rFonts w:cstheme="minorHAnsi"/>
        </w:rPr>
        <w:t xml:space="preserve"> i S</w:t>
      </w:r>
      <w:del w:id="789" w:author="Korisnik" w:date="2024-09-18T14:04:00Z">
        <w:r w:rsidRPr="00CA4913" w:rsidDel="00CA4913">
          <w:rPr>
            <w:rFonts w:cstheme="minorHAnsi"/>
          </w:rPr>
          <w:delText>ergey</w:delText>
        </w:r>
      </w:del>
      <w:ins w:id="790" w:author="Korisnik" w:date="2024-09-18T14:04:00Z">
        <w:r w:rsidR="00CA4913" w:rsidRPr="00CA4913">
          <w:rPr>
            <w:rFonts w:cstheme="minorHAnsi"/>
            <w:rPrChange w:id="791" w:author="Korisnik" w:date="2024-09-18T14:04:00Z">
              <w:rPr>
                <w:rFonts w:cstheme="minorHAnsi"/>
                <w:highlight w:val="yellow"/>
              </w:rPr>
            </w:rPrChange>
          </w:rPr>
          <w:t>ergej</w:t>
        </w:r>
      </w:ins>
      <w:r w:rsidRPr="00CA4913">
        <w:rPr>
          <w:rFonts w:cstheme="minorHAnsi"/>
        </w:rPr>
        <w:t xml:space="preserve"> Brin</w:t>
      </w:r>
      <w:r>
        <w:rPr>
          <w:rFonts w:cstheme="minorHAnsi"/>
        </w:rPr>
        <w:t xml:space="preserve"> </w:t>
      </w:r>
      <w:r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Pr="00332EE7">
        <w:rPr>
          <w:rFonts w:cstheme="minorHAnsi"/>
          <w:lang w:val="sr-Latn-RS"/>
        </w:rPr>
        <w:t xml:space="preserve"> linkova tipa </w:t>
      </w:r>
      <w:r w:rsidRPr="00332EE7">
        <w:rPr>
          <w:rFonts w:cstheme="minorHAnsi"/>
          <w:i/>
          <w:lang w:val="sr-Latn-RS"/>
        </w:rPr>
        <w:t>backlink</w:t>
      </w:r>
      <w:r w:rsidRPr="00332EE7">
        <w:rPr>
          <w:rFonts w:cstheme="minorHAnsi"/>
          <w:lang w:val="sr-Latn-RS"/>
        </w:rPr>
        <w:t xml:space="preserve"> (linkovi u okviru stranica koji upućuju na druge stranice)</w:t>
      </w:r>
      <w:r w:rsidR="00BF07EA" w:rsidRPr="00332EE7">
        <w:rPr>
          <w:rFonts w:cstheme="minorHAnsi"/>
          <w:lang w:val="sr-Latn-RS"/>
        </w:rPr>
        <w:t xml:space="preserve"> i na osnovu njih je</w:t>
      </w:r>
      <w:r w:rsidRPr="00332EE7">
        <w:rPr>
          <w:rFonts w:cstheme="minorHAnsi"/>
          <w:lang w:val="sr-Latn-RS"/>
        </w:rPr>
        <w:t xml:space="preserve"> određivao koliko su </w:t>
      </w:r>
      <w:r w:rsidR="00D845D9" w:rsidRPr="00332EE7">
        <w:rPr>
          <w:rFonts w:cstheme="minorHAnsi"/>
          <w:lang w:val="sr-Latn-RS"/>
        </w:rPr>
        <w:t>relevantne</w:t>
      </w:r>
      <w:r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ins w:id="792" w:author="Korisnik" w:date="2024-09-18T14:11:00Z">
        <w:r w:rsidR="00CA4913">
          <w:rPr>
            <w:lang w:val="sr-Latn-RS"/>
          </w:rPr>
          <w:t xml:space="preserve"> [7]</w:t>
        </w:r>
      </w:ins>
      <w:r>
        <w:rPr>
          <w:lang w:val="sr-Latn-RS"/>
        </w:rPr>
        <w:t>.</w:t>
      </w:r>
    </w:p>
    <w:p w14:paraId="2BACFA8F" w14:textId="324025C9" w:rsidR="00D41725" w:rsidRPr="00894C4D" w:rsidRDefault="00D41725" w:rsidP="00D41725">
      <w:pPr>
        <w:jc w:val="both"/>
        <w:rPr>
          <w:rFonts w:cstheme="minorHAnsi"/>
          <w:lang w:val="sr-Latn-RS"/>
          <w:rPrChange w:id="793" w:author="Dunja Vrbaski" w:date="2024-09-17T23:27:00Z">
            <w:rPr>
              <w:rFonts w:cstheme="minorHAnsi"/>
            </w:rPr>
          </w:rPrChange>
        </w:rPr>
      </w:pPr>
      <w:r w:rsidRPr="00894C4D">
        <w:rPr>
          <w:rFonts w:cstheme="minorHAnsi"/>
          <w:lang w:val="sr-Latn-RS"/>
          <w:rPrChange w:id="794" w:author="Dunja Vrbaski" w:date="2024-09-17T23:27:00Z">
            <w:rPr>
              <w:rFonts w:cstheme="minorHAnsi"/>
            </w:rPr>
          </w:rPrChange>
        </w:rPr>
        <w:t xml:space="preserve">Osnova </w:t>
      </w:r>
      <w:r w:rsidRPr="00894C4D">
        <w:rPr>
          <w:rFonts w:cstheme="minorHAnsi"/>
          <w:i/>
          <w:lang w:val="sr-Latn-RS"/>
          <w:rPrChange w:id="795" w:author="Dunja Vrbaski" w:date="2024-09-17T23:27:00Z">
            <w:rPr>
              <w:rFonts w:cstheme="minorHAnsi"/>
              <w:i/>
            </w:rPr>
          </w:rPrChange>
        </w:rPr>
        <w:t>Google</w:t>
      </w:r>
      <w:r w:rsidRPr="00894C4D">
        <w:rPr>
          <w:rFonts w:cstheme="minorHAnsi"/>
          <w:lang w:val="sr-Latn-RS"/>
          <w:rPrChange w:id="796" w:author="Dunja Vrbaski" w:date="2024-09-17T23:27:00Z">
            <w:rPr>
              <w:rFonts w:cstheme="minorHAnsi"/>
            </w:rPr>
          </w:rPrChange>
        </w:rPr>
        <w:t xml:space="preserve"> mehanizma pretrage se zasniva na </w:t>
      </w:r>
      <w:r w:rsidRPr="00894C4D">
        <w:rPr>
          <w:rFonts w:cstheme="minorHAnsi"/>
          <w:i/>
          <w:lang w:val="sr-Latn-RS"/>
          <w:rPrChange w:id="797" w:author="Dunja Vrbaski" w:date="2024-09-17T23:27:00Z">
            <w:rPr>
              <w:rFonts w:cstheme="minorHAnsi"/>
              <w:i/>
            </w:rPr>
          </w:rPrChange>
        </w:rPr>
        <w:t>PageRank</w:t>
      </w:r>
      <w:r w:rsidRPr="00894C4D">
        <w:rPr>
          <w:rFonts w:cstheme="minorHAnsi"/>
          <w:lang w:val="sr-Latn-RS"/>
          <w:rPrChange w:id="798" w:author="Dunja Vrbaski" w:date="2024-09-17T23:27:00Z">
            <w:rPr>
              <w:rFonts w:cstheme="minorHAnsi"/>
            </w:rPr>
          </w:rPrChange>
        </w:rPr>
        <w:t xml:space="preserve"> algortimu, koji koristi </w:t>
      </w:r>
      <w:r w:rsidR="00710AE5" w:rsidRPr="00894C4D">
        <w:rPr>
          <w:rFonts w:cstheme="minorHAnsi"/>
          <w:lang w:val="sr-Latn-RS"/>
          <w:rPrChange w:id="799" w:author="Dunja Vrbaski" w:date="2024-09-17T23:27:00Z">
            <w:rPr>
              <w:rFonts w:cstheme="minorHAnsi"/>
            </w:rPr>
          </w:rPrChange>
        </w:rPr>
        <w:t>opisani konc</w:t>
      </w:r>
      <w:ins w:id="800" w:author="Dunja Vrbaski" w:date="2024-09-17T23:27:00Z">
        <w:r w:rsidR="00894C4D" w:rsidRPr="00894C4D">
          <w:rPr>
            <w:rFonts w:cstheme="minorHAnsi"/>
            <w:lang w:val="sr-Latn-RS"/>
            <w:rPrChange w:id="801" w:author="Dunja Vrbaski" w:date="2024-09-17T23:27:00Z">
              <w:rPr>
                <w:rFonts w:cstheme="minorHAnsi"/>
              </w:rPr>
            </w:rPrChange>
          </w:rPr>
          <w:t>e</w:t>
        </w:r>
      </w:ins>
      <w:r w:rsidR="00710AE5" w:rsidRPr="00894C4D">
        <w:rPr>
          <w:rFonts w:cstheme="minorHAnsi"/>
          <w:lang w:val="sr-Latn-RS"/>
          <w:rPrChange w:id="802" w:author="Dunja Vrbaski" w:date="2024-09-17T23:27:00Z">
            <w:rPr>
              <w:rFonts w:cstheme="minorHAnsi"/>
            </w:rPr>
          </w:rPrChange>
        </w:rPr>
        <w:t>p</w:t>
      </w:r>
      <w:del w:id="803" w:author="Dunja Vrbaski" w:date="2024-09-17T23:27:00Z">
        <w:r w:rsidR="00710AE5" w:rsidRPr="00894C4D" w:rsidDel="00894C4D">
          <w:rPr>
            <w:rFonts w:cstheme="minorHAnsi"/>
            <w:lang w:val="sr-Latn-RS"/>
            <w:rPrChange w:id="804" w:author="Dunja Vrbaski" w:date="2024-09-17T23:27:00Z">
              <w:rPr>
                <w:rFonts w:cstheme="minorHAnsi"/>
              </w:rPr>
            </w:rPrChange>
          </w:rPr>
          <w:delText>e</w:delText>
        </w:r>
      </w:del>
      <w:r w:rsidR="00710AE5" w:rsidRPr="00894C4D">
        <w:rPr>
          <w:rFonts w:cstheme="minorHAnsi"/>
          <w:lang w:val="sr-Latn-RS"/>
          <w:rPrChange w:id="805" w:author="Dunja Vrbaski" w:date="2024-09-17T23:27:00Z">
            <w:rPr>
              <w:rFonts w:cstheme="minorHAnsi"/>
            </w:rPr>
          </w:rPrChange>
        </w:rPr>
        <w:t xml:space="preserve">t </w:t>
      </w:r>
      <w:r w:rsidR="00710AE5" w:rsidRPr="00894C4D">
        <w:rPr>
          <w:rFonts w:cstheme="minorHAnsi"/>
          <w:i/>
          <w:lang w:val="sr-Latn-RS"/>
          <w:rPrChange w:id="806" w:author="Dunja Vrbaski" w:date="2024-09-17T23:27:00Z">
            <w:rPr>
              <w:rFonts w:cstheme="minorHAnsi"/>
              <w:i/>
            </w:rPr>
          </w:rPrChange>
        </w:rPr>
        <w:t>Backrub</w:t>
      </w:r>
      <w:r w:rsidR="00710AE5" w:rsidRPr="00894C4D">
        <w:rPr>
          <w:rFonts w:cstheme="minorHAnsi"/>
          <w:lang w:val="sr-Latn-RS"/>
          <w:rPrChange w:id="807" w:author="Dunja Vrbaski" w:date="2024-09-17T23:27:00Z">
            <w:rPr>
              <w:rFonts w:cstheme="minorHAnsi"/>
            </w:rPr>
          </w:rPrChange>
        </w:rPr>
        <w:t xml:space="preserve"> mehanizma</w:t>
      </w:r>
      <w:r w:rsidRPr="00894C4D">
        <w:rPr>
          <w:rFonts w:cstheme="minorHAnsi"/>
          <w:lang w:val="sr-Latn-RS"/>
          <w:rPrChange w:id="808" w:author="Dunja Vrbaski" w:date="2024-09-17T23:27:00Z">
            <w:rPr>
              <w:rFonts w:cstheme="minorHAnsi"/>
            </w:rPr>
          </w:rPrChange>
        </w:rPr>
        <w:t>. Drugim rečima, ovaj algoritam istražuje koliko drugih sajtova referencira neku stranicu da bi odredio koliko je ta stranica zaista relevantna.</w:t>
      </w:r>
    </w:p>
    <w:p w14:paraId="26151299" w14:textId="1D566A98"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del w:id="809" w:author="Korisnik" w:date="2024-09-19T17:09:00Z">
        <w:r w:rsidR="00944DF8" w:rsidRPr="00434CBE" w:rsidDel="004A6D4B">
          <w:rPr>
            <w:rFonts w:cstheme="minorHAnsi"/>
            <w:highlight w:val="green"/>
            <w:rPrChange w:id="810" w:author="Korisnik" w:date="2024-09-19T17:07:00Z">
              <w:rPr>
                <w:rFonts w:cstheme="minorHAnsi"/>
              </w:rPr>
            </w:rPrChange>
          </w:rPr>
          <w:delText>[</w:delText>
        </w:r>
      </w:del>
      <w:del w:id="811" w:author="Korisnik" w:date="2024-09-19T17:08:00Z">
        <w:r w:rsidR="00944DF8" w:rsidRPr="00434CBE" w:rsidDel="00B97BE9">
          <w:rPr>
            <w:rFonts w:cstheme="minorHAnsi"/>
            <w:highlight w:val="green"/>
            <w:rPrChange w:id="812" w:author="Korisnik" w:date="2024-09-19T17:07:00Z">
              <w:rPr>
                <w:rFonts w:cstheme="minorHAnsi"/>
              </w:rPr>
            </w:rPrChange>
          </w:rPr>
          <w:delText>5</w:delText>
        </w:r>
      </w:del>
      <w:del w:id="813" w:author="Korisnik" w:date="2024-09-19T17:09:00Z">
        <w:r w:rsidR="00944DF8" w:rsidRPr="00434CBE" w:rsidDel="004A6D4B">
          <w:rPr>
            <w:rFonts w:cstheme="minorHAnsi"/>
            <w:highlight w:val="green"/>
            <w:rPrChange w:id="814" w:author="Korisnik" w:date="2024-09-19T17:07:00Z">
              <w:rPr>
                <w:rFonts w:cstheme="minorHAnsi"/>
              </w:rPr>
            </w:rPrChange>
          </w:rPr>
          <w:delText>]</w:delText>
        </w:r>
      </w:del>
      <w:r w:rsidR="00C77051">
        <w:rPr>
          <w:rFonts w:cstheme="minorHAnsi"/>
        </w:rPr>
        <w:t>[7]</w:t>
      </w:r>
      <w:ins w:id="815" w:author="Korisnik" w:date="2024-09-19T17:09:00Z">
        <w:r w:rsidR="004A6D4B">
          <w:rPr>
            <w:rFonts w:cstheme="minorHAnsi"/>
          </w:rPr>
          <w:t>[8]</w:t>
        </w:r>
      </w:ins>
      <w:r w:rsidR="00C77051">
        <w:rPr>
          <w:rFonts w:cstheme="minorHAnsi"/>
        </w:rPr>
        <w:t>[9]</w:t>
      </w:r>
      <w:r>
        <w:rPr>
          <w:rFonts w:cstheme="minorHAnsi"/>
          <w:lang w:val="sr-Latn-RS"/>
        </w:rPr>
        <w:t>.</w:t>
      </w:r>
    </w:p>
    <w:p w14:paraId="11773879" w14:textId="77777777" w:rsidR="00AA1DF8" w:rsidRPr="00B209C5" w:rsidDel="00067035" w:rsidRDefault="00B209C5" w:rsidP="00C246F6">
      <w:pPr>
        <w:jc w:val="both"/>
        <w:rPr>
          <w:del w:id="816" w:author="Korisnik" w:date="2024-09-19T16:48:00Z"/>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14:paraId="25BE38F9" w14:textId="0D41D814" w:rsidR="00FE35C2" w:rsidDel="00067035" w:rsidRDefault="00FE35C2" w:rsidP="00C246F6">
      <w:pPr>
        <w:jc w:val="both"/>
        <w:rPr>
          <w:ins w:id="817" w:author="SG" w:date="2024-09-18T17:26:00Z"/>
          <w:del w:id="818" w:author="Korisnik" w:date="2024-09-19T16:48:00Z"/>
          <w:lang w:val="sr-Latn-RS"/>
        </w:rPr>
      </w:pPr>
    </w:p>
    <w:p w14:paraId="7686098F" w14:textId="77777777" w:rsidR="00FE35C2" w:rsidRPr="00FE35C2" w:rsidDel="00067035" w:rsidRDefault="00FE35C2">
      <w:pPr>
        <w:rPr>
          <w:ins w:id="819" w:author="SG" w:date="2024-09-18T17:26:00Z"/>
          <w:del w:id="820" w:author="Korisnik" w:date="2024-09-19T16:48:00Z"/>
          <w:lang w:val="sr-Latn-RS"/>
        </w:rPr>
        <w:pPrChange w:id="821" w:author="SG" w:date="2024-09-18T17:26:00Z">
          <w:pPr>
            <w:jc w:val="both"/>
          </w:pPr>
        </w:pPrChange>
      </w:pPr>
    </w:p>
    <w:p w14:paraId="4D23F86A" w14:textId="77777777" w:rsidR="00FE35C2" w:rsidRPr="00FE35C2" w:rsidDel="00067035" w:rsidRDefault="00FE35C2">
      <w:pPr>
        <w:rPr>
          <w:ins w:id="822" w:author="SG" w:date="2024-09-18T17:26:00Z"/>
          <w:del w:id="823" w:author="Korisnik" w:date="2024-09-19T16:48:00Z"/>
          <w:lang w:val="sr-Latn-RS"/>
        </w:rPr>
        <w:pPrChange w:id="824" w:author="SG" w:date="2024-09-18T17:26:00Z">
          <w:pPr>
            <w:jc w:val="both"/>
          </w:pPr>
        </w:pPrChange>
      </w:pPr>
    </w:p>
    <w:p w14:paraId="6215717E" w14:textId="77777777" w:rsidR="00FE35C2" w:rsidRPr="00FE35C2" w:rsidDel="00067035" w:rsidRDefault="00FE35C2">
      <w:pPr>
        <w:rPr>
          <w:ins w:id="825" w:author="SG" w:date="2024-09-18T17:26:00Z"/>
          <w:del w:id="826" w:author="Korisnik" w:date="2024-09-19T16:48:00Z"/>
          <w:lang w:val="sr-Latn-RS"/>
        </w:rPr>
        <w:pPrChange w:id="827" w:author="SG" w:date="2024-09-18T17:26:00Z">
          <w:pPr>
            <w:jc w:val="both"/>
          </w:pPr>
        </w:pPrChange>
      </w:pPr>
    </w:p>
    <w:p w14:paraId="320B3B87" w14:textId="6BAFC769" w:rsidR="00FE35C2" w:rsidDel="00067035" w:rsidRDefault="00FE35C2" w:rsidP="00FE35C2">
      <w:pPr>
        <w:rPr>
          <w:ins w:id="828" w:author="SG" w:date="2024-09-18T17:26:00Z"/>
          <w:del w:id="829" w:author="Korisnik" w:date="2024-09-19T16:48:00Z"/>
          <w:lang w:val="sr-Latn-RS"/>
        </w:rPr>
      </w:pPr>
    </w:p>
    <w:p w14:paraId="5E566C41" w14:textId="77777777" w:rsidR="00FE35C2" w:rsidRPr="00FE35C2" w:rsidDel="00067035" w:rsidRDefault="00FE35C2">
      <w:pPr>
        <w:rPr>
          <w:ins w:id="830" w:author="SG" w:date="2024-09-18T17:26:00Z"/>
          <w:del w:id="831" w:author="Korisnik" w:date="2024-09-19T16:48:00Z"/>
          <w:lang w:val="sr-Latn-RS"/>
        </w:rPr>
      </w:pPr>
    </w:p>
    <w:p w14:paraId="4195CC54" w14:textId="77777777" w:rsidR="00FE35C2" w:rsidRPr="00FE35C2" w:rsidDel="00067035" w:rsidRDefault="00FE35C2">
      <w:pPr>
        <w:rPr>
          <w:ins w:id="832" w:author="SG" w:date="2024-09-18T17:26:00Z"/>
          <w:del w:id="833" w:author="Korisnik" w:date="2024-09-19T16:48:00Z"/>
          <w:lang w:val="sr-Latn-RS"/>
        </w:rPr>
      </w:pPr>
    </w:p>
    <w:p w14:paraId="518202C7" w14:textId="2ACC8AB5" w:rsidR="00FE35C2" w:rsidDel="00067035" w:rsidRDefault="00FE35C2" w:rsidP="00FE35C2">
      <w:pPr>
        <w:rPr>
          <w:ins w:id="834" w:author="SG" w:date="2024-09-18T17:26:00Z"/>
          <w:del w:id="835" w:author="Korisnik" w:date="2024-09-19T16:48:00Z"/>
          <w:lang w:val="sr-Latn-RS"/>
        </w:rPr>
      </w:pPr>
    </w:p>
    <w:p w14:paraId="03F21394" w14:textId="0CD90007" w:rsidR="00224DBA" w:rsidRPr="00FE35C2" w:rsidRDefault="00FE35C2" w:rsidP="00D576B0">
      <w:pPr>
        <w:jc w:val="both"/>
        <w:rPr>
          <w:lang w:val="sr-Latn-RS"/>
        </w:rPr>
      </w:pPr>
      <w:ins w:id="836" w:author="SG" w:date="2024-09-18T17:26:00Z">
        <w:r>
          <w:rPr>
            <w:lang w:val="sr-Latn-RS"/>
          </w:rPr>
          <w:tab/>
        </w:r>
      </w:ins>
    </w:p>
    <w:p w14:paraId="0D9C7915" w14:textId="77777777" w:rsidR="00786316" w:rsidRPr="0037213B" w:rsidRDefault="000C7C85" w:rsidP="00786316">
      <w:pPr>
        <w:pStyle w:val="Heading1"/>
        <w:rPr>
          <w:lang w:val="sr-Latn-RS"/>
        </w:rPr>
      </w:pPr>
      <w:bookmarkStart w:id="837" w:name="_Toc177671541"/>
      <w:r>
        <w:rPr>
          <w:lang w:val="sr-Latn-RS"/>
        </w:rPr>
        <w:lastRenderedPageBreak/>
        <w:t>Značaj i primena</w:t>
      </w:r>
      <w:bookmarkEnd w:id="837"/>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bookmarkStart w:id="838" w:name="_GoBack"/>
      <w:bookmarkEnd w:id="838"/>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1C45690D" w14:textId="77777777" w:rsidR="004234B7" w:rsidRPr="00B9254A" w:rsidRDefault="004234B7" w:rsidP="004234B7">
      <w:pPr>
        <w:pStyle w:val="ListParagraph"/>
        <w:jc w:val="both"/>
        <w:rPr>
          <w:lang w:val="sr-Latn-RS"/>
        </w:rPr>
      </w:pPr>
    </w:p>
    <w:p w14:paraId="2DDBE068" w14:textId="77777777" w:rsidR="00B9254A" w:rsidRPr="00B9254A" w:rsidRDefault="00B9254A" w:rsidP="00B9254A">
      <w:pPr>
        <w:pStyle w:val="ListParagraph"/>
        <w:jc w:val="both"/>
        <w:rPr>
          <w:lang w:val="sr-Latn-RS"/>
        </w:rPr>
      </w:pPr>
    </w:p>
    <w:p w14:paraId="673CB099" w14:textId="77777777" w:rsidR="00391487" w:rsidDel="002E180B" w:rsidRDefault="000C7C85" w:rsidP="00391487">
      <w:pPr>
        <w:pStyle w:val="Heading2"/>
        <w:rPr>
          <w:del w:id="839" w:author="Korisnik" w:date="2024-09-19T16:10:00Z"/>
          <w:lang w:val="sr-Latn-RS"/>
        </w:rPr>
      </w:pPr>
      <w:bookmarkStart w:id="840" w:name="_Toc177671542"/>
      <w:r>
        <w:rPr>
          <w:lang w:val="sr-Latn-RS"/>
        </w:rPr>
        <w:lastRenderedPageBreak/>
        <w:t>Postojeća rešenja</w:t>
      </w:r>
      <w:bookmarkEnd w:id="840"/>
    </w:p>
    <w:p w14:paraId="1E4FCDFA" w14:textId="77777777" w:rsidR="000C7C85" w:rsidRPr="00E4205F" w:rsidDel="002E180B" w:rsidRDefault="000C7C85" w:rsidP="002E180B">
      <w:pPr>
        <w:pStyle w:val="Heading2"/>
        <w:rPr>
          <w:del w:id="841" w:author="Korisnik" w:date="2024-09-19T16:10:00Z"/>
          <w:lang w:val="sr-Latn-RS"/>
        </w:rPr>
        <w:pPrChange w:id="842" w:author="Korisnik" w:date="2024-09-19T16:10:00Z">
          <w:pPr/>
        </w:pPrChange>
      </w:pPr>
      <w:bookmarkStart w:id="843" w:name="_Toc177671502"/>
      <w:bookmarkStart w:id="844" w:name="_Toc177671543"/>
      <w:bookmarkEnd w:id="843"/>
      <w:bookmarkEnd w:id="844"/>
    </w:p>
    <w:p w14:paraId="769DB4FA" w14:textId="3F7A5808" w:rsidR="00391487" w:rsidDel="002E180B" w:rsidRDefault="00C34E4F" w:rsidP="002E180B">
      <w:pPr>
        <w:pStyle w:val="Heading2"/>
        <w:rPr>
          <w:del w:id="845" w:author="Korisnik" w:date="2024-09-19T16:10:00Z"/>
          <w:lang w:val="sr-Latn-RS"/>
        </w:rPr>
        <w:pPrChange w:id="846" w:author="Korisnik" w:date="2024-09-19T16:10:00Z">
          <w:pPr>
            <w:pStyle w:val="Heading3"/>
          </w:pPr>
        </w:pPrChange>
      </w:pPr>
      <w:del w:id="847" w:author="Korisnik" w:date="2024-09-19T16:10:00Z">
        <w:r w:rsidRPr="005F21A6" w:rsidDel="002E180B">
          <w:rPr>
            <w:i/>
            <w:lang w:val="sr-Latn-RS"/>
          </w:rPr>
          <w:delText>Stack Exchange</w:delText>
        </w:r>
        <w:r w:rsidDel="002E180B">
          <w:rPr>
            <w:lang w:val="sr-Latn-RS"/>
          </w:rPr>
          <w:delText xml:space="preserve"> </w:delText>
        </w:r>
        <w:r w:rsidR="00152474" w:rsidDel="002E180B">
          <w:rPr>
            <w:lang w:val="sr-Latn-RS"/>
          </w:rPr>
          <w:delText>i</w:delText>
        </w:r>
        <w:r w:rsidDel="002E180B">
          <w:rPr>
            <w:lang w:val="sr-Latn-RS"/>
          </w:rPr>
          <w:delText xml:space="preserve"> </w:delText>
        </w:r>
        <w:r w:rsidRPr="005F21A6" w:rsidDel="002E180B">
          <w:rPr>
            <w:i/>
            <w:lang w:val="sr-Latn-RS"/>
          </w:rPr>
          <w:delText>Stack Overflow</w:delText>
        </w:r>
        <w:r w:rsidR="00391487" w:rsidRPr="0037213B" w:rsidDel="002E180B">
          <w:rPr>
            <w:lang w:val="sr-Latn-RS"/>
          </w:rPr>
          <w:delText xml:space="preserve"> </w:delText>
        </w:r>
        <w:bookmarkStart w:id="848" w:name="_Toc177671503"/>
        <w:bookmarkStart w:id="849" w:name="_Toc177671544"/>
        <w:bookmarkEnd w:id="848"/>
        <w:bookmarkEnd w:id="849"/>
      </w:del>
    </w:p>
    <w:p w14:paraId="1B34CDC3" w14:textId="77777777" w:rsidR="00476966" w:rsidRDefault="00476966" w:rsidP="002E180B">
      <w:pPr>
        <w:pStyle w:val="Heading2"/>
        <w:rPr>
          <w:lang w:val="sr-Latn-RS"/>
        </w:rPr>
        <w:pPrChange w:id="850" w:author="Korisnik" w:date="2024-09-19T16:10:00Z">
          <w:pPr/>
        </w:pPrChange>
      </w:pPr>
      <w:bookmarkStart w:id="851" w:name="_Toc177671545"/>
      <w:bookmarkEnd w:id="851"/>
    </w:p>
    <w:p w14:paraId="53C67DE4" w14:textId="77777777"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14:paraId="00D87BAF" w14:textId="77777777"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p>
    <w:p w14:paraId="0C0D929D" w14:textId="755BD79B" w:rsidR="00391487" w:rsidRPr="0037213B" w:rsidDel="002E180B" w:rsidRDefault="00391487" w:rsidP="00391487">
      <w:pPr>
        <w:rPr>
          <w:del w:id="852" w:author="Korisnik" w:date="2024-09-19T16:10:00Z"/>
          <w:lang w:val="sr-Latn-RS"/>
        </w:rPr>
      </w:pPr>
    </w:p>
    <w:p w14:paraId="7FBE40B0" w14:textId="31D0CA61" w:rsidR="00391487" w:rsidDel="002E180B" w:rsidRDefault="00C34E4F" w:rsidP="00C34E4F">
      <w:pPr>
        <w:pStyle w:val="Heading3"/>
        <w:rPr>
          <w:del w:id="853" w:author="Korisnik" w:date="2024-09-19T16:10:00Z"/>
          <w:i/>
          <w:lang w:val="sr-Latn-RS"/>
        </w:rPr>
      </w:pPr>
      <w:del w:id="854" w:author="Korisnik" w:date="2024-09-19T16:10:00Z">
        <w:r w:rsidRPr="005F21A6" w:rsidDel="002E180B">
          <w:rPr>
            <w:i/>
            <w:lang w:val="sr-Latn-RS"/>
          </w:rPr>
          <w:delText>Discuss The Elastic Stack</w:delText>
        </w:r>
      </w:del>
    </w:p>
    <w:p w14:paraId="40C4995C" w14:textId="4CFB77A1" w:rsidR="007C3A27" w:rsidDel="002E180B" w:rsidRDefault="007C3A27" w:rsidP="007C3A27">
      <w:pPr>
        <w:rPr>
          <w:del w:id="855" w:author="Korisnik" w:date="2024-09-19T16:10:00Z"/>
          <w:lang w:val="sr-Latn-RS"/>
        </w:rPr>
      </w:pPr>
    </w:p>
    <w:p w14:paraId="513C3291" w14:textId="77777777"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14:paraId="0D6CBDD8" w14:textId="77777777"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14:paraId="1FBBC0CB" w14:textId="6629334B" w:rsidR="00391487" w:rsidDel="002E180B" w:rsidRDefault="00391487" w:rsidP="00391487">
      <w:pPr>
        <w:rPr>
          <w:del w:id="856" w:author="Korisnik" w:date="2024-09-19T16:10:00Z"/>
          <w:lang w:val="sr-Latn-RS"/>
        </w:rPr>
      </w:pPr>
    </w:p>
    <w:p w14:paraId="00DFDD81" w14:textId="4BE63451" w:rsidR="00C34E4F" w:rsidDel="002E180B" w:rsidRDefault="00C34E4F" w:rsidP="00C34E4F">
      <w:pPr>
        <w:pStyle w:val="Heading3"/>
        <w:rPr>
          <w:del w:id="857" w:author="Korisnik" w:date="2024-09-19T16:10:00Z"/>
          <w:i/>
          <w:lang w:val="sr-Latn-RS"/>
        </w:rPr>
      </w:pPr>
      <w:del w:id="858" w:author="Korisnik" w:date="2024-09-19T16:10:00Z">
        <w:r w:rsidRPr="005F21A6" w:rsidDel="002E180B">
          <w:rPr>
            <w:i/>
            <w:lang w:val="sr-Latn-RS"/>
          </w:rPr>
          <w:delText>Git</w:delText>
        </w:r>
        <w:r w:rsidR="001140EC" w:rsidDel="002E180B">
          <w:rPr>
            <w:i/>
            <w:lang w:val="sr-Latn-RS"/>
          </w:rPr>
          <w:delText>H</w:delText>
        </w:r>
        <w:r w:rsidRPr="005F21A6" w:rsidDel="002E180B">
          <w:rPr>
            <w:i/>
            <w:lang w:val="sr-Latn-RS"/>
          </w:rPr>
          <w:delText>ub community</w:delText>
        </w:r>
      </w:del>
    </w:p>
    <w:p w14:paraId="2741425B" w14:textId="5FB66BC2" w:rsidR="00E043EC" w:rsidDel="002E180B" w:rsidRDefault="00E043EC" w:rsidP="00E043EC">
      <w:pPr>
        <w:rPr>
          <w:del w:id="859" w:author="Korisnik" w:date="2024-09-19T16:10:00Z"/>
          <w:lang w:val="sr-Latn-RS"/>
        </w:rPr>
      </w:pPr>
    </w:p>
    <w:p w14:paraId="0D9B6226" w14:textId="77777777"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14:paraId="1D10F68E" w14:textId="7450D3C8" w:rsidR="00D1735E" w:rsidDel="002E180B" w:rsidRDefault="00D1735E" w:rsidP="00D1735E">
      <w:pPr>
        <w:jc w:val="both"/>
        <w:rPr>
          <w:del w:id="860" w:author="Korisnik" w:date="2024-09-19T16:10:00Z"/>
          <w:lang w:val="sr-Latn-RS"/>
        </w:rPr>
      </w:pPr>
    </w:p>
    <w:p w14:paraId="2ECF5DE5" w14:textId="42E2BA31" w:rsidR="00152474" w:rsidDel="002E180B" w:rsidRDefault="00E93656" w:rsidP="00152474">
      <w:pPr>
        <w:pStyle w:val="Heading3"/>
        <w:rPr>
          <w:del w:id="861" w:author="Korisnik" w:date="2024-09-19T16:10:00Z"/>
          <w:lang w:val="sr-Latn-RS"/>
        </w:rPr>
      </w:pPr>
      <w:del w:id="862" w:author="Korisnik" w:date="2024-09-19T16:10:00Z">
        <w:r w:rsidDel="002E180B">
          <w:rPr>
            <w:lang w:val="sr-Latn-RS"/>
          </w:rPr>
          <w:delText>Ostalo</w:delText>
        </w:r>
      </w:del>
    </w:p>
    <w:p w14:paraId="6451F424" w14:textId="5F207144" w:rsidR="007B28F4" w:rsidDel="002E180B" w:rsidRDefault="007B28F4" w:rsidP="007B28F4">
      <w:pPr>
        <w:rPr>
          <w:del w:id="863" w:author="Korisnik" w:date="2024-09-19T16:10:00Z"/>
          <w:lang w:val="sr-Latn-RS"/>
        </w:rPr>
      </w:pPr>
    </w:p>
    <w:p w14:paraId="370FF863" w14:textId="77777777" w:rsidR="007B28F4" w:rsidRPr="007B28F4" w:rsidDel="002E180B" w:rsidRDefault="007B28F4" w:rsidP="007B28F4">
      <w:pPr>
        <w:rPr>
          <w:del w:id="864" w:author="Korisnik" w:date="2024-09-19T16:11:00Z"/>
          <w:lang w:val="sr-Latn-RS"/>
        </w:rPr>
      </w:pPr>
      <w:r>
        <w:rPr>
          <w:lang w:val="sr-Latn-RS"/>
        </w:rPr>
        <w:t>Osim navedenih sajtova, koriste se i</w:t>
      </w:r>
      <w:r w:rsidR="000B655A">
        <w:rPr>
          <w:lang w:val="sr-Latn-RS"/>
        </w:rPr>
        <w:t>:</w:t>
      </w:r>
      <w:r>
        <w:rPr>
          <w:lang w:val="sr-Latn-RS"/>
        </w:rPr>
        <w:t xml:space="preserve"> Dev.to, Experts Exchange, Code Project i slični.</w:t>
      </w:r>
    </w:p>
    <w:p w14:paraId="7AB8ADF3" w14:textId="77777777" w:rsidR="00391487" w:rsidRPr="0037213B" w:rsidDel="002E180B" w:rsidRDefault="00391487" w:rsidP="00391487">
      <w:pPr>
        <w:rPr>
          <w:del w:id="865" w:author="Korisnik" w:date="2024-09-19T16:11:00Z"/>
          <w:lang w:val="sr-Latn-RS"/>
        </w:rPr>
      </w:pPr>
    </w:p>
    <w:p w14:paraId="19F64821" w14:textId="77777777" w:rsidR="00D0723A" w:rsidRPr="0037213B" w:rsidDel="002E180B" w:rsidRDefault="00D0723A" w:rsidP="00786316">
      <w:pPr>
        <w:rPr>
          <w:del w:id="866" w:author="Korisnik" w:date="2024-09-19T16:11:00Z"/>
          <w:lang w:val="sr-Latn-RS"/>
        </w:rPr>
      </w:pPr>
    </w:p>
    <w:p w14:paraId="1839CF6A" w14:textId="77777777" w:rsidR="00D0723A" w:rsidRPr="0037213B" w:rsidRDefault="00D0723A" w:rsidP="00786316">
      <w:pPr>
        <w:rPr>
          <w:lang w:val="sr-Latn-RS"/>
        </w:rPr>
      </w:pPr>
    </w:p>
    <w:p w14:paraId="7CD6DC89" w14:textId="77777777" w:rsidR="00FF17E2" w:rsidRPr="0037213B" w:rsidRDefault="0094495D" w:rsidP="00FF17E2">
      <w:pPr>
        <w:pStyle w:val="Heading1"/>
        <w:rPr>
          <w:lang w:val="sr-Latn-RS"/>
        </w:rPr>
      </w:pPr>
      <w:bookmarkStart w:id="867" w:name="_Toc177671546"/>
      <w:r w:rsidRPr="005D4A41">
        <w:rPr>
          <w:i/>
          <w:lang w:val="sr-Latn-RS"/>
        </w:rPr>
        <w:lastRenderedPageBreak/>
        <w:t>Elasticsearch</w:t>
      </w:r>
      <w:r>
        <w:rPr>
          <w:lang w:val="sr-Latn-RS"/>
        </w:rPr>
        <w:t xml:space="preserve"> mehanizam</w:t>
      </w:r>
      <w:r w:rsidR="006C4E7E">
        <w:rPr>
          <w:lang w:val="sr-Latn-RS"/>
        </w:rPr>
        <w:t xml:space="preserve"> pretrage</w:t>
      </w:r>
      <w:bookmarkEnd w:id="867"/>
    </w:p>
    <w:p w14:paraId="59D77B77" w14:textId="77777777" w:rsidR="005D4A41" w:rsidRDefault="005D4A41" w:rsidP="005D4A41">
      <w:pPr>
        <w:pStyle w:val="Heading2"/>
        <w:rPr>
          <w:lang w:val="sr-Latn-RS"/>
        </w:rPr>
      </w:pPr>
      <w:bookmarkStart w:id="868" w:name="_Toc177671547"/>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868"/>
    </w:p>
    <w:p w14:paraId="3AA85C46" w14:textId="4C0D980C"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del w:id="869" w:author="Dunja Vrbaski" w:date="2024-09-17T23:31:00Z">
        <w:r w:rsidR="00553EB3" w:rsidDel="00894C4D">
          <w:rPr>
            <w:lang w:val="sr-Latn-RS"/>
          </w:rPr>
          <w:delText xml:space="preserve">, </w:delText>
        </w:r>
      </w:del>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7E8AD50" w14:textId="1390C17B" w:rsidR="00031A57" w:rsidDel="00153207" w:rsidRDefault="00031A57" w:rsidP="005D4A41">
      <w:pPr>
        <w:jc w:val="both"/>
        <w:rPr>
          <w:del w:id="870" w:author="Korisnik" w:date="2024-09-19T16:11:00Z"/>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del w:id="871" w:author="Korisnik" w:date="2024-09-19T16:11:00Z">
        <w:r w:rsidRPr="00894C4D" w:rsidDel="001C0B2F">
          <w:rPr>
            <w:highlight w:val="yellow"/>
            <w:lang w:val="sr-Latn-RS"/>
            <w:rPrChange w:id="872" w:author="Dunja Vrbaski" w:date="2024-09-17T23:31:00Z">
              <w:rPr>
                <w:lang w:val="sr-Latn-RS"/>
              </w:rPr>
            </w:rPrChange>
          </w:rPr>
          <w:delText>Shay Banon</w:delText>
        </w:r>
      </w:del>
      <w:ins w:id="873" w:author="Korisnik" w:date="2024-09-19T16:11:00Z">
        <w:r w:rsidR="001C0B2F">
          <w:rPr>
            <w:lang w:val="sr-Latn-RS"/>
          </w:rPr>
          <w:t>Šej Benon</w:t>
        </w:r>
      </w:ins>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del w:id="874" w:author="Korisnik" w:date="2024-09-19T17:13:00Z">
        <w:r w:rsidR="000B7941" w:rsidRPr="00D576B0" w:rsidDel="00546C23">
          <w:delText>6</w:delText>
        </w:r>
      </w:del>
      <w:ins w:id="875" w:author="Korisnik" w:date="2024-09-19T17:13:00Z">
        <w:r w:rsidR="00546C23" w:rsidRPr="00546C23">
          <w:rPr>
            <w:rPrChange w:id="876" w:author="Korisnik" w:date="2024-09-19T17:13:00Z">
              <w:rPr>
                <w:highlight w:val="green"/>
              </w:rPr>
            </w:rPrChange>
          </w:rPr>
          <w:t>4</w:t>
        </w:r>
      </w:ins>
      <w:r w:rsidR="000B7941" w:rsidRPr="00D576B0">
        <w:t>]</w:t>
      </w:r>
      <w:r w:rsidRPr="00D576B0">
        <w:rPr>
          <w:lang w:val="sr-Latn-RS"/>
        </w:rPr>
        <w:t>.</w:t>
      </w:r>
      <w:r>
        <w:rPr>
          <w:lang w:val="sr-Latn-RS"/>
        </w:rPr>
        <w:t xml:space="preserve"> </w:t>
      </w:r>
    </w:p>
    <w:p w14:paraId="6EDDE5E6" w14:textId="77777777" w:rsidR="00153207" w:rsidRDefault="00153207" w:rsidP="005D4A41">
      <w:pPr>
        <w:jc w:val="both"/>
        <w:rPr>
          <w:ins w:id="877" w:author="Korisnik" w:date="2024-09-19T16:12:00Z"/>
          <w:lang w:val="sr-Latn-RS"/>
        </w:rPr>
      </w:pP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878" w:name="_Toc177671548"/>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878"/>
    </w:p>
    <w:p w14:paraId="1DCE288A" w14:textId="77777777" w:rsidR="00F93575" w:rsidRPr="00B119B2" w:rsidRDefault="009C5CA7" w:rsidP="00F93575">
      <w:pPr>
        <w:pStyle w:val="Heading3"/>
        <w:rPr>
          <w:i/>
          <w:lang w:val="sr-Latn-RS"/>
        </w:rPr>
      </w:pPr>
      <w:bookmarkStart w:id="879" w:name="_Toc177671549"/>
      <w:r w:rsidRPr="00B119B2">
        <w:rPr>
          <w:i/>
          <w:lang w:val="sr-Latn-RS"/>
        </w:rPr>
        <w:t>Index</w:t>
      </w:r>
      <w:bookmarkEnd w:id="879"/>
    </w:p>
    <w:p w14:paraId="08F5FDEB" w14:textId="77777777" w:rsidR="00F93575" w:rsidRPr="00F93575" w:rsidRDefault="00F93575" w:rsidP="00F93575">
      <w:pPr>
        <w:rPr>
          <w:lang w:val="sr-Latn-RS"/>
        </w:rPr>
      </w:pPr>
    </w:p>
    <w:p w14:paraId="601AD44B" w14:textId="3CF7EA58"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ins w:id="880" w:author="Dunja Vrbaski" w:date="2024-09-17T23:31:00Z">
        <w:r w:rsidR="00894C4D">
          <w:rPr>
            <w:lang w:val="sr-Latn-RS"/>
          </w:rPr>
          <w:t>a</w:t>
        </w:r>
      </w:ins>
      <w:r>
        <w:rPr>
          <w:lang w:val="sr-Latn-RS"/>
        </w:rPr>
        <w:t xml:space="preserve">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xml:space="preserve">, koncept sličan tabeli kod relacionih baza podataka. Da bi se dokumenti grupisali u indeks, moraju imati slične karakteristike </w:t>
      </w:r>
      <w:r w:rsidRPr="00D576B0">
        <w:rPr>
          <w:lang w:val="sr-Latn-RS"/>
        </w:rPr>
        <w:t>[1</w:t>
      </w:r>
      <w:ins w:id="881" w:author="Korisnik" w:date="2024-09-19T17:14:00Z">
        <w:r w:rsidR="001E5D56" w:rsidRPr="001E5D56">
          <w:rPr>
            <w:lang w:val="sr-Latn-RS"/>
            <w:rPrChange w:id="882" w:author="Korisnik" w:date="2024-09-19T17:14:00Z">
              <w:rPr>
                <w:highlight w:val="green"/>
                <w:lang w:val="sr-Latn-RS"/>
              </w:rPr>
            </w:rPrChange>
          </w:rPr>
          <w:t>5</w:t>
        </w:r>
      </w:ins>
      <w:del w:id="883" w:author="Korisnik" w:date="2024-09-19T17:13:00Z">
        <w:r w:rsidRPr="00D576B0" w:rsidDel="00546C23">
          <w:rPr>
            <w:lang w:val="sr-Latn-RS"/>
          </w:rPr>
          <w:delText>4</w:delText>
        </w:r>
      </w:del>
      <w:r w:rsidRPr="001E5D56">
        <w:rPr>
          <w:lang w:val="sr-Latn-RS"/>
          <w:rPrChange w:id="884" w:author="Korisnik" w:date="2024-09-19T17:14:00Z">
            <w:rPr>
              <w:lang w:val="sr-Latn-RS"/>
            </w:rPr>
          </w:rPrChange>
        </w:rPr>
        <w:t>].</w:t>
      </w:r>
    </w:p>
    <w:p w14:paraId="004F3CBB" w14:textId="2103F382" w:rsidR="00F93575" w:rsidRDefault="00F93575" w:rsidP="00F93575">
      <w:pPr>
        <w:jc w:val="both"/>
        <w:rPr>
          <w:lang w:val="sr-Latn-RS"/>
        </w:rPr>
      </w:pPr>
      <w:r>
        <w:rPr>
          <w:lang w:val="sr-Latn-RS"/>
        </w:rPr>
        <w:t xml:space="preserve">Postoje </w:t>
      </w:r>
      <w:ins w:id="885" w:author="Dunja Vrbaski" w:date="2024-09-17T23:32:00Z">
        <w:r w:rsidR="00894C4D">
          <w:rPr>
            <w:lang w:val="sr-Latn-RS"/>
          </w:rPr>
          <w:t>dva</w:t>
        </w:r>
      </w:ins>
      <w:del w:id="886" w:author="Dunja Vrbaski" w:date="2024-09-17T23:32:00Z">
        <w:r w:rsidDel="00894C4D">
          <w:rPr>
            <w:lang w:val="sr-Latn-RS"/>
          </w:rPr>
          <w:delText>2</w:delText>
        </w:r>
      </w:del>
      <w:r>
        <w:rPr>
          <w:lang w:val="sr-Latn-RS"/>
        </w:rPr>
        <w:t xml:space="preserve"> tipa strukture podataka koje se koriste kod mehanizama pretrage u cilju čuvanja i organizovanja podataka:</w:t>
      </w:r>
    </w:p>
    <w:p w14:paraId="7AD99298" w14:textId="26956ED5"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ins w:id="887" w:author="Dunja Vrbaski" w:date="2024-09-17T23:32:00Z">
        <w:r w:rsidR="00894C4D">
          <w:rPr>
            <w:lang w:val="sr-Latn-RS"/>
          </w:rPr>
          <w:t>D</w:t>
        </w:r>
      </w:ins>
      <w:del w:id="888" w:author="Dunja Vrbaski" w:date="2024-09-17T23:32:00Z">
        <w:r w:rsidRPr="005C3D85" w:rsidDel="00894C4D">
          <w:rPr>
            <w:lang w:val="sr-Latn-RS"/>
          </w:rPr>
          <w:delText>d</w:delText>
        </w:r>
      </w:del>
      <w:r w:rsidRPr="005C3D85">
        <w:rPr>
          <w:lang w:val="sr-Latn-RS"/>
        </w:rPr>
        <w:t>okumenti se mapiraju na termine koje sadrže. To znači da se čuva lista svih reči koje se nalaze u svakom dokumentu. Ova struktura je dobra kada je u pitanju indeksiranje</w:t>
      </w:r>
      <w:del w:id="889" w:author="Dunja Vrbaski" w:date="2024-09-17T23:32:00Z">
        <w:r w:rsidRPr="005C3D85" w:rsidDel="00894C4D">
          <w:rPr>
            <w:lang w:val="sr-Latn-RS"/>
          </w:rPr>
          <w:delText>,</w:delText>
        </w:r>
      </w:del>
      <w:r w:rsidRPr="005C3D85">
        <w:rPr>
          <w:lang w:val="sr-Latn-RS"/>
        </w:rPr>
        <w:t xml:space="preserve"> pošto se svaka reč nadovezuje na prethodnu, ali s druge strane</w:t>
      </w:r>
      <w:del w:id="890" w:author="Dunja Vrbaski" w:date="2024-09-17T23:33:00Z">
        <w:r w:rsidRPr="005C3D85" w:rsidDel="00894C4D">
          <w:rPr>
            <w:lang w:val="sr-Latn-RS"/>
          </w:rPr>
          <w:delText>,</w:delText>
        </w:r>
      </w:del>
      <w:r w:rsidRPr="005C3D85">
        <w:rPr>
          <w:lang w:val="sr-Latn-RS"/>
        </w:rPr>
        <w:t xml:space="preserv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del w:id="891" w:author="Korisnik" w:date="2024-09-19T16:03:00Z">
        <w:r w:rsidDel="00BF0545">
          <w:rPr>
            <w:lang w:val="sr-Latn-RS"/>
          </w:rPr>
          <w:delText xml:space="preserve">5 </w:delText>
        </w:r>
      </w:del>
      <w:ins w:id="892" w:author="Korisnik" w:date="2024-09-19T16:03:00Z">
        <w:r w:rsidR="00BF0545">
          <w:rPr>
            <w:lang w:val="sr-Latn-RS"/>
          </w:rPr>
          <w:t xml:space="preserve">4 </w:t>
        </w:r>
      </w:ins>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0B5D7042" w:rsidR="00F93575" w:rsidRDefault="00F93575" w:rsidP="00F93575">
      <w:pPr>
        <w:pStyle w:val="Caption"/>
      </w:pPr>
      <w:r>
        <w:t xml:space="preserve">Slika </w:t>
      </w:r>
      <w:del w:id="893" w:author="Korisnik" w:date="2024-09-19T16:03:00Z">
        <w:r w:rsidDel="00BF0545">
          <w:delText>5</w:delText>
        </w:r>
      </w:del>
      <w:ins w:id="894" w:author="Korisnik" w:date="2024-09-19T16:03:00Z">
        <w:r w:rsidR="00BF0545">
          <w:t>4</w:t>
        </w:r>
      </w:ins>
      <w:r>
        <w:t>. Forward index</w:t>
      </w:r>
    </w:p>
    <w:p w14:paraId="54D0E982" w14:textId="1CAD3C37" w:rsidR="00F93575" w:rsidRDefault="00F93575" w:rsidP="00F93575">
      <w:pPr>
        <w:pStyle w:val="ListParagraph"/>
        <w:numPr>
          <w:ilvl w:val="0"/>
          <w:numId w:val="8"/>
        </w:numPr>
        <w:jc w:val="both"/>
        <w:rPr>
          <w:ins w:id="895" w:author="Dunja Vrbaski" w:date="2024-09-17T23:33:00Z"/>
          <w:lang w:val="sr-Latn-RS"/>
        </w:rPr>
      </w:pPr>
      <w:r w:rsidRPr="00137593">
        <w:rPr>
          <w:b/>
          <w:i/>
          <w:lang w:val="sr-Latn-RS"/>
        </w:rPr>
        <w:lastRenderedPageBreak/>
        <w:t>inverted index</w:t>
      </w:r>
      <w:r>
        <w:rPr>
          <w:lang w:val="sr-Latn-RS"/>
        </w:rPr>
        <w:t xml:space="preserve"> - </w:t>
      </w:r>
      <w:ins w:id="896" w:author="Dunja Vrbaski" w:date="2024-09-17T23:33:00Z">
        <w:r w:rsidR="00894C4D">
          <w:rPr>
            <w:lang w:val="sr-Latn-RS"/>
          </w:rPr>
          <w:t>T</w:t>
        </w:r>
      </w:ins>
      <w:del w:id="897" w:author="Dunja Vrbaski" w:date="2024-09-17T23:33:00Z">
        <w:r w:rsidDel="00894C4D">
          <w:rPr>
            <w:lang w:val="sr-Latn-RS"/>
          </w:rPr>
          <w:delText>t</w:delText>
        </w:r>
      </w:del>
      <w:r>
        <w:rPr>
          <w:lang w:val="sr-Latn-RS"/>
        </w:rPr>
        <w: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del w:id="898" w:author="Dunja Vrbaski" w:date="2024-09-17T23:33:00Z">
        <w:r w:rsidDel="00894C4D">
          <w:rPr>
            <w:lang w:val="sr-Latn-RS"/>
          </w:rPr>
          <w:delText>,</w:delText>
        </w:r>
      </w:del>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del w:id="899" w:author="Korisnik" w:date="2024-09-19T16:03:00Z">
        <w:r w:rsidDel="00BF0545">
          <w:rPr>
            <w:lang w:val="sr-Latn-RS"/>
          </w:rPr>
          <w:delText xml:space="preserve">6 </w:delText>
        </w:r>
      </w:del>
      <w:ins w:id="900" w:author="Korisnik" w:date="2024-09-19T16:03:00Z">
        <w:r w:rsidR="00BF0545">
          <w:rPr>
            <w:lang w:val="sr-Latn-RS"/>
          </w:rPr>
          <w:t xml:space="preserve">5 </w:t>
        </w:r>
      </w:ins>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w:t>
      </w:r>
      <w:del w:id="901" w:author="Dunja Vrbaski" w:date="2024-09-17T23:33:00Z">
        <w:r w:rsidDel="00894C4D">
          <w:rPr>
            <w:lang w:val="sr-Latn-RS"/>
          </w:rPr>
          <w:delText>,</w:delText>
        </w:r>
      </w:del>
      <w:r>
        <w:rPr>
          <w:lang w:val="sr-Latn-RS"/>
        </w:rPr>
        <w:t xml:space="preserve"> upravo iz razloga što se podaci čuvaju kao upiti </w:t>
      </w:r>
      <w:r w:rsidRPr="00D576B0">
        <w:t>[1</w:t>
      </w:r>
      <w:del w:id="902" w:author="Korisnik" w:date="2024-09-19T17:14:00Z">
        <w:r w:rsidRPr="00D576B0" w:rsidDel="001E5D56">
          <w:delText>5</w:delText>
        </w:r>
      </w:del>
      <w:ins w:id="903" w:author="Korisnik" w:date="2024-09-19T17:14:00Z">
        <w:r w:rsidR="001E5D56" w:rsidRPr="001E5D56">
          <w:rPr>
            <w:rPrChange w:id="904" w:author="Korisnik" w:date="2024-09-19T17:14:00Z">
              <w:rPr>
                <w:highlight w:val="green"/>
              </w:rPr>
            </w:rPrChange>
          </w:rPr>
          <w:t>6</w:t>
        </w:r>
      </w:ins>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32A76AEE" w:rsidR="00F93575" w:rsidRDefault="00F93575" w:rsidP="00F93575">
      <w:pPr>
        <w:jc w:val="center"/>
      </w:pPr>
      <w:r>
        <w:t xml:space="preserve">Slika </w:t>
      </w:r>
      <w:del w:id="905" w:author="Korisnik" w:date="2024-09-19T16:03:00Z">
        <w:r w:rsidDel="00BF0545">
          <w:delText>6</w:delText>
        </w:r>
      </w:del>
      <w:ins w:id="906" w:author="Korisnik" w:date="2024-09-19T16:03:00Z">
        <w:r w:rsidR="00BF0545">
          <w:t>5</w:t>
        </w:r>
      </w:ins>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907" w:name="_Toc177671550"/>
      <w:r w:rsidRPr="00387BB5">
        <w:rPr>
          <w:i/>
        </w:rPr>
        <w:t>Shard</w:t>
      </w:r>
      <w:bookmarkEnd w:id="907"/>
    </w:p>
    <w:p w14:paraId="3DE71143" w14:textId="77777777" w:rsidR="00387BB5" w:rsidRDefault="00387BB5" w:rsidP="00387BB5"/>
    <w:p w14:paraId="648E0018" w14:textId="34EC1C9B" w:rsidR="00E54BA3" w:rsidRDefault="00387BB5" w:rsidP="0072347E">
      <w:pPr>
        <w:jc w:val="both"/>
        <w:rPr>
          <w:lang w:val="sr-Latn-RS"/>
        </w:rPr>
      </w:pPr>
      <w:del w:id="908" w:author="Dunja Vrbaski" w:date="2024-09-17T23:35:00Z">
        <w:r w:rsidDel="00032904">
          <w:rPr>
            <w:lang w:val="sr-Latn-RS"/>
          </w:rPr>
          <w:delText>„</w:delText>
        </w:r>
      </w:del>
      <w:r w:rsidRPr="00B218A8">
        <w:rPr>
          <w:i/>
        </w:rPr>
        <w:t>Shard</w:t>
      </w:r>
      <w:r>
        <w:t xml:space="preserve"> predstavlja osnovnu gradivnu jedinicu </w:t>
      </w:r>
      <w:r w:rsidRPr="00387BB5">
        <w:rPr>
          <w:i/>
        </w:rPr>
        <w:t>Elasticsearch</w:t>
      </w:r>
      <w:r>
        <w:t xml:space="preserve"> distribuirane arhitekture.</w:t>
      </w:r>
      <w:del w:id="909" w:author="Dunja Vrbaski" w:date="2024-09-17T23:35:00Z">
        <w:r w:rsidDel="00032904">
          <w:rPr>
            <w:lang w:val="sr-Latn-RS"/>
          </w:rPr>
          <w:delText>“</w:delText>
        </w:r>
      </w:del>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w:t>
      </w:r>
      <w:ins w:id="910" w:author="Dunja Vrbaski" w:date="2024-09-17T23:34:00Z">
        <w:r w:rsidR="00894C4D">
          <w:rPr>
            <w:lang w:val="sr-Latn-RS"/>
          </w:rPr>
          <w:t xml:space="preserve">da </w:t>
        </w:r>
      </w:ins>
      <w:r w:rsidR="00B218A8">
        <w:rPr>
          <w:lang w:val="sr-Latn-RS"/>
        </w:rPr>
        <w:t xml:space="preserve">bi </w:t>
      </w:r>
      <w:r w:rsidR="00D577F9">
        <w:rPr>
          <w:lang w:val="sr-Latn-RS"/>
        </w:rPr>
        <w:t>upravljanje podacima bilo što efikasnije</w:t>
      </w:r>
      <w:del w:id="911" w:author="Dunja Vrbaski" w:date="2024-09-17T23:34:00Z">
        <w:r w:rsidR="00B218A8" w:rsidDel="00894C4D">
          <w:rPr>
            <w:lang w:val="sr-Latn-RS"/>
          </w:rPr>
          <w:delText>,</w:delText>
        </w:r>
      </w:del>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del w:id="912" w:author="Korisnik" w:date="2024-09-19T17:15:00Z">
        <w:r w:rsidR="004E6C75" w:rsidRPr="00D576B0" w:rsidDel="0005272F">
          <w:delText>8</w:delText>
        </w:r>
      </w:del>
      <w:ins w:id="913" w:author="Korisnik" w:date="2024-09-19T17:15:00Z">
        <w:r w:rsidR="0005272F" w:rsidRPr="0005272F">
          <w:rPr>
            <w:rPrChange w:id="914" w:author="Korisnik" w:date="2024-09-19T17:15:00Z">
              <w:rPr>
                <w:highlight w:val="green"/>
              </w:rPr>
            </w:rPrChange>
          </w:rPr>
          <w:t>7</w:t>
        </w:r>
      </w:ins>
      <w:r w:rsidR="004E6C75" w:rsidRPr="00D576B0">
        <w:t>]</w:t>
      </w:r>
      <w:r w:rsidR="00B218A8">
        <w:rPr>
          <w:lang w:val="sr-Latn-RS"/>
        </w:rPr>
        <w:t xml:space="preserve">. </w:t>
      </w:r>
      <w:r w:rsidR="00E54BA3">
        <w:rPr>
          <w:lang w:val="sr-Latn-RS"/>
        </w:rPr>
        <w:t xml:space="preserve">Na slici </w:t>
      </w:r>
      <w:del w:id="915" w:author="Korisnik" w:date="2024-09-19T16:03:00Z">
        <w:r w:rsidR="00E54BA3" w:rsidDel="00BF0545">
          <w:rPr>
            <w:lang w:val="sr-Latn-RS"/>
          </w:rPr>
          <w:delText xml:space="preserve">7 </w:delText>
        </w:r>
      </w:del>
      <w:ins w:id="916" w:author="Korisnik" w:date="2024-09-19T16:03:00Z">
        <w:r w:rsidR="00BF0545">
          <w:rPr>
            <w:lang w:val="sr-Latn-RS"/>
          </w:rPr>
          <w:t xml:space="preserve">6 </w:t>
        </w:r>
      </w:ins>
      <w:r w:rsidR="00E54BA3">
        <w:rPr>
          <w:lang w:val="sr-Latn-RS"/>
        </w:rPr>
        <w:t xml:space="preserve">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30819EF4" w:rsidR="00E12169" w:rsidRDefault="00FC4DF3" w:rsidP="00FC4DF3">
      <w:pPr>
        <w:pStyle w:val="Caption"/>
        <w:rPr>
          <w:sz w:val="22"/>
        </w:rPr>
      </w:pPr>
      <w:r w:rsidRPr="00FC4DF3">
        <w:rPr>
          <w:sz w:val="22"/>
        </w:rPr>
        <w:t xml:space="preserve">Slika </w:t>
      </w:r>
      <w:del w:id="917" w:author="Korisnik" w:date="2024-09-19T16:03:00Z">
        <w:r w:rsidRPr="00FC4DF3" w:rsidDel="00BF0545">
          <w:rPr>
            <w:sz w:val="22"/>
          </w:rPr>
          <w:delText>7</w:delText>
        </w:r>
      </w:del>
      <w:ins w:id="918" w:author="Korisnik" w:date="2024-09-19T16:03:00Z">
        <w:r w:rsidR="00BF0545">
          <w:rPr>
            <w:sz w:val="22"/>
          </w:rPr>
          <w:t>6</w:t>
        </w:r>
      </w:ins>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0A21E704"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ins w:id="919" w:author="Dunja Vrbaski" w:date="2024-09-17T23:34:00Z">
        <w:r w:rsidR="00894C4D">
          <w:rPr>
            <w:lang w:val="sr-Latn-RS"/>
          </w:rPr>
          <w:t>S</w:t>
        </w:r>
      </w:ins>
      <w:del w:id="920" w:author="Dunja Vrbaski" w:date="2024-09-17T23:34:00Z">
        <w:r w:rsidR="00957AF3" w:rsidDel="00894C4D">
          <w:rPr>
            <w:lang w:val="sr-Latn-RS"/>
          </w:rPr>
          <w:delText>s</w:delText>
        </w:r>
      </w:del>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14:paraId="29B00DEC" w14:textId="5CD85CED"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ins w:id="921" w:author="Dunja Vrbaski" w:date="2024-09-17T23:34:00Z">
        <w:r w:rsidR="00894C4D">
          <w:rPr>
            <w:lang w:val="sr-Latn-RS"/>
          </w:rPr>
          <w:t>P</w:t>
        </w:r>
      </w:ins>
      <w:del w:id="922" w:author="Dunja Vrbaski" w:date="2024-09-17T23:34:00Z">
        <w:r w:rsidR="00957AF3" w:rsidDel="00894C4D">
          <w:rPr>
            <w:lang w:val="sr-Latn-RS"/>
          </w:rPr>
          <w:delText>p</w:delText>
        </w:r>
      </w:del>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w:t>
      </w:r>
      <w:del w:id="923" w:author="Dunja Vrbaski" w:date="2024-09-17T23:34:00Z">
        <w:r w:rsidR="0001309A" w:rsidDel="00894C4D">
          <w:rPr>
            <w:lang w:val="sr-Latn-RS"/>
          </w:rPr>
          <w:delText>,</w:delText>
        </w:r>
      </w:del>
      <w:r w:rsidR="0001309A">
        <w:rPr>
          <w:lang w:val="sr-Latn-RS"/>
        </w:rPr>
        <w:t xml:space="preserv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894C4D">
        <w:rPr>
          <w:i/>
          <w:iCs/>
          <w:lang w:val="sr-Latn-RS"/>
          <w:rPrChange w:id="924" w:author="Dunja Vrbaski" w:date="2024-09-17T23:34:00Z">
            <w:rPr>
              <w:lang w:val="sr-Latn-RS"/>
            </w:rPr>
          </w:rPrChange>
        </w:rPr>
        <w:t>node</w:t>
      </w:r>
      <w:r w:rsidR="0001309A">
        <w:rPr>
          <w:lang w:val="sr-Latn-RS"/>
        </w:rPr>
        <w:t xml:space="preserve"> komponent</w:t>
      </w:r>
      <w:r w:rsidR="00B44D9F">
        <w:rPr>
          <w:lang w:val="sr-Latn-RS"/>
        </w:rPr>
        <w:t>ama</w:t>
      </w:r>
      <w:r w:rsidR="0001309A">
        <w:rPr>
          <w:lang w:val="sr-Latn-RS"/>
        </w:rPr>
        <w:t xml:space="preserve"> u </w:t>
      </w:r>
      <w:r w:rsidR="0001309A" w:rsidRPr="00894C4D">
        <w:rPr>
          <w:i/>
          <w:iCs/>
          <w:lang w:val="sr-Latn-RS"/>
          <w:rPrChange w:id="925" w:author="Dunja Vrbaski" w:date="2024-09-17T23:34:00Z">
            <w:rPr>
              <w:lang w:val="sr-Latn-RS"/>
            </w:rPr>
          </w:rPrChange>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del w:id="926" w:author="Korisnik" w:date="2024-09-19T17:15:00Z">
        <w:r w:rsidR="000B13B6" w:rsidRPr="00D576B0" w:rsidDel="0005272F">
          <w:rPr>
            <w:lang w:val="sr-Latn-RS"/>
          </w:rPr>
          <w:delText>7</w:delText>
        </w:r>
      </w:del>
      <w:ins w:id="927" w:author="Korisnik" w:date="2024-09-19T17:15:00Z">
        <w:r w:rsidR="0005272F" w:rsidRPr="0005272F">
          <w:rPr>
            <w:lang w:val="sr-Latn-RS"/>
            <w:rPrChange w:id="928" w:author="Korisnik" w:date="2024-09-19T17:15:00Z">
              <w:rPr>
                <w:highlight w:val="green"/>
                <w:lang w:val="sr-Latn-RS"/>
              </w:rPr>
            </w:rPrChange>
          </w:rPr>
          <w:t>8]</w:t>
        </w:r>
      </w:ins>
      <w:del w:id="929" w:author="Korisnik" w:date="2024-09-19T17:15:00Z">
        <w:r w:rsidR="000B13B6" w:rsidRPr="00D576B0" w:rsidDel="0005272F">
          <w:rPr>
            <w:lang w:val="sr-Latn-RS"/>
          </w:rPr>
          <w:delText>]</w:delText>
        </w:r>
      </w:del>
      <w:r w:rsidR="00D4339C" w:rsidRPr="00D576B0">
        <w:rPr>
          <w:lang w:val="sr-Latn-RS"/>
        </w:rPr>
        <w:t>.</w:t>
      </w:r>
    </w:p>
    <w:p w14:paraId="6212F285" w14:textId="4A1B07BC" w:rsidR="003430D9" w:rsidRDefault="009E6C9A" w:rsidP="0072347E">
      <w:pPr>
        <w:jc w:val="both"/>
        <w:rPr>
          <w:lang w:val="sr-Latn-RS"/>
        </w:rPr>
      </w:pPr>
      <w:del w:id="930" w:author="Dunja Vrbaski" w:date="2024-09-17T23:35:00Z">
        <w:r w:rsidDel="00032904">
          <w:rPr>
            <w:lang w:val="sr-Latn-RS"/>
          </w:rPr>
          <w:lastRenderedPageBreak/>
          <w:delText>„</w:delText>
        </w:r>
      </w:del>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ins w:id="931" w:author="Dunja Vrbaski" w:date="2024-09-17T23:36:00Z">
        <w:r w:rsidR="00032904">
          <w:rPr>
            <w:lang w:val="sr-Latn-RS"/>
          </w:rPr>
          <w:t xml:space="preserve"> </w:t>
        </w:r>
      </w:ins>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del w:id="932" w:author="Dunja Vrbaski" w:date="2024-09-17T23:36:00Z">
        <w:r w:rsidDel="00032904">
          <w:rPr>
            <w:lang w:val="sr-Latn-RS"/>
          </w:rPr>
          <w:delText>“</w:delText>
        </w:r>
      </w:del>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3B742741"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del w:id="933" w:author="Dunja Vrbaski" w:date="2024-09-17T23:36:00Z">
        <w:r w:rsidDel="00032904">
          <w:rPr>
            <w:lang w:val="sr-Latn-RS"/>
          </w:rPr>
          <w:delText>„</w:delText>
        </w:r>
      </w:del>
      <w:ins w:id="934" w:author="Dunja Vrbaski" w:date="2024-09-17T23:36:00Z">
        <w:r w:rsidR="00032904">
          <w:rPr>
            <w:i/>
            <w:lang w:val="sr-Latn-RS"/>
          </w:rPr>
          <w:t>S</w:t>
        </w:r>
      </w:ins>
      <w:del w:id="935" w:author="Dunja Vrbaski" w:date="2024-09-17T23:36:00Z">
        <w:r w:rsidRPr="00265881" w:rsidDel="00032904">
          <w:rPr>
            <w:i/>
            <w:lang w:val="sr-Latn-RS"/>
          </w:rPr>
          <w:delText>s</w:delText>
        </w:r>
      </w:del>
      <w:r w:rsidRPr="00265881">
        <w:rPr>
          <w:i/>
          <w:lang w:val="sr-Latn-RS"/>
        </w:rPr>
        <w:t>harding</w:t>
      </w:r>
      <w:del w:id="936" w:author="Dunja Vrbaski" w:date="2024-09-17T23:36:00Z">
        <w:r w:rsidDel="00032904">
          <w:rPr>
            <w:lang w:val="sr-Latn-RS"/>
          </w:rPr>
          <w:delText>“</w:delText>
        </w:r>
      </w:del>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del w:id="937" w:author="Korisnik" w:date="2024-09-19T16:03:00Z">
        <w:r w:rsidR="00EB4A3E" w:rsidDel="00BF0545">
          <w:rPr>
            <w:lang w:val="sr-Latn-RS"/>
          </w:rPr>
          <w:delText>8</w:delText>
        </w:r>
      </w:del>
      <w:ins w:id="938" w:author="Korisnik" w:date="2024-09-19T16:03:00Z">
        <w:r w:rsidR="00BF0545">
          <w:rPr>
            <w:lang w:val="sr-Latn-RS"/>
          </w:rPr>
          <w:t>7</w:t>
        </w:r>
      </w:ins>
      <w:r>
        <w:rPr>
          <w:lang w:val="sr-Latn-RS"/>
        </w:rPr>
        <w:t>.</w:t>
      </w:r>
      <w:r w:rsidR="00027151">
        <w:rPr>
          <w:lang w:val="sr-Latn-RS"/>
        </w:rPr>
        <w:t xml:space="preserve"> Zahvaljujući tome</w:t>
      </w:r>
      <w:del w:id="939" w:author="Dunja Vrbaski" w:date="2024-09-17T23:36:00Z">
        <w:r w:rsidR="00027151" w:rsidDel="00032904">
          <w:rPr>
            <w:lang w:val="sr-Latn-RS"/>
          </w:rPr>
          <w:delText>,</w:delText>
        </w:r>
      </w:del>
      <w:r w:rsidR="00027151">
        <w:rPr>
          <w:lang w:val="sr-Latn-RS"/>
        </w:rPr>
        <w:t xml:space="preserv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2">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7D03D8B9" w:rsidR="00ED0AE9" w:rsidRPr="00ED0AE9" w:rsidRDefault="00EB4A3E" w:rsidP="00EB4A3E">
      <w:pPr>
        <w:pStyle w:val="Caption"/>
        <w:rPr>
          <w:lang w:val="sr-Latn-RS"/>
        </w:rPr>
      </w:pPr>
      <w:r>
        <w:t xml:space="preserve">Slika </w:t>
      </w:r>
      <w:del w:id="940" w:author="Korisnik" w:date="2024-09-19T16:03:00Z">
        <w:r w:rsidDel="00BF0545">
          <w:delText>8</w:delText>
        </w:r>
      </w:del>
      <w:ins w:id="941" w:author="Korisnik" w:date="2024-09-19T16:03:00Z">
        <w:r w:rsidR="00BF0545">
          <w:t>7</w:t>
        </w:r>
      </w:ins>
      <w:r>
        <w:t xml:space="preserve">. Sharding </w:t>
      </w:r>
      <w:r w:rsidR="00650DDB">
        <w:t>[20]</w:t>
      </w:r>
    </w:p>
    <w:p w14:paraId="439E7A9E" w14:textId="2FFB3BA6"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ins w:id="942" w:author="Dunja Vrbaski" w:date="2024-09-17T23:36:00Z">
        <w:r w:rsidR="00EF60CF">
          <w:rPr>
            <w:lang w:val="sr-Latn-RS"/>
          </w:rPr>
          <w:t>U</w:t>
        </w:r>
      </w:ins>
      <w:del w:id="943" w:author="Dunja Vrbaski" w:date="2024-09-17T23:36:00Z">
        <w:r w:rsidR="00E62F22" w:rsidDel="00EF60CF">
          <w:rPr>
            <w:lang w:val="sr-Latn-RS"/>
          </w:rPr>
          <w:delText>u</w:delText>
        </w:r>
      </w:del>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14:paraId="31D2D677" w14:textId="3CC04749"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ins w:id="944" w:author="Dunja Vrbaski" w:date="2024-09-17T23:36:00Z">
        <w:r w:rsidR="00EF60CF">
          <w:rPr>
            <w:i/>
            <w:lang w:val="sr-Latn-RS"/>
          </w:rPr>
          <w:t>N</w:t>
        </w:r>
      </w:ins>
      <w:del w:id="945" w:author="Dunja Vrbaski" w:date="2024-09-17T23:36:00Z">
        <w:r w:rsidR="00637DC3" w:rsidRPr="00EF60CF" w:rsidDel="00EF60CF">
          <w:rPr>
            <w:i/>
            <w:lang w:val="sr-Latn-RS"/>
          </w:rPr>
          <w:delText>n</w:delText>
        </w:r>
      </w:del>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EF60CF">
        <w:rPr>
          <w:lang w:val="sr-Latn-RS"/>
          <w:rPrChange w:id="946" w:author="Dunja Vrbaski" w:date="2024-09-17T23:36:00Z">
            <w:rPr/>
          </w:rPrChange>
        </w:rPr>
        <w:t xml:space="preserve">Praksa je da se prilikom raspodele </w:t>
      </w:r>
      <w:r w:rsidR="00353A0C" w:rsidRPr="00EF60CF">
        <w:rPr>
          <w:i/>
          <w:lang w:val="sr-Latn-RS"/>
          <w:rPrChange w:id="947" w:author="Dunja Vrbaski" w:date="2024-09-17T23:36:00Z">
            <w:rPr>
              <w:i/>
            </w:rPr>
          </w:rPrChange>
        </w:rPr>
        <w:t>shard</w:t>
      </w:r>
      <w:r w:rsidR="00353A0C" w:rsidRPr="00EF60CF">
        <w:rPr>
          <w:lang w:val="sr-Latn-RS"/>
          <w:rPrChange w:id="948" w:author="Dunja Vrbaski" w:date="2024-09-17T23:36:00Z">
            <w:rPr/>
          </w:rPrChange>
        </w:rPr>
        <w:t xml:space="preserve"> komponenti po </w:t>
      </w:r>
      <w:r w:rsidR="00353A0C" w:rsidRPr="00EF60CF">
        <w:rPr>
          <w:i/>
          <w:lang w:val="sr-Latn-RS"/>
          <w:rPrChange w:id="949" w:author="Dunja Vrbaski" w:date="2024-09-17T23:36:00Z">
            <w:rPr>
              <w:i/>
            </w:rPr>
          </w:rPrChange>
        </w:rPr>
        <w:t>node</w:t>
      </w:r>
      <w:r w:rsidR="00353A0C" w:rsidRPr="00EF60CF">
        <w:rPr>
          <w:lang w:val="sr-Latn-RS"/>
          <w:rPrChange w:id="950" w:author="Dunja Vrbaski" w:date="2024-09-17T23:36:00Z">
            <w:rPr/>
          </w:rPrChange>
        </w:rPr>
        <w:t xml:space="preserve"> komponentama, u istoj </w:t>
      </w:r>
      <w:r w:rsidR="00353A0C" w:rsidRPr="00EF60CF">
        <w:rPr>
          <w:i/>
          <w:lang w:val="sr-Latn-RS"/>
          <w:rPrChange w:id="951" w:author="Dunja Vrbaski" w:date="2024-09-17T23:36:00Z">
            <w:rPr>
              <w:i/>
            </w:rPr>
          </w:rPrChange>
        </w:rPr>
        <w:t>node</w:t>
      </w:r>
      <w:r w:rsidR="00353A0C" w:rsidRPr="00EF60CF">
        <w:rPr>
          <w:lang w:val="sr-Latn-RS"/>
          <w:rPrChange w:id="952" w:author="Dunja Vrbaski" w:date="2024-09-17T23:36:00Z">
            <w:rPr/>
          </w:rPrChange>
        </w:rPr>
        <w:t xml:space="preserve"> komponenti ne nađe primarna </w:t>
      </w:r>
      <w:r w:rsidR="00353A0C" w:rsidRPr="00EF60CF">
        <w:rPr>
          <w:i/>
          <w:lang w:val="sr-Latn-RS"/>
          <w:rPrChange w:id="953" w:author="Dunja Vrbaski" w:date="2024-09-17T23:36:00Z">
            <w:rPr>
              <w:i/>
            </w:rPr>
          </w:rPrChange>
        </w:rPr>
        <w:t>shard</w:t>
      </w:r>
      <w:r w:rsidR="00353A0C" w:rsidRPr="00EF60CF">
        <w:rPr>
          <w:lang w:val="sr-Latn-RS"/>
          <w:rPrChange w:id="954" w:author="Dunja Vrbaski" w:date="2024-09-17T23:36:00Z">
            <w:rPr/>
          </w:rPrChange>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ins w:id="955" w:author="Dunja Vrbaski" w:date="2024-09-17T23:37:00Z">
        <w:r w:rsidR="00EF60CF">
          <w:rPr>
            <w:lang w:val="sr-Latn-RS"/>
          </w:rPr>
          <w:t xml:space="preserve"> </w:t>
        </w:r>
      </w:ins>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EF60CF">
        <w:rPr>
          <w:lang w:val="sr-Latn-RS"/>
          <w:rPrChange w:id="956" w:author="Dunja Vrbaski" w:date="2024-09-17T23:36:00Z">
            <w:rPr/>
          </w:rPrChange>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957" w:name="_Toc177671551"/>
      <w:r w:rsidRPr="001E1EB0">
        <w:rPr>
          <w:i/>
          <w:lang w:val="sr-Latn-RS"/>
        </w:rPr>
        <w:t>Segment</w:t>
      </w:r>
      <w:bookmarkEnd w:id="957"/>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8C16AE" w:rsidR="00CD2766" w:rsidRDefault="00CD2766" w:rsidP="006F0788">
      <w:pPr>
        <w:jc w:val="both"/>
        <w:rPr>
          <w:lang w:val="sr-Latn-RS"/>
        </w:rPr>
      </w:pPr>
      <w:r>
        <w:rPr>
          <w:lang w:val="sr-Latn-RS"/>
        </w:rPr>
        <w:lastRenderedPageBreak/>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komponente se osvežava pretraga</w:t>
      </w:r>
      <w:del w:id="958" w:author="Dunja Vrbaski" w:date="2024-09-17T23:37:00Z">
        <w:r w:rsidDel="00ED44A0">
          <w:rPr>
            <w:lang w:val="sr-Latn-RS"/>
          </w:rPr>
          <w:delText>,</w:delText>
        </w:r>
      </w:del>
      <w:r>
        <w:rPr>
          <w:lang w:val="sr-Latn-RS"/>
        </w:rPr>
        <w:t xml:space="preserve"> kako bi podaci koji su </w:t>
      </w:r>
      <w:r w:rsidR="00202825">
        <w:rPr>
          <w:lang w:val="sr-Latn-RS"/>
        </w:rPr>
        <w:t>u njemu</w:t>
      </w:r>
      <w:r>
        <w:rPr>
          <w:lang w:val="sr-Latn-RS"/>
        </w:rPr>
        <w:t xml:space="preserve"> sačuvani mogli da se koriste.</w:t>
      </w:r>
    </w:p>
    <w:p w14:paraId="4D420669" w14:textId="1AE0F4C9"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ins w:id="959" w:author="Dunja Vrbaski" w:date="2024-09-17T23:37:00Z">
        <w:r w:rsidR="00ED44A0">
          <w:rPr>
            <w:i/>
            <w:lang w:val="sr-Latn-RS"/>
          </w:rPr>
          <w:t>g</w:t>
        </w:r>
      </w:ins>
      <w:r w:rsidRPr="005D1C76">
        <w:rPr>
          <w:i/>
          <w:lang w:val="sr-Latn-RS"/>
        </w:rPr>
        <w:t>m</w:t>
      </w:r>
      <w:del w:id="960" w:author="Dunja Vrbaski" w:date="2024-09-17T23:37:00Z">
        <w:r w:rsidRPr="005D1C76" w:rsidDel="00ED44A0">
          <w:rPr>
            <w:i/>
            <w:lang w:val="sr-Latn-RS"/>
          </w:rPr>
          <w:delText>g</w:delText>
        </w:r>
      </w:del>
      <w:r w:rsidRPr="005D1C76">
        <w:rPr>
          <w:i/>
          <w:lang w:val="sr-Latn-RS"/>
        </w:rPr>
        <w:t>net</w:t>
      </w:r>
      <w:r w:rsidR="008B4AD9">
        <w:rPr>
          <w:lang w:val="sr-Latn-RS"/>
        </w:rPr>
        <w:t xml:space="preserve"> komponenti, a umesto njega se </w:t>
      </w:r>
      <w:r>
        <w:rPr>
          <w:lang w:val="sr-Latn-RS"/>
        </w:rPr>
        <w:t>indeksira novi sa navedenim izmenama.</w:t>
      </w:r>
    </w:p>
    <w:p w14:paraId="78FCCD92" w14:textId="17FC63F0"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del w:id="961" w:author="Korisnik" w:date="2024-09-19T17:45:00Z">
        <w:r w:rsidR="009E6693" w:rsidDel="00C20DFC">
          <w:delText>44</w:delText>
        </w:r>
      </w:del>
      <w:ins w:id="962" w:author="Korisnik" w:date="2024-09-19T17:45:00Z">
        <w:r w:rsidR="00C20DFC">
          <w:t>21</w:t>
        </w:r>
      </w:ins>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963" w:name="_Toc177671552"/>
      <w:r w:rsidRPr="00387BB5">
        <w:rPr>
          <w:i/>
        </w:rPr>
        <w:t>Cluster</w:t>
      </w:r>
      <w:r>
        <w:t xml:space="preserve"> i </w:t>
      </w:r>
      <w:r w:rsidRPr="00387BB5">
        <w:rPr>
          <w:i/>
        </w:rPr>
        <w:t>node</w:t>
      </w:r>
      <w:bookmarkEnd w:id="963"/>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2DE0F0F3"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ins w:id="964" w:author="Dunja Vrbaski" w:date="2024-09-17T23:38:00Z">
        <w:r w:rsidR="005B3789">
          <w:rPr>
            <w:lang w:val="sr-Latn-RS"/>
          </w:rPr>
          <w:t xml:space="preserve"> i </w:t>
        </w:r>
      </w:ins>
      <w:del w:id="965" w:author="Dunja Vrbaski" w:date="2024-09-17T23:38:00Z">
        <w:r w:rsidR="008A5E8D" w:rsidRPr="003F25BC" w:rsidDel="005B3789">
          <w:rPr>
            <w:lang w:val="sr-Latn-RS"/>
          </w:rPr>
          <w:delText>/</w:delText>
        </w:r>
      </w:del>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0AA04A71"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del w:id="966" w:author="Korisnik" w:date="2024-09-19T17:47:00Z">
        <w:r w:rsidR="00EE5B0D" w:rsidRPr="00D576B0" w:rsidDel="0036700F">
          <w:rPr>
            <w:lang w:val="sr-Latn-RS"/>
          </w:rPr>
          <w:delText>3</w:delText>
        </w:r>
      </w:del>
      <w:ins w:id="967" w:author="Korisnik" w:date="2024-09-19T17:47:00Z">
        <w:r w:rsidR="0036700F" w:rsidRPr="0036700F">
          <w:rPr>
            <w:lang w:val="sr-Latn-RS"/>
            <w:rPrChange w:id="968" w:author="Korisnik" w:date="2024-09-19T17:47:00Z">
              <w:rPr>
                <w:highlight w:val="green"/>
                <w:lang w:val="sr-Latn-RS"/>
              </w:rPr>
            </w:rPrChange>
          </w:rPr>
          <w:t>2</w:t>
        </w:r>
      </w:ins>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09BF0A3B"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indeksa od postojećih </w:t>
      </w:r>
      <w:r w:rsidR="000A71EC" w:rsidRPr="00D576B0">
        <w:rPr>
          <w:lang w:val="sr-Latn-RS"/>
        </w:rPr>
        <w:t>[2</w:t>
      </w:r>
      <w:ins w:id="969" w:author="Korisnik" w:date="2024-09-19T17:47:00Z">
        <w:r w:rsidR="00257CA1" w:rsidRPr="00257CA1">
          <w:rPr>
            <w:lang w:val="sr-Latn-RS"/>
            <w:rPrChange w:id="970" w:author="Korisnik" w:date="2024-09-19T17:47:00Z">
              <w:rPr>
                <w:highlight w:val="green"/>
                <w:lang w:val="sr-Latn-RS"/>
              </w:rPr>
            </w:rPrChange>
          </w:rPr>
          <w:t>3</w:t>
        </w:r>
      </w:ins>
      <w:del w:id="971" w:author="Korisnik" w:date="2024-09-19T17:47:00Z">
        <w:r w:rsidR="000A71EC" w:rsidRPr="00D576B0" w:rsidDel="00257CA1">
          <w:rPr>
            <w:lang w:val="sr-Latn-RS"/>
          </w:rPr>
          <w:delText>4</w:delText>
        </w:r>
      </w:del>
      <w:r w:rsidR="000A71EC" w:rsidRPr="00D576B0">
        <w:rPr>
          <w:lang w:val="sr-Latn-RS"/>
        </w:rPr>
        <w:t>].</w:t>
      </w:r>
    </w:p>
    <w:p w14:paraId="736E1359" w14:textId="4989D337"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del w:id="972" w:author="Korisnik" w:date="2024-09-19T17:47:00Z">
        <w:r w:rsidR="007A1F9E" w:rsidRPr="00D576B0" w:rsidDel="0036700F">
          <w:rPr>
            <w:lang w:val="sr-Latn-RS"/>
          </w:rPr>
          <w:delText>2</w:delText>
        </w:r>
      </w:del>
      <w:ins w:id="973" w:author="Korisnik" w:date="2024-09-19T17:47:00Z">
        <w:r w:rsidR="00257CA1" w:rsidRPr="00257CA1">
          <w:rPr>
            <w:lang w:val="sr-Latn-RS"/>
            <w:rPrChange w:id="974" w:author="Korisnik" w:date="2024-09-19T17:47:00Z">
              <w:rPr>
                <w:highlight w:val="green"/>
                <w:lang w:val="sr-Latn-RS"/>
              </w:rPr>
            </w:rPrChange>
          </w:rPr>
          <w:t>4</w:t>
        </w:r>
      </w:ins>
      <w:r w:rsidR="007A1F9E" w:rsidRPr="00D576B0">
        <w:rPr>
          <w:lang w:val="sr-Latn-RS"/>
        </w:rPr>
        <w:t>]</w:t>
      </w:r>
      <w:r w:rsidR="00294AF7" w:rsidRPr="005B3789">
        <w:rPr>
          <w:lang w:val="sr-Latn-RS"/>
        </w:rPr>
        <w:t>.</w:t>
      </w:r>
    </w:p>
    <w:p w14:paraId="60E941CE" w14:textId="1349EC9B" w:rsidR="00A84BEA" w:rsidRPr="00A84BEA" w:rsidRDefault="00A84BEA" w:rsidP="00A84BEA">
      <w:pPr>
        <w:jc w:val="both"/>
        <w:rPr>
          <w:lang w:val="sr-Latn-RS"/>
        </w:rPr>
      </w:pPr>
      <w:r>
        <w:t xml:space="preserve">Na slici </w:t>
      </w:r>
      <w:del w:id="975" w:author="Korisnik" w:date="2024-09-19T16:03:00Z">
        <w:r w:rsidDel="00BF0545">
          <w:delText xml:space="preserve">9 </w:delText>
        </w:r>
      </w:del>
      <w:ins w:id="976" w:author="Korisnik" w:date="2024-09-19T16:03:00Z">
        <w:r w:rsidR="00BF0545">
          <w:t xml:space="preserve">8 </w:t>
        </w:r>
      </w:ins>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ins w:id="977" w:author="Dunja Vrbaski" w:date="2024-09-17T23:39:00Z">
        <w:r w:rsidR="005B3789">
          <w:rPr>
            <w:lang w:val="sr-Latn-RS"/>
          </w:rPr>
          <w:t xml:space="preserve">označene slovom </w:t>
        </w:r>
      </w:ins>
      <w:del w:id="978" w:author="Dunja Vrbaski" w:date="2024-09-17T23:39:00Z">
        <w:r w:rsidDel="005B3789">
          <w:rPr>
            <w:lang w:val="sr-Latn-RS"/>
          </w:rPr>
          <w:delText xml:space="preserve">sa slovo </w:delText>
        </w:r>
      </w:del>
      <w:r>
        <w:rPr>
          <w:lang w:val="sr-Latn-RS"/>
        </w:rPr>
        <w:t xml:space="preserve">P </w:t>
      </w:r>
      <w:del w:id="979" w:author="Dunja Vrbaski" w:date="2024-09-17T23:39:00Z">
        <w:r w:rsidDel="005B3789">
          <w:rPr>
            <w:lang w:val="sr-Latn-RS"/>
          </w:rPr>
          <w:delText>na početku</w:delText>
        </w:r>
      </w:del>
      <w:r>
        <w:rPr>
          <w:lang w:val="sr-Latn-RS"/>
        </w:rPr>
        <w:t xml:space="preserve"> označavaju primarne, a </w:t>
      </w:r>
      <w:del w:id="980" w:author="Dunja Vrbaski" w:date="2024-09-17T23:39:00Z">
        <w:r w:rsidDel="005A5D1A">
          <w:rPr>
            <w:lang w:val="sr-Latn-RS"/>
          </w:rPr>
          <w:delText xml:space="preserve">sa </w:delText>
        </w:r>
      </w:del>
      <w:r>
        <w:rPr>
          <w:lang w:val="sr-Latn-RS"/>
        </w:rPr>
        <w:t xml:space="preserve">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211496DC" w:rsidR="007B6A13" w:rsidRDefault="00511D9A" w:rsidP="006A2CAC">
      <w:pPr>
        <w:pStyle w:val="Caption"/>
      </w:pPr>
      <w:r>
        <w:t xml:space="preserve">Slika </w:t>
      </w:r>
      <w:del w:id="981" w:author="Korisnik" w:date="2024-09-19T16:03:00Z">
        <w:r w:rsidDel="00BF0545">
          <w:delText>9</w:delText>
        </w:r>
      </w:del>
      <w:ins w:id="982" w:author="Korisnik" w:date="2024-09-19T16:03:00Z">
        <w:r w:rsidR="00BF0545">
          <w:t>8</w:t>
        </w:r>
      </w:ins>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983" w:name="_Toc177671553"/>
      <w:r w:rsidRPr="006A2CAC">
        <w:rPr>
          <w:i/>
        </w:rPr>
        <w:t>Index template</w:t>
      </w:r>
      <w:r>
        <w:t xml:space="preserve"> i </w:t>
      </w:r>
      <w:r w:rsidRPr="006A2CAC">
        <w:rPr>
          <w:i/>
        </w:rPr>
        <w:t>data mapping</w:t>
      </w:r>
      <w:bookmarkEnd w:id="983"/>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7777777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984" w:name="_Toc177671554"/>
      <w:r w:rsidRPr="00F13759">
        <w:rPr>
          <w:i/>
        </w:rPr>
        <w:t>Alias</w:t>
      </w:r>
      <w:bookmarkEnd w:id="984"/>
    </w:p>
    <w:p w14:paraId="5E31C5F0" w14:textId="77777777" w:rsidR="00244B3C" w:rsidRDefault="00244B3C" w:rsidP="00244B3C">
      <w:pPr>
        <w:jc w:val="both"/>
      </w:pPr>
    </w:p>
    <w:p w14:paraId="36837B0E" w14:textId="77777777" w:rsidR="00A94A2F" w:rsidRDefault="00E97136" w:rsidP="00244B3C">
      <w:pPr>
        <w:jc w:val="both"/>
        <w:rPr>
          <w:ins w:id="985" w:author="Korisnik" w:date="2024-09-19T16:22:00Z"/>
          <w:lang w:val="sr-Latn-RS"/>
        </w:rPr>
      </w:pPr>
      <w:r w:rsidRPr="00660E66">
        <w:rPr>
          <w:lang w:val="sr-Latn-RS"/>
        </w:rPr>
        <w:t>Aliasi se koriste za grupisanje indeksa.</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2417B9A0" w14:textId="77777777" w:rsidR="00E4205F" w:rsidRPr="00660E66" w:rsidRDefault="00E4205F" w:rsidP="00244B3C">
      <w:pPr>
        <w:jc w:val="both"/>
        <w:rPr>
          <w:lang w:val="sr-Latn-RS"/>
        </w:rPr>
      </w:pPr>
    </w:p>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986" w:name="_Toc177671555"/>
      <w:r>
        <w:rPr>
          <w:lang w:val="sr-Latn-RS"/>
        </w:rPr>
        <w:t xml:space="preserve">Način rada </w:t>
      </w:r>
      <w:r w:rsidRPr="00574298">
        <w:rPr>
          <w:i/>
          <w:lang w:val="sr-Latn-RS"/>
        </w:rPr>
        <w:t>Elasticsearch</w:t>
      </w:r>
      <w:r>
        <w:rPr>
          <w:lang w:val="sr-Latn-RS"/>
        </w:rPr>
        <w:t xml:space="preserve"> mehanizma pretrage</w:t>
      </w:r>
      <w:bookmarkEnd w:id="986"/>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lastRenderedPageBreak/>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52E1E460" w14:textId="671120EA" w:rsidR="00AB5D5E" w:rsidRPr="002E6BD7" w:rsidDel="00AE4E6C" w:rsidRDefault="00B33532" w:rsidP="00AB5D5E">
      <w:pPr>
        <w:pStyle w:val="ListParagraph"/>
        <w:numPr>
          <w:ilvl w:val="0"/>
          <w:numId w:val="13"/>
        </w:numPr>
        <w:jc w:val="both"/>
        <w:rPr>
          <w:del w:id="987" w:author="Korisnik" w:date="2024-09-19T16:22:00Z"/>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del w:id="988" w:author="Korisnik" w:date="2024-09-19T17:48:00Z">
        <w:r w:rsidR="00FD796C" w:rsidDel="00C03CB6">
          <w:delText>30</w:delText>
        </w:r>
      </w:del>
      <w:ins w:id="989" w:author="Korisnik" w:date="2024-09-19T17:48:00Z">
        <w:r w:rsidR="00C03CB6">
          <w:t>29</w:t>
        </w:r>
      </w:ins>
      <w:r w:rsidR="00FD796C">
        <w:t>].</w:t>
      </w:r>
    </w:p>
    <w:p w14:paraId="3F0322D9" w14:textId="77777777" w:rsidR="002E6BD7" w:rsidRPr="00D576B0" w:rsidDel="00AE4E6C" w:rsidRDefault="002E6BD7" w:rsidP="00AE4E6C">
      <w:pPr>
        <w:pStyle w:val="ListParagraph"/>
        <w:numPr>
          <w:ilvl w:val="0"/>
          <w:numId w:val="13"/>
        </w:numPr>
        <w:jc w:val="both"/>
        <w:rPr>
          <w:del w:id="990" w:author="Korisnik" w:date="2024-09-19T16:22:00Z"/>
          <w:lang w:val="sr-Latn-RS"/>
        </w:rPr>
        <w:pPrChange w:id="991" w:author="Korisnik" w:date="2024-09-19T16:22:00Z">
          <w:pPr>
            <w:jc w:val="both"/>
          </w:pPr>
        </w:pPrChange>
      </w:pPr>
    </w:p>
    <w:p w14:paraId="765CAEDA" w14:textId="77777777" w:rsidR="002E6BD7" w:rsidDel="00AE4E6C" w:rsidRDefault="002E6BD7" w:rsidP="00AE4E6C">
      <w:pPr>
        <w:pStyle w:val="ListParagraph"/>
        <w:rPr>
          <w:del w:id="992" w:author="Korisnik" w:date="2024-09-19T16:22:00Z"/>
          <w:lang w:val="sr-Latn-RS"/>
        </w:rPr>
        <w:pPrChange w:id="993" w:author="Korisnik" w:date="2024-09-19T16:22:00Z">
          <w:pPr>
            <w:jc w:val="both"/>
          </w:pPr>
        </w:pPrChange>
      </w:pPr>
    </w:p>
    <w:p w14:paraId="5CACE119" w14:textId="77777777" w:rsidR="002E6BD7" w:rsidDel="00AE4E6C" w:rsidRDefault="002E6BD7" w:rsidP="00AE4E6C">
      <w:pPr>
        <w:pStyle w:val="ListParagraph"/>
        <w:rPr>
          <w:del w:id="994" w:author="Korisnik" w:date="2024-09-19T16:22:00Z"/>
          <w:lang w:val="sr-Latn-RS"/>
        </w:rPr>
        <w:pPrChange w:id="995" w:author="Korisnik" w:date="2024-09-19T16:22:00Z">
          <w:pPr>
            <w:jc w:val="both"/>
          </w:pPr>
        </w:pPrChange>
      </w:pPr>
    </w:p>
    <w:p w14:paraId="6F445851" w14:textId="40CC5C5F" w:rsidR="002E6BD7" w:rsidDel="00AE4E6C" w:rsidRDefault="002E6BD7" w:rsidP="00AE4E6C">
      <w:pPr>
        <w:pStyle w:val="ListParagraph"/>
        <w:numPr>
          <w:ilvl w:val="0"/>
          <w:numId w:val="13"/>
        </w:numPr>
        <w:jc w:val="both"/>
        <w:rPr>
          <w:del w:id="996" w:author="Korisnik" w:date="2024-09-19T16:22:00Z"/>
          <w:lang w:val="sr-Latn-RS"/>
        </w:rPr>
        <w:pPrChange w:id="997" w:author="Korisnik" w:date="2024-09-19T16:22:00Z">
          <w:pPr>
            <w:jc w:val="both"/>
          </w:pPr>
        </w:pPrChange>
      </w:pPr>
    </w:p>
    <w:p w14:paraId="2BFD0C45" w14:textId="77777777" w:rsidR="002E6BD7" w:rsidRPr="00D576B0" w:rsidDel="00AE4E6C" w:rsidRDefault="002E6BD7" w:rsidP="00AE4E6C">
      <w:pPr>
        <w:pStyle w:val="ListParagraph"/>
        <w:numPr>
          <w:ilvl w:val="0"/>
          <w:numId w:val="13"/>
        </w:numPr>
        <w:jc w:val="both"/>
        <w:rPr>
          <w:del w:id="998" w:author="Korisnik" w:date="2024-09-19T16:22:00Z"/>
          <w:lang w:val="sr-Latn-RS"/>
        </w:rPr>
        <w:pPrChange w:id="999" w:author="Korisnik" w:date="2024-09-19T16:22:00Z">
          <w:pPr>
            <w:jc w:val="both"/>
          </w:pPr>
        </w:pPrChange>
      </w:pPr>
    </w:p>
    <w:p w14:paraId="25CC7BD3" w14:textId="77777777" w:rsidR="002E6BD7" w:rsidDel="00AE4E6C" w:rsidRDefault="002E6BD7" w:rsidP="00AE4E6C">
      <w:pPr>
        <w:pStyle w:val="ListParagraph"/>
        <w:rPr>
          <w:del w:id="1000" w:author="Korisnik" w:date="2024-09-19T16:22:00Z"/>
          <w:lang w:val="sr-Latn-RS"/>
        </w:rPr>
        <w:pPrChange w:id="1001" w:author="Korisnik" w:date="2024-09-19T16:22:00Z">
          <w:pPr>
            <w:jc w:val="both"/>
          </w:pPr>
        </w:pPrChange>
      </w:pPr>
    </w:p>
    <w:p w14:paraId="30B70F71" w14:textId="77777777" w:rsidR="002E6BD7" w:rsidRPr="002E6BD7" w:rsidRDefault="002E6BD7" w:rsidP="00AE4E6C">
      <w:pPr>
        <w:pStyle w:val="ListParagraph"/>
        <w:numPr>
          <w:ilvl w:val="0"/>
          <w:numId w:val="13"/>
        </w:numPr>
        <w:jc w:val="both"/>
        <w:rPr>
          <w:lang w:val="sr-Latn-RS"/>
        </w:rPr>
        <w:pPrChange w:id="1002" w:author="Korisnik" w:date="2024-09-19T16:22:00Z">
          <w:pPr>
            <w:jc w:val="both"/>
          </w:pPr>
        </w:pPrChange>
      </w:pP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1003" w:name="_Toc177671556"/>
      <w:r w:rsidRPr="003134E8">
        <w:rPr>
          <w:i/>
        </w:rPr>
        <w:t>Text analysis</w:t>
      </w:r>
      <w:bookmarkEnd w:id="1003"/>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C621136" w:rsidR="003134E8" w:rsidRPr="00660E66" w:rsidRDefault="009656FB" w:rsidP="00BC577D">
      <w:pPr>
        <w:pStyle w:val="ListParagraph"/>
        <w:numPr>
          <w:ilvl w:val="0"/>
          <w:numId w:val="13"/>
        </w:numPr>
        <w:jc w:val="both"/>
        <w:rPr>
          <w:lang w:val="sr-Latn-RS"/>
        </w:rPr>
      </w:pPr>
      <w:r w:rsidRPr="00660E66">
        <w:rPr>
          <w:b/>
          <w:lang w:val="sr-Latn-RS"/>
        </w:rPr>
        <w:lastRenderedPageBreak/>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ins w:id="1004" w:author="Dunja Vrbaski" w:date="2024-09-17T23:44:00Z">
        <w:r w:rsidR="00660E66">
          <w:rPr>
            <w:lang w:val="sr-Latn-RS"/>
          </w:rPr>
          <w:t>a</w:t>
        </w:r>
      </w:ins>
      <w:del w:id="1005" w:author="Dunja Vrbaski" w:date="2024-09-17T23:44:00Z">
        <w:r w:rsidR="005D02CE" w:rsidRPr="00660E66" w:rsidDel="00660E66">
          <w:rPr>
            <w:lang w:val="sr-Latn-RS"/>
          </w:rPr>
          <w:delText>u</w:delText>
        </w:r>
      </w:del>
      <w:r w:rsidR="005D02CE" w:rsidRPr="00660E66">
        <w:rPr>
          <w:lang w:val="sr-Latn-RS"/>
        </w:rPr>
        <w:t xml:space="preserve"> sinonima, </w:t>
      </w:r>
      <w:ins w:id="1006" w:author="Dunja Vrbaski" w:date="2024-09-17T23:44:00Z">
        <w:r w:rsidR="005211B4">
          <w:rPr>
            <w:lang w:val="sr-Latn-RS"/>
          </w:rPr>
          <w:t>specijalnih reči</w:t>
        </w:r>
      </w:ins>
      <w:del w:id="1007" w:author="Dunja Vrbaski" w:date="2024-09-17T23:44:00Z">
        <w:r w:rsidR="008B7DF7" w:rsidRPr="00660E66" w:rsidDel="005211B4">
          <w:rPr>
            <w:i/>
            <w:lang w:val="sr-Latn-RS"/>
          </w:rPr>
          <w:delText>stop words</w:delText>
        </w:r>
      </w:del>
      <w:r w:rsidR="008B7DF7" w:rsidRPr="00660E66">
        <w:rPr>
          <w:lang w:val="sr-Latn-RS"/>
        </w:rPr>
        <w:t xml:space="preserve"> i tako dalje</w:t>
      </w:r>
      <w:r w:rsidR="00577FA9" w:rsidRPr="00660E66">
        <w:rPr>
          <w:lang w:val="sr-Latn-RS"/>
        </w:rPr>
        <w:t xml:space="preserve"> [</w:t>
      </w:r>
      <w:del w:id="1008" w:author="Korisnik" w:date="2024-09-19T17:48:00Z">
        <w:r w:rsidR="00577FA9" w:rsidRPr="00660E66" w:rsidDel="00C03CB6">
          <w:rPr>
            <w:lang w:val="sr-Latn-RS"/>
          </w:rPr>
          <w:delText>31</w:delText>
        </w:r>
      </w:del>
      <w:ins w:id="1009" w:author="Korisnik" w:date="2024-09-19T17:48:00Z">
        <w:r w:rsidR="00C03CB6" w:rsidRPr="00660E66">
          <w:rPr>
            <w:lang w:val="sr-Latn-RS"/>
          </w:rPr>
          <w:t>3</w:t>
        </w:r>
        <w:r w:rsidR="00C03CB6">
          <w:rPr>
            <w:lang w:val="sr-Latn-RS"/>
          </w:rPr>
          <w:t>0</w:t>
        </w:r>
      </w:ins>
      <w:r w:rsidR="00577FA9" w:rsidRPr="00660E66">
        <w:rPr>
          <w:lang w:val="sr-Latn-RS"/>
        </w:rPr>
        <w:t>]</w:t>
      </w:r>
      <w:r w:rsidR="008B7DF7" w:rsidRPr="00660E66">
        <w:rPr>
          <w:lang w:val="sr-Latn-RS"/>
        </w:rPr>
        <w:t>.</w:t>
      </w:r>
    </w:p>
    <w:p w14:paraId="0AE59A98" w14:textId="191BB0DD" w:rsidR="00085F44" w:rsidRPr="00660E66" w:rsidRDefault="00980076" w:rsidP="00980076">
      <w:pPr>
        <w:jc w:val="both"/>
        <w:rPr>
          <w:lang w:val="sr-Latn-RS"/>
        </w:rPr>
      </w:pPr>
      <w:r w:rsidRPr="00660E66">
        <w:rPr>
          <w:i/>
          <w:lang w:val="sr-Latn-RS"/>
        </w:rPr>
        <w:t>Analyzer</w:t>
      </w:r>
      <w:r w:rsidRPr="00660E66">
        <w:rPr>
          <w:lang w:val="sr-Latn-RS"/>
        </w:rPr>
        <w:t xml:space="preserve"> modul izvršava </w:t>
      </w:r>
      <w:del w:id="1010" w:author="Dunja Vrbaski" w:date="2024-09-17T23:44:00Z">
        <w:r w:rsidRPr="00660E66" w:rsidDel="005211B4">
          <w:rPr>
            <w:i/>
            <w:lang w:val="sr-Latn-RS"/>
          </w:rPr>
          <w:delText>text analysis</w:delText>
        </w:r>
        <w:r w:rsidRPr="00660E66" w:rsidDel="005211B4">
          <w:rPr>
            <w:lang w:val="sr-Latn-RS"/>
          </w:rPr>
          <w:delText xml:space="preserve"> </w:delText>
        </w:r>
      </w:del>
      <w:r w:rsidRPr="00660E66">
        <w:rPr>
          <w:lang w:val="sr-Latn-RS"/>
        </w:rPr>
        <w:t>proces</w:t>
      </w:r>
      <w:ins w:id="1011" w:author="Dunja Vrbaski" w:date="2024-09-17T23:44:00Z">
        <w:r w:rsidR="005211B4">
          <w:rPr>
            <w:lang w:val="sr-Latn-RS"/>
          </w:rPr>
          <w:t xml:space="preserve"> analize teksta</w:t>
        </w:r>
      </w:ins>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3312BD84"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ins w:id="1012" w:author="Dunja Vrbaski" w:date="2024-09-17T23:45:00Z">
        <w:r w:rsidR="005211B4">
          <w:rPr>
            <w:lang w:val="sr-Latn-RS"/>
          </w:rPr>
          <w:t>analize</w:t>
        </w:r>
      </w:ins>
      <w:del w:id="1013" w:author="Dunja Vrbaski" w:date="2024-09-17T23:45:00Z">
        <w:r w:rsidR="00A77F62" w:rsidRPr="00660E66" w:rsidDel="005211B4">
          <w:rPr>
            <w:i/>
            <w:lang w:val="sr-Latn-RS"/>
          </w:rPr>
          <w:delText>text analysis</w:delText>
        </w:r>
        <w:r w:rsidR="00A77F62" w:rsidRPr="00660E66" w:rsidDel="005211B4">
          <w:rPr>
            <w:lang w:val="sr-Latn-RS"/>
          </w:rPr>
          <w:delText xml:space="preserve"> procesa</w:delText>
        </w:r>
      </w:del>
      <w:r w:rsidR="00245137" w:rsidRPr="00660E66">
        <w:rPr>
          <w:lang w:val="sr-Latn-RS"/>
        </w:rPr>
        <w:t xml:space="preserve">, a primer njegove strukture je moguće videti na slici </w:t>
      </w:r>
      <w:del w:id="1014" w:author="Korisnik" w:date="2024-09-19T16:04:00Z">
        <w:r w:rsidR="00245137" w:rsidRPr="00660E66" w:rsidDel="00BF0545">
          <w:rPr>
            <w:lang w:val="sr-Latn-RS"/>
          </w:rPr>
          <w:delText>10</w:delText>
        </w:r>
      </w:del>
      <w:ins w:id="1015" w:author="Korisnik" w:date="2024-09-19T16:04:00Z">
        <w:r w:rsidR="00BF0545">
          <w:rPr>
            <w:lang w:val="sr-Latn-RS"/>
          </w:rPr>
          <w:t>9</w:t>
        </w:r>
      </w:ins>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4FA5BF9"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del w:id="1016" w:author="Korisnik" w:date="2024-09-19T17:48:00Z">
        <w:r w:rsidR="00F900BE" w:rsidRPr="00D576B0" w:rsidDel="00C03CB6">
          <w:rPr>
            <w:lang w:val="sr-Latn-RS"/>
          </w:rPr>
          <w:delText>33</w:delText>
        </w:r>
      </w:del>
      <w:ins w:id="1017" w:author="Korisnik" w:date="2024-09-19T17:48:00Z">
        <w:r w:rsidR="00C03CB6" w:rsidRPr="00C001BA">
          <w:rPr>
            <w:lang w:val="sr-Latn-RS"/>
            <w:rPrChange w:id="1018" w:author="Korisnik" w:date="2024-09-19T17:52:00Z">
              <w:rPr>
                <w:lang w:val="sr-Latn-RS"/>
              </w:rPr>
            </w:rPrChange>
          </w:rPr>
          <w:t>3</w:t>
        </w:r>
      </w:ins>
      <w:ins w:id="1019" w:author="Korisnik" w:date="2024-09-19T17:52:00Z">
        <w:r w:rsidR="00C001BA" w:rsidRPr="00C001BA">
          <w:rPr>
            <w:lang w:val="sr-Latn-RS"/>
            <w:rPrChange w:id="1020" w:author="Korisnik" w:date="2024-09-19T17:52:00Z">
              <w:rPr>
                <w:highlight w:val="green"/>
                <w:lang w:val="sr-Latn-RS"/>
              </w:rPr>
            </w:rPrChange>
          </w:rPr>
          <w:t>1</w:t>
        </w:r>
      </w:ins>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6E0CFDAC" w:rsidR="00CF2ED3" w:rsidRDefault="00755843" w:rsidP="00755843">
      <w:pPr>
        <w:pStyle w:val="Caption"/>
        <w:rPr>
          <w:sz w:val="22"/>
        </w:rPr>
      </w:pPr>
      <w:r w:rsidRPr="00770103">
        <w:rPr>
          <w:sz w:val="22"/>
        </w:rPr>
        <w:t xml:space="preserve">Slika </w:t>
      </w:r>
      <w:del w:id="1021" w:author="Korisnik" w:date="2024-09-19T16:04:00Z">
        <w:r w:rsidRPr="00770103" w:rsidDel="00BF0545">
          <w:rPr>
            <w:sz w:val="22"/>
          </w:rPr>
          <w:delText>10</w:delText>
        </w:r>
      </w:del>
      <w:ins w:id="1022" w:author="Korisnik" w:date="2024-09-19T16:04:00Z">
        <w:r w:rsidR="00BF0545">
          <w:rPr>
            <w:sz w:val="22"/>
          </w:rPr>
          <w:t>9</w:t>
        </w:r>
      </w:ins>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del w:id="1023" w:author="Korisnik" w:date="2024-09-19T17:48:00Z">
        <w:r w:rsidR="004964FE" w:rsidRPr="00D576B0" w:rsidDel="00C03CB6">
          <w:rPr>
            <w:sz w:val="22"/>
          </w:rPr>
          <w:delText>34</w:delText>
        </w:r>
      </w:del>
      <w:ins w:id="1024" w:author="Korisnik" w:date="2024-09-19T17:48:00Z">
        <w:r w:rsidR="00C03CB6" w:rsidRPr="00D576B0">
          <w:rPr>
            <w:sz w:val="22"/>
          </w:rPr>
          <w:t>3</w:t>
        </w:r>
      </w:ins>
      <w:ins w:id="1025" w:author="Korisnik" w:date="2024-09-19T17:53:00Z">
        <w:r w:rsidR="006B1550" w:rsidRPr="006B1550">
          <w:rPr>
            <w:sz w:val="22"/>
            <w:rPrChange w:id="1026" w:author="Korisnik" w:date="2024-09-19T17:53:00Z">
              <w:rPr>
                <w:sz w:val="22"/>
                <w:highlight w:val="green"/>
              </w:rPr>
            </w:rPrChange>
          </w:rPr>
          <w:t>2</w:t>
        </w:r>
      </w:ins>
      <w:r w:rsidR="004964FE" w:rsidRPr="00D576B0">
        <w:rPr>
          <w:sz w:val="22"/>
        </w:rPr>
        <w:t>]</w:t>
      </w:r>
    </w:p>
    <w:p w14:paraId="0682E573" w14:textId="65E25536"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del w:id="1027" w:author="Korisnik" w:date="2024-09-19T17:54:00Z">
        <w:r w:rsidR="003D295E" w:rsidRPr="00D576B0" w:rsidDel="00DA58E4">
          <w:rPr>
            <w:lang w:val="sr-Latn-RS"/>
          </w:rPr>
          <w:delText>4</w:delText>
        </w:r>
      </w:del>
      <w:ins w:id="1028" w:author="Korisnik" w:date="2024-09-19T17:54:00Z">
        <w:r w:rsidR="00DA58E4" w:rsidRPr="006A1048">
          <w:rPr>
            <w:lang w:val="sr-Latn-RS"/>
            <w:rPrChange w:id="1029" w:author="Korisnik" w:date="2024-09-19T17:56:00Z">
              <w:rPr>
                <w:highlight w:val="green"/>
                <w:lang w:val="sr-Latn-RS"/>
              </w:rPr>
            </w:rPrChange>
          </w:rPr>
          <w:t>33</w:t>
        </w:r>
      </w:ins>
      <w:del w:id="1030" w:author="Korisnik" w:date="2024-09-19T17:45:00Z">
        <w:r w:rsidR="003D295E" w:rsidRPr="00D576B0" w:rsidDel="00C20DFC">
          <w:rPr>
            <w:lang w:val="sr-Latn-RS"/>
          </w:rPr>
          <w:delText>6</w:delText>
        </w:r>
      </w:del>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1031" w:name="_Toc177671557"/>
      <w:r w:rsidRPr="00595355">
        <w:rPr>
          <w:i/>
        </w:rPr>
        <w:t>Stemming</w:t>
      </w:r>
      <w:bookmarkEnd w:id="1031"/>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lastRenderedPageBreak/>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24013A12" w:rsidR="00AD181A" w:rsidRPr="005211B4" w:rsidRDefault="00AD181A" w:rsidP="00AD181A">
      <w:pPr>
        <w:pStyle w:val="ListParagraph"/>
        <w:numPr>
          <w:ilvl w:val="0"/>
          <w:numId w:val="14"/>
        </w:numPr>
        <w:jc w:val="both"/>
        <w:rPr>
          <w:b/>
          <w:lang w:val="sr-Latn-RS"/>
        </w:rPr>
      </w:pPr>
      <w:r w:rsidRPr="00DB50D8">
        <w:rPr>
          <w:b/>
          <w:i/>
          <w:lang w:val="sr-Latn-RS"/>
        </w:rPr>
        <w:t>algorithmic stemmers</w:t>
      </w:r>
      <w:r w:rsidR="008826C8" w:rsidRPr="00DB50D8">
        <w:rPr>
          <w:lang w:val="sr-Latn-RS"/>
        </w:rPr>
        <w:t xml:space="preserve"> - </w:t>
      </w:r>
      <w:r w:rsidR="00BE434F" w:rsidRPr="00DB50D8">
        <w:rPr>
          <w:lang w:val="sr-Latn-RS"/>
        </w:rPr>
        <w:t>koriste s</w:t>
      </w:r>
      <w:ins w:id="1032" w:author="Dunja Vrbaski" w:date="2024-09-17T23:46:00Z">
        <w:r w:rsidR="00DB50D8">
          <w:rPr>
            <w:lang w:val="sr-Latn-RS"/>
          </w:rPr>
          <w:t>kup</w:t>
        </w:r>
      </w:ins>
      <w:del w:id="1033" w:author="Dunja Vrbaski" w:date="2024-09-17T23:46:00Z">
        <w:r w:rsidR="00BE434F" w:rsidRPr="00DB50D8" w:rsidDel="00DB50D8">
          <w:rPr>
            <w:lang w:val="sr-Latn-RS"/>
          </w:rPr>
          <w:delText>et</w:delText>
        </w:r>
      </w:del>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116E333D"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indeks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del w:id="1034" w:author="Korisnik" w:date="2024-09-19T17:49:00Z">
        <w:r w:rsidR="003A3398" w:rsidRPr="00D576B0" w:rsidDel="00C03CB6">
          <w:rPr>
            <w:lang w:val="sr-Latn-RS"/>
          </w:rPr>
          <w:delText>32</w:delText>
        </w:r>
      </w:del>
      <w:ins w:id="1035" w:author="Korisnik" w:date="2024-09-19T17:49:00Z">
        <w:r w:rsidR="00C03CB6" w:rsidRPr="00D576B0">
          <w:rPr>
            <w:lang w:val="sr-Latn-RS"/>
          </w:rPr>
          <w:t>3</w:t>
        </w:r>
      </w:ins>
      <w:ins w:id="1036" w:author="Korisnik" w:date="2024-09-19T17:54:00Z">
        <w:r w:rsidR="00DA58E4">
          <w:rPr>
            <w:lang w:val="sr-Latn-RS"/>
          </w:rPr>
          <w:t>4</w:t>
        </w:r>
      </w:ins>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1037" w:name="_Toc177671558"/>
      <w:r w:rsidRPr="001A4878">
        <w:rPr>
          <w:i/>
          <w:lang w:val="sr-Latn-RS"/>
        </w:rPr>
        <w:t>Stop words</w:t>
      </w:r>
      <w:bookmarkEnd w:id="1037"/>
    </w:p>
    <w:p w14:paraId="55E8E095" w14:textId="77777777" w:rsidR="001F4C58" w:rsidRDefault="001F4C58" w:rsidP="001F4C58">
      <w:pPr>
        <w:rPr>
          <w:lang w:val="sr-Latn-RS"/>
        </w:rPr>
      </w:pPr>
    </w:p>
    <w:p w14:paraId="61FC9D67" w14:textId="3115F411"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ins w:id="1038" w:author="Dunja Vrbaski" w:date="2024-09-17T23:47:00Z">
        <w:r w:rsidR="00E5390E">
          <w:rPr>
            <w:lang w:val="sr-Latn-RS"/>
          </w:rPr>
          <w:t>m</w:t>
        </w:r>
      </w:ins>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del w:id="1039" w:author="Korisnik" w:date="2024-09-19T17:49:00Z">
        <w:r w:rsidR="00EB0562" w:rsidDel="00C03CB6">
          <w:delText>35</w:delText>
        </w:r>
      </w:del>
      <w:ins w:id="1040" w:author="Korisnik" w:date="2024-09-19T17:49:00Z">
        <w:r w:rsidR="00C03CB6">
          <w:t>3</w:t>
        </w:r>
      </w:ins>
      <w:ins w:id="1041" w:author="Korisnik" w:date="2024-09-19T17:54:00Z">
        <w:r w:rsidR="00DA58E4">
          <w:t>5</w:t>
        </w:r>
      </w:ins>
      <w:r w:rsidR="00EB0562">
        <w:t>][</w:t>
      </w:r>
      <w:del w:id="1042" w:author="Korisnik" w:date="2024-09-19T17:49:00Z">
        <w:r w:rsidR="00EB0562" w:rsidDel="00C03CB6">
          <w:delText>36</w:delText>
        </w:r>
      </w:del>
      <w:ins w:id="1043" w:author="Korisnik" w:date="2024-09-19T17:49:00Z">
        <w:r w:rsidR="00C03CB6">
          <w:t>3</w:t>
        </w:r>
      </w:ins>
      <w:ins w:id="1044" w:author="Korisnik" w:date="2024-09-19T17:54:00Z">
        <w:r w:rsidR="00DA58E4">
          <w:t>6</w:t>
        </w:r>
      </w:ins>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1045" w:name="_Toc177671559"/>
      <w:r w:rsidRPr="00B17686">
        <w:rPr>
          <w:i/>
        </w:rPr>
        <w:t>Synonyms</w:t>
      </w:r>
      <w:bookmarkEnd w:id="1045"/>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2062FC52"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del w:id="1046" w:author="Korisnik" w:date="2024-09-19T17:49:00Z">
        <w:r w:rsidR="00F14DF0" w:rsidRPr="00D576B0" w:rsidDel="00C03CB6">
          <w:rPr>
            <w:lang w:val="sr-Latn-RS"/>
          </w:rPr>
          <w:delText>38</w:delText>
        </w:r>
      </w:del>
      <w:ins w:id="1047" w:author="Korisnik" w:date="2024-09-19T17:49:00Z">
        <w:r w:rsidR="00C03CB6" w:rsidRPr="00D576B0">
          <w:rPr>
            <w:lang w:val="sr-Latn-RS"/>
          </w:rPr>
          <w:t>3</w:t>
        </w:r>
      </w:ins>
      <w:ins w:id="1048" w:author="Korisnik" w:date="2024-09-19T17:57:00Z">
        <w:r w:rsidR="003B1DEA" w:rsidRPr="003B1DEA">
          <w:rPr>
            <w:lang w:val="sr-Latn-RS"/>
            <w:rPrChange w:id="1049" w:author="Korisnik" w:date="2024-09-19T17:57:00Z">
              <w:rPr>
                <w:highlight w:val="green"/>
                <w:lang w:val="sr-Latn-RS"/>
              </w:rPr>
            </w:rPrChange>
          </w:rPr>
          <w:t>7</w:t>
        </w:r>
      </w:ins>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lastRenderedPageBreak/>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2E79E781"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del w:id="1050" w:author="Korisnik" w:date="2024-09-19T17:49:00Z">
        <w:r w:rsidR="00186966" w:rsidRPr="00D576B0" w:rsidDel="00C03CB6">
          <w:rPr>
            <w:lang w:val="sr-Latn-RS"/>
          </w:rPr>
          <w:delText>37</w:delText>
        </w:r>
      </w:del>
      <w:ins w:id="1051" w:author="Korisnik" w:date="2024-09-19T17:49:00Z">
        <w:r w:rsidR="00C03CB6" w:rsidRPr="00D576B0">
          <w:rPr>
            <w:lang w:val="sr-Latn-RS"/>
          </w:rPr>
          <w:t>3</w:t>
        </w:r>
      </w:ins>
      <w:ins w:id="1052" w:author="Korisnik" w:date="2024-09-19T17:57:00Z">
        <w:r w:rsidR="003B1DEA" w:rsidRPr="003B1DEA">
          <w:rPr>
            <w:lang w:val="sr-Latn-RS"/>
            <w:rPrChange w:id="1053" w:author="Korisnik" w:date="2024-09-19T17:57:00Z">
              <w:rPr>
                <w:highlight w:val="green"/>
                <w:lang w:val="sr-Latn-RS"/>
              </w:rPr>
            </w:rPrChange>
          </w:rPr>
          <w:t>8</w:t>
        </w:r>
      </w:ins>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1054" w:name="_Toc177671560"/>
      <w:r w:rsidRPr="00DB6185">
        <w:rPr>
          <w:i/>
        </w:rPr>
        <w:t>Scoring mehanizam</w:t>
      </w:r>
      <w:bookmarkEnd w:id="1054"/>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ins w:id="1055" w:author="Korisnik" w:date="2024-09-19T16:23:00Z">
        <w:r w:rsidR="00DB2C12">
          <w:rPr>
            <w:lang w:val="sr-Latn-RS"/>
          </w:rPr>
          <w:t xml:space="preserve"> </w:t>
        </w:r>
        <w:r w:rsidR="00DB2C12" w:rsidRPr="00D576B0">
          <w:t>[</w:t>
        </w:r>
      </w:ins>
      <w:ins w:id="1056" w:author="Korisnik" w:date="2024-09-19T17:58:00Z">
        <w:r w:rsidR="007578C6" w:rsidRPr="007578C6">
          <w:rPr>
            <w:rPrChange w:id="1057" w:author="Korisnik" w:date="2024-09-19T17:58:00Z">
              <w:rPr>
                <w:highlight w:val="green"/>
              </w:rPr>
            </w:rPrChange>
          </w:rPr>
          <w:t>39</w:t>
        </w:r>
      </w:ins>
      <w:ins w:id="1058" w:author="Korisnik" w:date="2024-09-19T16:23:00Z">
        <w:r w:rsidR="00DB2C12" w:rsidRPr="00D576B0">
          <w:t>]</w:t>
        </w:r>
      </w:ins>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7D45860A"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del w:id="1059" w:author="Korisnik" w:date="2024-09-19T16:05:00Z">
        <w:r w:rsidR="005F37B2" w:rsidDel="0004379F">
          <w:rPr>
            <w:lang w:val="sr-Latn-RS"/>
          </w:rPr>
          <w:delText>11</w:delText>
        </w:r>
      </w:del>
      <w:ins w:id="1060" w:author="Korisnik" w:date="2024-09-19T16:05:00Z">
        <w:r w:rsidR="0004379F">
          <w:rPr>
            <w:lang w:val="sr-Latn-RS"/>
          </w:rPr>
          <w:t>10</w:t>
        </w:r>
      </w:ins>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3EA3366D" w:rsidR="000C3396" w:rsidRDefault="007666FF" w:rsidP="000C3396">
      <w:pPr>
        <w:pStyle w:val="Caption"/>
        <w:rPr>
          <w:sz w:val="22"/>
        </w:rPr>
      </w:pPr>
      <w:r w:rsidRPr="007666FF">
        <w:rPr>
          <w:sz w:val="22"/>
        </w:rPr>
        <w:t xml:space="preserve">Slika </w:t>
      </w:r>
      <w:del w:id="1061" w:author="Korisnik" w:date="2024-09-19T16:05:00Z">
        <w:r w:rsidRPr="007666FF" w:rsidDel="0004379F">
          <w:rPr>
            <w:sz w:val="22"/>
          </w:rPr>
          <w:delText>11</w:delText>
        </w:r>
      </w:del>
      <w:ins w:id="1062" w:author="Korisnik" w:date="2024-09-19T16:05:00Z">
        <w:r w:rsidR="0004379F" w:rsidRPr="007666FF">
          <w:rPr>
            <w:sz w:val="22"/>
          </w:rPr>
          <w:t>1</w:t>
        </w:r>
        <w:r w:rsidR="0004379F">
          <w:rPr>
            <w:sz w:val="22"/>
          </w:rPr>
          <w:t>0</w:t>
        </w:r>
      </w:ins>
      <w:r w:rsidRPr="007666FF">
        <w:rPr>
          <w:sz w:val="22"/>
        </w:rPr>
        <w:t xml:space="preserve">. BM25 formula </w:t>
      </w:r>
      <w:r>
        <w:rPr>
          <w:sz w:val="22"/>
        </w:rPr>
        <w:t>[</w:t>
      </w:r>
      <w:del w:id="1063" w:author="Korisnik" w:date="2024-09-19T17:49:00Z">
        <w:r w:rsidDel="00C03CB6">
          <w:rPr>
            <w:sz w:val="22"/>
          </w:rPr>
          <w:delText>40</w:delText>
        </w:r>
      </w:del>
      <w:ins w:id="1064" w:author="Korisnik" w:date="2024-09-19T17:58:00Z">
        <w:r w:rsidR="007578C6">
          <w:rPr>
            <w:sz w:val="22"/>
          </w:rPr>
          <w:t>39</w:t>
        </w:r>
      </w:ins>
      <w:r>
        <w:rPr>
          <w:sz w:val="22"/>
        </w:rPr>
        <w:t>]</w:t>
      </w:r>
    </w:p>
    <w:p w14:paraId="700938F1" w14:textId="25369857"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del w:id="1065" w:author="Korisnik" w:date="2024-09-19T16:06:00Z">
        <w:r w:rsidR="00A23BE7" w:rsidDel="0004379F">
          <w:delText>12</w:delText>
        </w:r>
        <w:r w:rsidR="00E15129" w:rsidDel="0004379F">
          <w:delText xml:space="preserve"> </w:delText>
        </w:r>
      </w:del>
      <w:ins w:id="1066" w:author="Korisnik" w:date="2024-09-19T16:06:00Z">
        <w:r w:rsidR="0004379F">
          <w:t xml:space="preserve">11 </w:t>
        </w:r>
      </w:ins>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del w:id="1067" w:author="Korisnik" w:date="2024-09-19T17:58:00Z">
        <w:r w:rsidR="000D63F4" w:rsidRPr="00D576B0" w:rsidDel="007578C6">
          <w:delText>3</w:delText>
        </w:r>
      </w:del>
      <w:ins w:id="1068" w:author="Korisnik" w:date="2024-09-19T17:58:00Z">
        <w:r w:rsidR="007578C6" w:rsidRPr="007578C6">
          <w:rPr>
            <w:rPrChange w:id="1069" w:author="Korisnik" w:date="2024-09-19T17:58:00Z">
              <w:rPr>
                <w:highlight w:val="green"/>
              </w:rPr>
            </w:rPrChange>
          </w:rPr>
          <w:t>40</w:t>
        </w:r>
      </w:ins>
      <w:del w:id="1070" w:author="Korisnik" w:date="2024-09-19T17:49:00Z">
        <w:r w:rsidR="000D63F4" w:rsidRPr="00D576B0" w:rsidDel="00C03CB6">
          <w:delText>9</w:delText>
        </w:r>
      </w:del>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4255"/>
                    </a:xfrm>
                    <a:prstGeom prst="rect">
                      <a:avLst/>
                    </a:prstGeom>
                  </pic:spPr>
                </pic:pic>
              </a:graphicData>
            </a:graphic>
          </wp:inline>
        </w:drawing>
      </w:r>
    </w:p>
    <w:p w14:paraId="537423D4" w14:textId="1F95CC15" w:rsidR="003134E8" w:rsidRDefault="00A23BE7" w:rsidP="00A23BE7">
      <w:pPr>
        <w:pStyle w:val="Caption"/>
        <w:rPr>
          <w:sz w:val="22"/>
        </w:rPr>
      </w:pPr>
      <w:r w:rsidRPr="00A23BE7">
        <w:rPr>
          <w:sz w:val="22"/>
        </w:rPr>
        <w:t xml:space="preserve">Slika </w:t>
      </w:r>
      <w:del w:id="1071" w:author="Korisnik" w:date="2024-09-19T16:05:00Z">
        <w:r w:rsidRPr="00A23BE7" w:rsidDel="0004379F">
          <w:rPr>
            <w:sz w:val="22"/>
          </w:rPr>
          <w:delText>12</w:delText>
        </w:r>
      </w:del>
      <w:ins w:id="1072" w:author="Korisnik" w:date="2024-09-19T16:05:00Z">
        <w:r w:rsidR="0004379F" w:rsidRPr="00A23BE7">
          <w:rPr>
            <w:sz w:val="22"/>
          </w:rPr>
          <w:t>1</w:t>
        </w:r>
        <w:r w:rsidR="0004379F">
          <w:rPr>
            <w:sz w:val="22"/>
          </w:rPr>
          <w:t>1</w:t>
        </w:r>
      </w:ins>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1A7EA61D"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ins w:id="1073" w:author="Dunja Vrbaski" w:date="2024-09-17T23:50:00Z">
        <w:r w:rsidR="00E5390E">
          <w:rPr>
            <w:lang w:val="sr-Latn-RS"/>
          </w:rPr>
          <w:t xml:space="preserve">u </w:t>
        </w:r>
      </w:ins>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del w:id="1074" w:author="Korisnik" w:date="2024-09-19T17:49:00Z">
        <w:r w:rsidR="00E6437F" w:rsidDel="00C03CB6">
          <w:delText>41</w:delText>
        </w:r>
      </w:del>
      <w:ins w:id="1075" w:author="Korisnik" w:date="2024-09-19T17:49:00Z">
        <w:r w:rsidR="00C03CB6">
          <w:t>4</w:t>
        </w:r>
      </w:ins>
      <w:ins w:id="1076" w:author="Korisnik" w:date="2024-09-19T17:55:00Z">
        <w:r w:rsidR="00DA58E4">
          <w:t>1</w:t>
        </w:r>
      </w:ins>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1077" w:name="_Toc177671561"/>
      <w:r w:rsidRPr="00406AE7">
        <w:rPr>
          <w:i/>
        </w:rPr>
        <w:t>Fuzzy search</w:t>
      </w:r>
      <w:bookmarkEnd w:id="1077"/>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ins w:id="1078" w:author="Dunja Vrbaski" w:date="2024-09-17T23:51:00Z">
        <w:r w:rsidR="004A549F">
          <w:rPr>
            <w:lang w:val="sr-Latn-RS"/>
          </w:rPr>
          <w:t xml:space="preserve"> </w:t>
        </w:r>
      </w:ins>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rečima</w:t>
      </w:r>
      <w:ins w:id="1079" w:author="Korisnik" w:date="2024-09-19T16:29:00Z">
        <w:r w:rsidR="00DB2C12">
          <w:rPr>
            <w:lang w:val="sr-Latn-RS"/>
          </w:rPr>
          <w:t xml:space="preserve"> </w:t>
        </w:r>
        <w:r w:rsidR="00DB2C12">
          <w:t>[4</w:t>
        </w:r>
      </w:ins>
      <w:ins w:id="1080" w:author="Korisnik" w:date="2024-09-19T17:55:00Z">
        <w:r w:rsidR="00DA58E4">
          <w:t>2</w:t>
        </w:r>
      </w:ins>
      <w:ins w:id="1081" w:author="Korisnik" w:date="2024-09-19T16:29:00Z">
        <w:r w:rsidR="00DB2C12">
          <w:t>]</w:t>
        </w:r>
      </w:ins>
      <w:r w:rsidR="00021A4D" w:rsidRPr="00E5390E">
        <w:rPr>
          <w:lang w:val="sr-Latn-RS"/>
        </w:rPr>
        <w:t>.</w:t>
      </w:r>
    </w:p>
    <w:p w14:paraId="0FBBA8B1" w14:textId="24CFDB44"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del w:id="1082" w:author="Korisnik" w:date="2024-09-19T16:06:00Z">
        <w:r w:rsidR="00D76C72" w:rsidRPr="00E5390E" w:rsidDel="0004379F">
          <w:rPr>
            <w:lang w:val="sr-Latn-RS"/>
          </w:rPr>
          <w:delText xml:space="preserve">13 </w:delText>
        </w:r>
      </w:del>
      <w:ins w:id="1083" w:author="Korisnik" w:date="2024-09-19T16:06:00Z">
        <w:r w:rsidR="0004379F" w:rsidRPr="00E5390E">
          <w:rPr>
            <w:lang w:val="sr-Latn-RS"/>
          </w:rPr>
          <w:t>1</w:t>
        </w:r>
        <w:r w:rsidR="0004379F">
          <w:rPr>
            <w:lang w:val="sr-Latn-RS"/>
          </w:rPr>
          <w:t>2</w:t>
        </w:r>
        <w:r w:rsidR="0004379F" w:rsidRPr="00E5390E">
          <w:rPr>
            <w:lang w:val="sr-Latn-RS"/>
          </w:rPr>
          <w:t xml:space="preserve"> </w:t>
        </w:r>
      </w:ins>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lastRenderedPageBreak/>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5E0B2CE9" w:rsidR="002133D6" w:rsidRDefault="002133D6" w:rsidP="002133D6">
      <w:pPr>
        <w:pStyle w:val="Caption"/>
        <w:rPr>
          <w:sz w:val="22"/>
        </w:rPr>
      </w:pPr>
      <w:r w:rsidRPr="002133D6">
        <w:rPr>
          <w:sz w:val="22"/>
        </w:rPr>
        <w:t xml:space="preserve">Slika </w:t>
      </w:r>
      <w:del w:id="1084" w:author="Korisnik" w:date="2024-09-19T16:06:00Z">
        <w:r w:rsidRPr="002133D6" w:rsidDel="0004379F">
          <w:rPr>
            <w:sz w:val="22"/>
          </w:rPr>
          <w:delText>13</w:delText>
        </w:r>
      </w:del>
      <w:ins w:id="1085" w:author="Korisnik" w:date="2024-09-19T16:06:00Z">
        <w:r w:rsidR="0004379F" w:rsidRPr="002133D6">
          <w:rPr>
            <w:sz w:val="22"/>
          </w:rPr>
          <w:t>1</w:t>
        </w:r>
        <w:r w:rsidR="0004379F">
          <w:rPr>
            <w:sz w:val="22"/>
          </w:rPr>
          <w:t>2</w:t>
        </w:r>
      </w:ins>
      <w:r w:rsidRPr="002133D6">
        <w:rPr>
          <w:sz w:val="22"/>
        </w:rPr>
        <w:t>. Levenštajnova distanca</w:t>
      </w:r>
    </w:p>
    <w:p w14:paraId="2ADFF7E0" w14:textId="77777777"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316F1160"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del w:id="1086" w:author="Korisnik" w:date="2024-09-19T16:06:00Z">
        <w:r w:rsidR="00353801" w:rsidDel="0004379F">
          <w:rPr>
            <w:lang w:val="sr-Latn-RS"/>
          </w:rPr>
          <w:delText xml:space="preserve">14 </w:delText>
        </w:r>
      </w:del>
      <w:ins w:id="1087" w:author="Korisnik" w:date="2024-09-19T16:06:00Z">
        <w:r w:rsidR="0004379F">
          <w:rPr>
            <w:lang w:val="sr-Latn-RS"/>
          </w:rPr>
          <w:t xml:space="preserve">13 </w:t>
        </w:r>
      </w:ins>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5210"/>
                    </a:xfrm>
                    <a:prstGeom prst="rect">
                      <a:avLst/>
                    </a:prstGeom>
                  </pic:spPr>
                </pic:pic>
              </a:graphicData>
            </a:graphic>
          </wp:inline>
        </w:drawing>
      </w:r>
    </w:p>
    <w:p w14:paraId="785C89D1" w14:textId="5E02CC06" w:rsidR="00FE0F2D" w:rsidRDefault="00360C5A" w:rsidP="00360C5A">
      <w:pPr>
        <w:pStyle w:val="Caption"/>
        <w:rPr>
          <w:sz w:val="22"/>
        </w:rPr>
      </w:pPr>
      <w:r w:rsidRPr="00360C5A">
        <w:rPr>
          <w:sz w:val="22"/>
        </w:rPr>
        <w:t xml:space="preserve">Slika </w:t>
      </w:r>
      <w:del w:id="1088" w:author="Korisnik" w:date="2024-09-19T16:06:00Z">
        <w:r w:rsidRPr="00360C5A" w:rsidDel="0004379F">
          <w:rPr>
            <w:sz w:val="22"/>
          </w:rPr>
          <w:delText>14</w:delText>
        </w:r>
      </w:del>
      <w:ins w:id="1089" w:author="Korisnik" w:date="2024-09-19T16:06:00Z">
        <w:r w:rsidR="0004379F" w:rsidRPr="00360C5A">
          <w:rPr>
            <w:sz w:val="22"/>
          </w:rPr>
          <w:t>1</w:t>
        </w:r>
        <w:r w:rsidR="0004379F">
          <w:rPr>
            <w:sz w:val="22"/>
          </w:rPr>
          <w:t>3</w:t>
        </w:r>
      </w:ins>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1D26363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del w:id="1090" w:author="Korisnik" w:date="2024-09-19T17:49:00Z">
        <w:r w:rsidR="00174401" w:rsidDel="00C03CB6">
          <w:rPr>
            <w:lang w:val="sr-Latn-RS"/>
          </w:rPr>
          <w:delText>43</w:delText>
        </w:r>
      </w:del>
      <w:ins w:id="1091" w:author="Korisnik" w:date="2024-09-19T17:49:00Z">
        <w:r w:rsidR="00C03CB6">
          <w:rPr>
            <w:lang w:val="sr-Latn-RS"/>
          </w:rPr>
          <w:t>4</w:t>
        </w:r>
      </w:ins>
      <w:ins w:id="1092" w:author="Korisnik" w:date="2024-09-19T17:55:00Z">
        <w:r w:rsidR="00DA58E4">
          <w:rPr>
            <w:lang w:val="sr-Latn-RS"/>
          </w:rPr>
          <w:t>3</w:t>
        </w:r>
      </w:ins>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20C336D0" w:rsidR="00806370" w:rsidRDefault="00806370" w:rsidP="00E64FB6">
      <w:pPr>
        <w:jc w:val="both"/>
        <w:rPr>
          <w:lang w:val="sr-Latn-RS"/>
        </w:rPr>
      </w:pPr>
      <w:r>
        <w:rPr>
          <w:lang w:val="sr-Latn-RS"/>
        </w:rPr>
        <w:t xml:space="preserve">Na slici </w:t>
      </w:r>
      <w:del w:id="1093" w:author="Korisnik" w:date="2024-09-19T16:06:00Z">
        <w:r w:rsidDel="0004379F">
          <w:rPr>
            <w:lang w:val="sr-Latn-RS"/>
          </w:rPr>
          <w:delText xml:space="preserve">15 </w:delText>
        </w:r>
      </w:del>
      <w:ins w:id="1094" w:author="Korisnik" w:date="2024-09-19T16:06:00Z">
        <w:r w:rsidR="0004379F">
          <w:rPr>
            <w:lang w:val="sr-Latn-RS"/>
          </w:rPr>
          <w:t xml:space="preserve">14 </w:t>
        </w:r>
      </w:ins>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w:t>
      </w:r>
      <w:r w:rsidR="00B10B48">
        <w:rPr>
          <w:lang w:val="sr-Latn-RS"/>
        </w:rPr>
        <w:lastRenderedPageBreak/>
        <w:t>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5525"/>
                    </a:xfrm>
                    <a:prstGeom prst="rect">
                      <a:avLst/>
                    </a:prstGeom>
                  </pic:spPr>
                </pic:pic>
              </a:graphicData>
            </a:graphic>
          </wp:inline>
        </w:drawing>
      </w:r>
    </w:p>
    <w:p w14:paraId="1A7C008D" w14:textId="73F7E51D" w:rsidR="00806370" w:rsidRDefault="00806370" w:rsidP="00806370">
      <w:pPr>
        <w:pStyle w:val="Caption"/>
        <w:rPr>
          <w:sz w:val="22"/>
        </w:rPr>
      </w:pPr>
      <w:r w:rsidRPr="00806370">
        <w:rPr>
          <w:sz w:val="22"/>
        </w:rPr>
        <w:t xml:space="preserve">Slika </w:t>
      </w:r>
      <w:del w:id="1095" w:author="Korisnik" w:date="2024-09-19T16:06:00Z">
        <w:r w:rsidRPr="00806370" w:rsidDel="0004379F">
          <w:rPr>
            <w:sz w:val="22"/>
          </w:rPr>
          <w:delText>1</w:delText>
        </w:r>
        <w:r w:rsidDel="0004379F">
          <w:rPr>
            <w:sz w:val="22"/>
          </w:rPr>
          <w:delText>5</w:delText>
        </w:r>
      </w:del>
      <w:ins w:id="1096" w:author="Korisnik" w:date="2024-09-19T16:06:00Z">
        <w:r w:rsidR="0004379F" w:rsidRPr="00806370">
          <w:rPr>
            <w:sz w:val="22"/>
          </w:rPr>
          <w:t>1</w:t>
        </w:r>
        <w:r w:rsidR="0004379F">
          <w:rPr>
            <w:sz w:val="22"/>
          </w:rPr>
          <w:t>4</w:t>
        </w:r>
      </w:ins>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00DCEF33"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del w:id="1097" w:author="Korisnik" w:date="2024-09-19T17:49:00Z">
        <w:r w:rsidR="00174401" w:rsidRPr="004A549F" w:rsidDel="00C03CB6">
          <w:rPr>
            <w:lang w:val="sr-Latn-RS"/>
          </w:rPr>
          <w:delText>42</w:delText>
        </w:r>
      </w:del>
      <w:ins w:id="1098" w:author="Korisnik" w:date="2024-09-19T17:49:00Z">
        <w:r w:rsidR="00C03CB6" w:rsidRPr="004A549F">
          <w:rPr>
            <w:lang w:val="sr-Latn-RS"/>
          </w:rPr>
          <w:t>4</w:t>
        </w:r>
      </w:ins>
      <w:ins w:id="1099" w:author="Korisnik" w:date="2024-09-19T17:55:00Z">
        <w:r w:rsidR="00DA58E4">
          <w:rPr>
            <w:lang w:val="sr-Latn-RS"/>
          </w:rPr>
          <w:t>2</w:t>
        </w:r>
      </w:ins>
      <w:r w:rsidR="00174401" w:rsidRPr="004A549F">
        <w:rPr>
          <w:lang w:val="sr-Latn-RS"/>
        </w:rPr>
        <w:t>].</w:t>
      </w:r>
    </w:p>
    <w:p w14:paraId="764E951E" w14:textId="77777777" w:rsidR="00082607" w:rsidRPr="001B23A1" w:rsidRDefault="001B23A1" w:rsidP="001B23A1">
      <w:pPr>
        <w:pStyle w:val="Heading1"/>
        <w:rPr>
          <w:i/>
          <w:lang w:val="sr-Latn-RS"/>
        </w:rPr>
      </w:pPr>
      <w:bookmarkStart w:id="1100" w:name="_Toc177671562"/>
      <w:r w:rsidRPr="001B23A1">
        <w:rPr>
          <w:i/>
          <w:lang w:val="sr-Latn-RS"/>
        </w:rPr>
        <w:lastRenderedPageBreak/>
        <w:t>DebugIt</w:t>
      </w:r>
      <w:bookmarkEnd w:id="1100"/>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9B88BDF" w:rsidR="00FC1BEB" w:rsidRPr="00601D7D" w:rsidRDefault="00FC1BEB" w:rsidP="008B2E77">
      <w:pPr>
        <w:jc w:val="both"/>
      </w:pPr>
      <w:r>
        <w:rPr>
          <w:lang w:val="sr-Latn-RS"/>
        </w:rPr>
        <w:t>Svako pitanje i odgovor je moguće</w:t>
      </w:r>
      <w:ins w:id="1101" w:author="Dunja Vrbaski" w:date="2024-09-17T23:54:00Z">
        <w:r w:rsidR="004A549F">
          <w:rPr>
            <w:lang w:val="sr-Latn-RS"/>
          </w:rPr>
          <w:t xml:space="preserve"> označiti </w:t>
        </w:r>
        <w:r w:rsidR="004A549F">
          <w:t>(</w:t>
        </w:r>
      </w:ins>
      <w:del w:id="1102" w:author="Dunja Vrbaski" w:date="2024-09-17T23:54:00Z">
        <w:r w:rsidDel="004A549F">
          <w:rPr>
            <w:lang w:val="sr-Latn-RS"/>
          </w:rPr>
          <w:delText xml:space="preserve"> </w:delText>
        </w:r>
      </w:del>
      <w:ins w:id="1103" w:author="Dunja Vrbaski" w:date="2024-09-17T23:54:00Z">
        <w:r w:rsidR="004A549F">
          <w:rPr>
            <w:lang w:val="sr-Latn-RS"/>
          </w:rPr>
          <w:t>„</w:t>
        </w:r>
      </w:ins>
      <w:r>
        <w:rPr>
          <w:lang w:val="sr-Latn-RS"/>
        </w:rPr>
        <w:t>lajkovati</w:t>
      </w:r>
      <w:ins w:id="1104" w:author="Dunja Vrbaski" w:date="2024-09-17T23:54:00Z">
        <w:r w:rsidR="004A549F">
          <w:rPr>
            <w:lang w:val="sr-Latn-RS"/>
          </w:rPr>
          <w:t>“</w:t>
        </w:r>
      </w:ins>
      <w:r>
        <w:rPr>
          <w:lang w:val="sr-Latn-RS"/>
        </w:rPr>
        <w:t xml:space="preserve"> i</w:t>
      </w:r>
      <w:r w:rsidR="001408DD">
        <w:rPr>
          <w:lang w:val="sr-Latn-RS"/>
        </w:rPr>
        <w:t>li</w:t>
      </w:r>
      <w:r>
        <w:rPr>
          <w:lang w:val="sr-Latn-RS"/>
        </w:rPr>
        <w:t xml:space="preserve"> </w:t>
      </w:r>
      <w:ins w:id="1105" w:author="Dunja Vrbaski" w:date="2024-09-17T23:54:00Z">
        <w:r w:rsidR="004A549F">
          <w:rPr>
            <w:lang w:val="sr-Latn-RS"/>
          </w:rPr>
          <w:t>„</w:t>
        </w:r>
      </w:ins>
      <w:r>
        <w:rPr>
          <w:lang w:val="sr-Latn-RS"/>
        </w:rPr>
        <w:t>dislajkovati</w:t>
      </w:r>
      <w:ins w:id="1106" w:author="Dunja Vrbaski" w:date="2024-09-17T23:54:00Z">
        <w:r w:rsidR="004A549F">
          <w:rPr>
            <w:lang w:val="sr-Latn-RS"/>
          </w:rPr>
          <w:t>“)</w:t>
        </w:r>
      </w:ins>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597DE64C" w14:textId="542896CE" w:rsidR="003827D6" w:rsidRPr="00D576B0" w:rsidDel="004A41CA" w:rsidRDefault="00BB0D81" w:rsidP="00D576B0">
      <w:pPr>
        <w:pStyle w:val="Heading2"/>
        <w:rPr>
          <w:del w:id="1107" w:author="Korisnik" w:date="2024-09-19T16:31:00Z"/>
          <w:lang w:val="sr-Latn-RS"/>
        </w:rPr>
      </w:pPr>
      <w:del w:id="1108" w:author="Korisnik" w:date="2024-09-19T16:31:00Z">
        <w:r w:rsidDel="004A41CA">
          <w:rPr>
            <w:lang w:val="sr-Latn-RS"/>
          </w:rPr>
          <w:delText>Korišćene tehnologije</w:delText>
        </w:r>
      </w:del>
    </w:p>
    <w:p w14:paraId="1413D001" w14:textId="0192A622" w:rsidR="00600E75" w:rsidRPr="00600E75" w:rsidRDefault="00600E75" w:rsidP="009155BE">
      <w:pPr>
        <w:jc w:val="both"/>
        <w:rPr>
          <w:ins w:id="1109" w:author="Korisnik" w:date="2024-09-19T16:30:00Z"/>
          <w:lang w:val="sr-Latn-RS"/>
          <w:rPrChange w:id="1110" w:author="Korisnik" w:date="2024-09-19T16:30:00Z">
            <w:rPr>
              <w:ins w:id="1111" w:author="Korisnik" w:date="2024-09-19T16:30:00Z"/>
              <w:b/>
              <w:i/>
              <w:lang w:val="sr-Latn-RS"/>
            </w:rPr>
          </w:rPrChange>
        </w:rPr>
      </w:pPr>
      <w:ins w:id="1112" w:author="Korisnik" w:date="2024-09-19T16:30:00Z">
        <w:r>
          <w:rPr>
            <w:lang w:val="sr-Latn-RS"/>
          </w:rPr>
          <w:t>Rešenje je razvijano uz korišćenje sledećeg skupa tehnologija:</w:t>
        </w:r>
      </w:ins>
    </w:p>
    <w:p w14:paraId="4DF8D0FE" w14:textId="206D1AF5" w:rsidR="0014138F" w:rsidRPr="00D576B0" w:rsidRDefault="0014138F" w:rsidP="00600E75">
      <w:pPr>
        <w:pStyle w:val="ListParagraph"/>
        <w:numPr>
          <w:ilvl w:val="0"/>
          <w:numId w:val="26"/>
        </w:numPr>
        <w:jc w:val="both"/>
        <w:rPr>
          <w:lang w:val="sr-Latn-RS"/>
        </w:rPr>
        <w:pPrChange w:id="1113" w:author="Korisnik" w:date="2024-09-19T16:30:00Z">
          <w:pPr>
            <w:jc w:val="both"/>
          </w:pPr>
        </w:pPrChange>
      </w:pPr>
      <w:r w:rsidRPr="00D576B0">
        <w:rPr>
          <w:b/>
          <w:i/>
          <w:lang w:val="sr-Latn-RS"/>
        </w:rPr>
        <w:t>ASP.NET</w:t>
      </w:r>
      <w:r w:rsidRPr="00D576B0">
        <w:rPr>
          <w:lang w:val="sr-Latn-RS"/>
        </w:rPr>
        <w:t xml:space="preserve"> - </w:t>
      </w:r>
      <w:del w:id="1114" w:author="Korisnik" w:date="2024-09-19T16:30:00Z">
        <w:r w:rsidRPr="00D576B0" w:rsidDel="00600E75">
          <w:rPr>
            <w:i/>
            <w:lang w:val="sr-Latn-RS"/>
          </w:rPr>
          <w:delText>backend</w:delText>
        </w:r>
        <w:r w:rsidRPr="00D576B0" w:rsidDel="00600E75">
          <w:rPr>
            <w:lang w:val="sr-Latn-RS"/>
          </w:rPr>
          <w:delText xml:space="preserve"> </w:delText>
        </w:r>
      </w:del>
      <w:ins w:id="1115" w:author="Korisnik" w:date="2024-09-19T16:30:00Z">
        <w:r w:rsidR="00600E75">
          <w:rPr>
            <w:i/>
            <w:lang w:val="sr-Latn-RS"/>
          </w:rPr>
          <w:t>B</w:t>
        </w:r>
        <w:r w:rsidR="00600E75" w:rsidRPr="00D576B0">
          <w:rPr>
            <w:i/>
            <w:lang w:val="sr-Latn-RS"/>
          </w:rPr>
          <w:t>ackend</w:t>
        </w:r>
        <w:r w:rsidR="00600E75" w:rsidRPr="00D576B0">
          <w:rPr>
            <w:lang w:val="sr-Latn-RS"/>
          </w:rPr>
          <w:t xml:space="preserve"> </w:t>
        </w:r>
      </w:ins>
      <w:r w:rsidRPr="00D576B0">
        <w:rPr>
          <w:lang w:val="sr-Latn-RS"/>
        </w:rPr>
        <w:t>deo aplikacije.</w:t>
      </w:r>
    </w:p>
    <w:p w14:paraId="5D7682E1" w14:textId="43194C21" w:rsidR="0044201F" w:rsidRPr="00D576B0" w:rsidRDefault="0044201F" w:rsidP="00600E75">
      <w:pPr>
        <w:pStyle w:val="ListParagraph"/>
        <w:numPr>
          <w:ilvl w:val="0"/>
          <w:numId w:val="26"/>
        </w:numPr>
        <w:jc w:val="both"/>
        <w:rPr>
          <w:lang w:val="sr-Latn-RS"/>
        </w:rPr>
        <w:pPrChange w:id="1116" w:author="Korisnik" w:date="2024-09-19T16:30:00Z">
          <w:pPr>
            <w:jc w:val="both"/>
          </w:pPr>
        </w:pPrChange>
      </w:pPr>
      <w:r w:rsidRPr="00600E75">
        <w:rPr>
          <w:b/>
          <w:i/>
          <w:lang w:val="sr-Latn-RS"/>
          <w:rPrChange w:id="1117" w:author="Korisnik" w:date="2024-09-19T16:30:00Z">
            <w:rPr>
              <w:b/>
              <w:i/>
              <w:lang w:val="sr-Latn-RS"/>
            </w:rPr>
          </w:rPrChange>
        </w:rPr>
        <w:t>Elasticsearch</w:t>
      </w:r>
      <w:r w:rsidRPr="00600E75">
        <w:rPr>
          <w:lang w:val="sr-Latn-RS"/>
          <w:rPrChange w:id="1118" w:author="Korisnik" w:date="2024-09-19T16:30:00Z">
            <w:rPr>
              <w:lang w:val="sr-Latn-RS"/>
            </w:rPr>
          </w:rPrChange>
        </w:rPr>
        <w:t xml:space="preserve"> - </w:t>
      </w:r>
      <w:del w:id="1119" w:author="Korisnik" w:date="2024-09-19T16:30:00Z">
        <w:r w:rsidRPr="00600E75" w:rsidDel="00600E75">
          <w:rPr>
            <w:lang w:val="sr-Latn-RS"/>
            <w:rPrChange w:id="1120" w:author="Korisnik" w:date="2024-09-19T16:30:00Z">
              <w:rPr>
                <w:lang w:val="sr-Latn-RS"/>
              </w:rPr>
            </w:rPrChange>
          </w:rPr>
          <w:delText xml:space="preserve">mehanizam </w:delText>
        </w:r>
      </w:del>
      <w:ins w:id="1121" w:author="Korisnik" w:date="2024-09-19T16:30:00Z">
        <w:r w:rsidR="00600E75">
          <w:rPr>
            <w:lang w:val="sr-Latn-RS"/>
          </w:rPr>
          <w:t>M</w:t>
        </w:r>
        <w:r w:rsidR="00600E75" w:rsidRPr="00D576B0">
          <w:rPr>
            <w:lang w:val="sr-Latn-RS"/>
          </w:rPr>
          <w:t xml:space="preserve">ehanizam </w:t>
        </w:r>
      </w:ins>
      <w:r w:rsidRPr="00D576B0">
        <w:rPr>
          <w:lang w:val="sr-Latn-RS"/>
        </w:rPr>
        <w:t>za efikasnu pretragu</w:t>
      </w:r>
      <w:r w:rsidR="003827D6" w:rsidRPr="00D576B0">
        <w:rPr>
          <w:lang w:val="sr-Latn-RS"/>
        </w:rPr>
        <w:t>.</w:t>
      </w:r>
    </w:p>
    <w:p w14:paraId="2687CD14" w14:textId="2A0B9A69" w:rsidR="0014138F" w:rsidRPr="00600E75" w:rsidRDefault="0014138F" w:rsidP="00600E75">
      <w:pPr>
        <w:pStyle w:val="ListParagraph"/>
        <w:numPr>
          <w:ilvl w:val="0"/>
          <w:numId w:val="26"/>
        </w:numPr>
        <w:jc w:val="both"/>
        <w:rPr>
          <w:lang w:val="sr-Latn-RS"/>
          <w:rPrChange w:id="1122" w:author="Korisnik" w:date="2024-09-19T16:30:00Z">
            <w:rPr>
              <w:lang w:val="sr-Latn-RS"/>
            </w:rPr>
          </w:rPrChange>
        </w:rPr>
        <w:pPrChange w:id="1123" w:author="Korisnik" w:date="2024-09-19T16:30:00Z">
          <w:pPr>
            <w:jc w:val="both"/>
          </w:pPr>
        </w:pPrChange>
      </w:pPr>
      <w:r w:rsidRPr="00600E75">
        <w:rPr>
          <w:b/>
          <w:i/>
          <w:lang w:val="sr-Latn-RS"/>
          <w:rPrChange w:id="1124" w:author="Korisnik" w:date="2024-09-19T16:30:00Z">
            <w:rPr>
              <w:b/>
              <w:i/>
              <w:lang w:val="sr-Latn-RS"/>
            </w:rPr>
          </w:rPrChange>
        </w:rPr>
        <w:t>NEST</w:t>
      </w:r>
      <w:r w:rsidRPr="00600E75">
        <w:rPr>
          <w:lang w:val="sr-Latn-RS"/>
          <w:rPrChange w:id="1125" w:author="Korisnik" w:date="2024-09-19T16:30:00Z">
            <w:rPr>
              <w:lang w:val="sr-Latn-RS"/>
            </w:rPr>
          </w:rPrChange>
        </w:rPr>
        <w:t xml:space="preserve"> - </w:t>
      </w:r>
      <w:del w:id="1126" w:author="Korisnik" w:date="2024-09-19T16:30:00Z">
        <w:r w:rsidRPr="00600E75" w:rsidDel="00600E75">
          <w:rPr>
            <w:lang w:val="sr-Latn-RS"/>
            <w:rPrChange w:id="1127" w:author="Korisnik" w:date="2024-09-19T16:30:00Z">
              <w:rPr>
                <w:lang w:val="sr-Latn-RS"/>
              </w:rPr>
            </w:rPrChange>
          </w:rPr>
          <w:delText xml:space="preserve">oficijalna </w:delText>
        </w:r>
      </w:del>
      <w:ins w:id="1128" w:author="Korisnik" w:date="2024-09-19T16:30:00Z">
        <w:r w:rsidR="00600E75">
          <w:rPr>
            <w:lang w:val="sr-Latn-RS"/>
          </w:rPr>
          <w:t>O</w:t>
        </w:r>
        <w:r w:rsidR="00600E75" w:rsidRPr="00D576B0">
          <w:rPr>
            <w:lang w:val="sr-Latn-RS"/>
          </w:rPr>
          <w:t xml:space="preserve">ficijalna </w:t>
        </w:r>
      </w:ins>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Change w:id="1129" w:author="Korisnik" w:date="2024-09-19T16:30:00Z">
            <w:rPr>
              <w:lang w:val="sr-Latn-RS"/>
            </w:rPr>
          </w:rPrChange>
        </w:rPr>
        <w:t xml:space="preserve"> mehanizma.</w:t>
      </w:r>
    </w:p>
    <w:p w14:paraId="42D33BDA" w14:textId="1E658B70" w:rsidR="0014138F" w:rsidRPr="00D576B0" w:rsidRDefault="0014138F" w:rsidP="00600E75">
      <w:pPr>
        <w:pStyle w:val="ListParagraph"/>
        <w:numPr>
          <w:ilvl w:val="0"/>
          <w:numId w:val="26"/>
        </w:numPr>
        <w:jc w:val="both"/>
        <w:rPr>
          <w:lang w:val="sr-Latn-RS"/>
        </w:rPr>
        <w:pPrChange w:id="1130" w:author="Korisnik" w:date="2024-09-19T16:30:00Z">
          <w:pPr>
            <w:jc w:val="both"/>
          </w:pPr>
        </w:pPrChange>
      </w:pPr>
      <w:r w:rsidRPr="00600E75">
        <w:rPr>
          <w:b/>
          <w:i/>
          <w:lang w:val="sr-Latn-RS"/>
          <w:rPrChange w:id="1131" w:author="Korisnik" w:date="2024-09-19T16:30:00Z">
            <w:rPr>
              <w:b/>
              <w:i/>
              <w:lang w:val="sr-Latn-RS"/>
            </w:rPr>
          </w:rPrChange>
        </w:rPr>
        <w:t>Elasticsearch DBMS</w:t>
      </w:r>
      <w:r w:rsidRPr="00600E75">
        <w:rPr>
          <w:lang w:val="sr-Latn-RS"/>
          <w:rPrChange w:id="1132" w:author="Korisnik" w:date="2024-09-19T16:30:00Z">
            <w:rPr>
              <w:lang w:val="sr-Latn-RS"/>
            </w:rPr>
          </w:rPrChange>
        </w:rPr>
        <w:t xml:space="preserve"> - </w:t>
      </w:r>
      <w:del w:id="1133" w:author="Korisnik" w:date="2024-09-19T16:30:00Z">
        <w:r w:rsidRPr="00600E75" w:rsidDel="00600E75">
          <w:rPr>
            <w:lang w:val="sr-Latn-RS"/>
            <w:rPrChange w:id="1134" w:author="Korisnik" w:date="2024-09-19T16:30:00Z">
              <w:rPr>
                <w:lang w:val="sr-Latn-RS"/>
              </w:rPr>
            </w:rPrChange>
          </w:rPr>
          <w:delText>distribuirana</w:delText>
        </w:r>
      </w:del>
      <w:ins w:id="1135" w:author="Korisnik" w:date="2024-09-19T16:30:00Z">
        <w:r w:rsidR="00600E75">
          <w:rPr>
            <w:lang w:val="sr-Latn-RS"/>
          </w:rPr>
          <w:t>D</w:t>
        </w:r>
        <w:r w:rsidR="00600E75" w:rsidRPr="00D576B0">
          <w:rPr>
            <w:lang w:val="sr-Latn-RS"/>
          </w:rPr>
          <w:t>istribuirana</w:t>
        </w:r>
      </w:ins>
      <w:r w:rsidRPr="00D576B0">
        <w:rPr>
          <w:lang w:val="sr-Latn-RS"/>
        </w:rPr>
        <w:t>, skalabilna baza u kojoj se čuvaju podaci, radi što brže i relevantnije pretrage.</w:t>
      </w:r>
    </w:p>
    <w:p w14:paraId="3CABEDE4" w14:textId="58604E4B" w:rsidR="00902E32" w:rsidRPr="00600E75" w:rsidRDefault="002974FE" w:rsidP="00600E75">
      <w:pPr>
        <w:pStyle w:val="ListParagraph"/>
        <w:numPr>
          <w:ilvl w:val="0"/>
          <w:numId w:val="26"/>
        </w:numPr>
        <w:jc w:val="both"/>
        <w:rPr>
          <w:lang w:val="sr-Latn-RS"/>
          <w:rPrChange w:id="1136" w:author="Korisnik" w:date="2024-09-19T16:30:00Z">
            <w:rPr>
              <w:lang w:val="sr-Latn-RS"/>
            </w:rPr>
          </w:rPrChange>
        </w:rPr>
        <w:pPrChange w:id="1137" w:author="Korisnik" w:date="2024-09-19T16:30:00Z">
          <w:pPr>
            <w:jc w:val="both"/>
          </w:pPr>
        </w:pPrChange>
      </w:pPr>
      <w:r w:rsidRPr="00600E75">
        <w:rPr>
          <w:b/>
          <w:i/>
          <w:lang w:val="sr-Latn-RS"/>
          <w:rPrChange w:id="1138" w:author="Korisnik" w:date="2024-09-19T16:30:00Z">
            <w:rPr>
              <w:b/>
              <w:i/>
              <w:lang w:val="sr-Latn-RS"/>
            </w:rPr>
          </w:rPrChange>
        </w:rPr>
        <w:t>Kibana</w:t>
      </w:r>
      <w:r w:rsidRPr="00600E75">
        <w:rPr>
          <w:lang w:val="sr-Latn-RS"/>
          <w:rPrChange w:id="1139" w:author="Korisnik" w:date="2024-09-19T16:30:00Z">
            <w:rPr>
              <w:lang w:val="sr-Latn-RS"/>
            </w:rPr>
          </w:rPrChange>
        </w:rPr>
        <w:t xml:space="preserve"> - </w:t>
      </w:r>
      <w:del w:id="1140" w:author="Korisnik" w:date="2024-09-19T16:31:00Z">
        <w:r w:rsidRPr="00600E75" w:rsidDel="00600E75">
          <w:rPr>
            <w:lang w:val="sr-Latn-RS"/>
            <w:rPrChange w:id="1141" w:author="Korisnik" w:date="2024-09-19T16:30:00Z">
              <w:rPr>
                <w:lang w:val="sr-Latn-RS"/>
              </w:rPr>
            </w:rPrChange>
          </w:rPr>
          <w:delText xml:space="preserve">alat </w:delText>
        </w:r>
      </w:del>
      <w:ins w:id="1142" w:author="Korisnik" w:date="2024-09-19T16:31:00Z">
        <w:r w:rsidR="00600E75">
          <w:rPr>
            <w:lang w:val="sr-Latn-RS"/>
          </w:rPr>
          <w:t>A</w:t>
        </w:r>
        <w:r w:rsidR="00600E75" w:rsidRPr="00D576B0">
          <w:rPr>
            <w:lang w:val="sr-Latn-RS"/>
          </w:rPr>
          <w:t xml:space="preserve">lat </w:t>
        </w:r>
      </w:ins>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Change w:id="1143" w:author="Korisnik" w:date="2024-09-19T16:30:00Z">
            <w:rPr>
              <w:lang w:val="sr-Latn-RS"/>
            </w:rPr>
          </w:rPrChange>
        </w:rPr>
        <w:t>a</w:t>
      </w:r>
      <w:r w:rsidRPr="00600E75">
        <w:rPr>
          <w:lang w:val="sr-Latn-RS"/>
          <w:rPrChange w:id="1144" w:author="Korisnik" w:date="2024-09-19T16:30:00Z">
            <w:rPr>
              <w:lang w:val="sr-Latn-RS"/>
            </w:rPr>
          </w:rPrChange>
        </w:rPr>
        <w:t xml:space="preserve"> korsti </w:t>
      </w:r>
      <w:r w:rsidRPr="00600E75">
        <w:rPr>
          <w:i/>
          <w:lang w:val="sr-Latn-RS"/>
          <w:rPrChange w:id="1145" w:author="Korisnik" w:date="2024-09-19T16:30:00Z">
            <w:rPr>
              <w:i/>
              <w:lang w:val="sr-Latn-RS"/>
            </w:rPr>
          </w:rPrChange>
        </w:rPr>
        <w:t>Elasticsearch</w:t>
      </w:r>
      <w:r w:rsidR="00902E32" w:rsidRPr="00600E75">
        <w:rPr>
          <w:lang w:val="sr-Latn-RS"/>
          <w:rPrChange w:id="1146" w:author="Korisnik" w:date="2024-09-19T16:30:00Z">
            <w:rPr>
              <w:lang w:val="sr-Latn-RS"/>
            </w:rPr>
          </w:rPrChange>
        </w:rPr>
        <w:t>.</w:t>
      </w:r>
    </w:p>
    <w:p w14:paraId="2AD2198C" w14:textId="3C99D049" w:rsidR="00902E32" w:rsidRPr="00600E75" w:rsidRDefault="00902E32" w:rsidP="00600E75">
      <w:pPr>
        <w:pStyle w:val="ListParagraph"/>
        <w:numPr>
          <w:ilvl w:val="0"/>
          <w:numId w:val="26"/>
        </w:numPr>
        <w:jc w:val="both"/>
        <w:rPr>
          <w:lang w:val="sr-Latn-RS"/>
          <w:rPrChange w:id="1147" w:author="Korisnik" w:date="2024-09-19T16:30:00Z">
            <w:rPr>
              <w:lang w:val="sr-Latn-RS"/>
            </w:rPr>
          </w:rPrChange>
        </w:rPr>
        <w:pPrChange w:id="1148" w:author="Korisnik" w:date="2024-09-19T16:30:00Z">
          <w:pPr>
            <w:jc w:val="both"/>
          </w:pPr>
        </w:pPrChange>
      </w:pPr>
      <w:r w:rsidRPr="00600E75">
        <w:rPr>
          <w:b/>
          <w:i/>
          <w:lang w:val="sr-Latn-RS"/>
          <w:rPrChange w:id="1149" w:author="Korisnik" w:date="2024-09-19T16:30:00Z">
            <w:rPr>
              <w:b/>
              <w:i/>
              <w:lang w:val="sr-Latn-RS"/>
            </w:rPr>
          </w:rPrChange>
        </w:rPr>
        <w:t>Docker</w:t>
      </w:r>
      <w:r w:rsidRPr="00600E75">
        <w:rPr>
          <w:lang w:val="sr-Latn-RS"/>
          <w:rPrChange w:id="1150" w:author="Korisnik" w:date="2024-09-19T16:30:00Z">
            <w:rPr>
              <w:lang w:val="sr-Latn-RS"/>
            </w:rPr>
          </w:rPrChange>
        </w:rPr>
        <w:t xml:space="preserve"> - </w:t>
      </w:r>
      <w:del w:id="1151" w:author="Korisnik" w:date="2024-09-19T16:31:00Z">
        <w:r w:rsidRPr="00600E75" w:rsidDel="00600E75">
          <w:rPr>
            <w:lang w:val="sr-Latn-RS"/>
            <w:rPrChange w:id="1152" w:author="Korisnik" w:date="2024-09-19T16:30:00Z">
              <w:rPr>
                <w:lang w:val="sr-Latn-RS"/>
              </w:rPr>
            </w:rPrChange>
          </w:rPr>
          <w:delText xml:space="preserve">podizanje </w:delText>
        </w:r>
      </w:del>
      <w:ins w:id="1153" w:author="Korisnik" w:date="2024-09-19T16:31:00Z">
        <w:r w:rsidR="00600E75">
          <w:rPr>
            <w:lang w:val="sr-Latn-RS"/>
          </w:rPr>
          <w:t>P</w:t>
        </w:r>
        <w:r w:rsidR="00600E75" w:rsidRPr="00D576B0">
          <w:rPr>
            <w:lang w:val="sr-Latn-RS"/>
          </w:rPr>
          <w:t xml:space="preserve">odizanje </w:t>
        </w:r>
      </w:ins>
      <w:r w:rsidRPr="00D576B0">
        <w:rPr>
          <w:i/>
          <w:lang w:val="sr-Latn-RS"/>
        </w:rPr>
        <w:t>Elasticsearch</w:t>
      </w:r>
      <w:r w:rsidRPr="00D576B0">
        <w:rPr>
          <w:lang w:val="sr-Latn-RS"/>
        </w:rPr>
        <w:t xml:space="preserve"> i </w:t>
      </w:r>
      <w:r w:rsidRPr="00D576B0">
        <w:rPr>
          <w:i/>
          <w:lang w:val="sr-Latn-RS"/>
        </w:rPr>
        <w:t>Kibana</w:t>
      </w:r>
      <w:r w:rsidRPr="00600E75">
        <w:rPr>
          <w:lang w:val="sr-Latn-RS"/>
          <w:rPrChange w:id="1154" w:author="Korisnik" w:date="2024-09-19T16:30:00Z">
            <w:rPr>
              <w:lang w:val="sr-Latn-RS"/>
            </w:rPr>
          </w:rPrChange>
        </w:rPr>
        <w:t xml:space="preserve"> instanci i konfiguraciju broja </w:t>
      </w:r>
      <w:r w:rsidRPr="00600E75">
        <w:rPr>
          <w:i/>
          <w:lang w:val="sr-Latn-RS"/>
          <w:rPrChange w:id="1155" w:author="Korisnik" w:date="2024-09-19T16:30:00Z">
            <w:rPr>
              <w:i/>
              <w:lang w:val="sr-Latn-RS"/>
            </w:rPr>
          </w:rPrChange>
        </w:rPr>
        <w:t>node</w:t>
      </w:r>
      <w:r w:rsidRPr="00600E75">
        <w:rPr>
          <w:lang w:val="sr-Latn-RS"/>
          <w:rPrChange w:id="1156" w:author="Korisnik" w:date="2024-09-19T16:30:00Z">
            <w:rPr>
              <w:lang w:val="sr-Latn-RS"/>
            </w:rPr>
          </w:rPrChange>
        </w:rPr>
        <w:t xml:space="preserve"> komponenti u </w:t>
      </w:r>
      <w:r w:rsidRPr="00600E75">
        <w:rPr>
          <w:i/>
          <w:lang w:val="sr-Latn-RS"/>
          <w:rPrChange w:id="1157" w:author="Korisnik" w:date="2024-09-19T16:30:00Z">
            <w:rPr>
              <w:i/>
              <w:lang w:val="sr-Latn-RS"/>
            </w:rPr>
          </w:rPrChange>
        </w:rPr>
        <w:t>cluster</w:t>
      </w:r>
      <w:r w:rsidRPr="00600E75">
        <w:rPr>
          <w:lang w:val="sr-Latn-RS"/>
          <w:rPrChange w:id="1158" w:author="Korisnik" w:date="2024-09-19T16:30:00Z">
            <w:rPr>
              <w:lang w:val="sr-Latn-RS"/>
            </w:rPr>
          </w:rPrChange>
        </w:rPr>
        <w:t xml:space="preserve"> komponenti.</w:t>
      </w:r>
    </w:p>
    <w:p w14:paraId="592AE1E8" w14:textId="1726A1D5" w:rsidR="0014138F" w:rsidRPr="00600E75" w:rsidRDefault="0014138F" w:rsidP="00600E75">
      <w:pPr>
        <w:pStyle w:val="ListParagraph"/>
        <w:numPr>
          <w:ilvl w:val="0"/>
          <w:numId w:val="26"/>
        </w:numPr>
        <w:jc w:val="both"/>
        <w:rPr>
          <w:lang w:val="sr-Latn-RS"/>
          <w:rPrChange w:id="1159" w:author="Korisnik" w:date="2024-09-19T16:30:00Z">
            <w:rPr>
              <w:lang w:val="sr-Latn-RS"/>
            </w:rPr>
          </w:rPrChange>
        </w:rPr>
        <w:pPrChange w:id="1160" w:author="Korisnik" w:date="2024-09-19T16:30:00Z">
          <w:pPr>
            <w:jc w:val="both"/>
          </w:pPr>
        </w:pPrChange>
      </w:pPr>
      <w:r w:rsidRPr="00600E75">
        <w:rPr>
          <w:b/>
          <w:i/>
          <w:lang w:val="sr-Latn-RS"/>
          <w:rPrChange w:id="1161" w:author="Korisnik" w:date="2024-09-19T16:30:00Z">
            <w:rPr>
              <w:b/>
              <w:i/>
              <w:lang w:val="sr-Latn-RS"/>
            </w:rPr>
          </w:rPrChange>
        </w:rPr>
        <w:t>Angular</w:t>
      </w:r>
      <w:r w:rsidRPr="00600E75">
        <w:rPr>
          <w:lang w:val="sr-Latn-RS"/>
          <w:rPrChange w:id="1162" w:author="Korisnik" w:date="2024-09-19T16:30:00Z">
            <w:rPr>
              <w:lang w:val="sr-Latn-RS"/>
            </w:rPr>
          </w:rPrChange>
        </w:rPr>
        <w:t xml:space="preserve"> - </w:t>
      </w:r>
      <w:del w:id="1163" w:author="Korisnik" w:date="2024-09-19T16:31:00Z">
        <w:r w:rsidRPr="00600E75" w:rsidDel="00600E75">
          <w:rPr>
            <w:i/>
            <w:lang w:val="sr-Latn-RS"/>
            <w:rPrChange w:id="1164" w:author="Korisnik" w:date="2024-09-19T16:30:00Z">
              <w:rPr>
                <w:i/>
                <w:lang w:val="sr-Latn-RS"/>
              </w:rPr>
            </w:rPrChange>
          </w:rPr>
          <w:delText>frontend</w:delText>
        </w:r>
        <w:r w:rsidRPr="00600E75" w:rsidDel="00600E75">
          <w:rPr>
            <w:lang w:val="sr-Latn-RS"/>
            <w:rPrChange w:id="1165" w:author="Korisnik" w:date="2024-09-19T16:30:00Z">
              <w:rPr>
                <w:lang w:val="sr-Latn-RS"/>
              </w:rPr>
            </w:rPrChange>
          </w:rPr>
          <w:delText xml:space="preserve"> </w:delText>
        </w:r>
      </w:del>
      <w:ins w:id="1166" w:author="Korisnik" w:date="2024-09-19T16:31:00Z">
        <w:r w:rsidR="00600E75">
          <w:rPr>
            <w:i/>
            <w:lang w:val="sr-Latn-RS"/>
          </w:rPr>
          <w:t>F</w:t>
        </w:r>
        <w:r w:rsidR="00600E75" w:rsidRPr="00D576B0">
          <w:rPr>
            <w:i/>
            <w:lang w:val="sr-Latn-RS"/>
          </w:rPr>
          <w:t>rontend</w:t>
        </w:r>
        <w:r w:rsidR="00600E75" w:rsidRPr="00D576B0">
          <w:rPr>
            <w:lang w:val="sr-Latn-RS"/>
          </w:rPr>
          <w:t xml:space="preserve"> </w:t>
        </w:r>
      </w:ins>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1167" w:name="_Toc177671563"/>
      <w:r>
        <w:rPr>
          <w:lang w:val="sr-Latn-RS"/>
        </w:rPr>
        <w:t>Detalji implementacije</w:t>
      </w:r>
      <w:bookmarkEnd w:id="1167"/>
    </w:p>
    <w:p w14:paraId="16012CCA" w14:textId="77777777" w:rsidR="00AD047B" w:rsidRDefault="00FD5ECA" w:rsidP="00FD5ECA">
      <w:pPr>
        <w:pStyle w:val="Heading3"/>
        <w:rPr>
          <w:lang w:val="sr-Latn-RS"/>
        </w:rPr>
      </w:pPr>
      <w:bookmarkStart w:id="1168" w:name="_Toc177671564"/>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1168"/>
    </w:p>
    <w:p w14:paraId="46200F02" w14:textId="77777777" w:rsidR="00FD5ECA" w:rsidRDefault="00FD5ECA" w:rsidP="00FD5ECA">
      <w:pPr>
        <w:rPr>
          <w:lang w:val="sr-Latn-RS"/>
        </w:rPr>
      </w:pPr>
    </w:p>
    <w:p w14:paraId="56ECA075" w14:textId="1D348FCB" w:rsidR="00FD5ECA" w:rsidDel="0043753E" w:rsidRDefault="00FD5ECA" w:rsidP="00FD5ECA">
      <w:pPr>
        <w:rPr>
          <w:del w:id="1169" w:author="Korisnik" w:date="2024-09-19T16:33:00Z"/>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Mora postojati podrazumevani indeks u koji će se smeštati podaci</w:t>
      </w:r>
      <w:ins w:id="1170" w:author="Dunja Vrbaski" w:date="2024-09-17T23:56:00Z">
        <w:r w:rsidR="004A549F">
          <w:rPr>
            <w:lang w:val="sr-Latn-RS"/>
          </w:rPr>
          <w:t>. U</w:t>
        </w:r>
      </w:ins>
      <w:del w:id="1171" w:author="Dunja Vrbaski" w:date="2024-09-17T23:56:00Z">
        <w:r w:rsidDel="004A549F">
          <w:rPr>
            <w:lang w:val="sr-Latn-RS"/>
          </w:rPr>
          <w:delText>, u</w:delText>
        </w:r>
      </w:del>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ED49573" w14:textId="77777777" w:rsidR="009155BE" w:rsidRDefault="009155BE" w:rsidP="00FD5ECA">
      <w:pPr>
        <w:rPr>
          <w:lang w:val="sr-Latn-RS"/>
        </w:rPr>
      </w:pP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lastRenderedPageBreak/>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77777777" w:rsidR="00FD5ECA" w:rsidRPr="00A763DA" w:rsidRDefault="00FD5ECA" w:rsidP="00FD5ECA">
      <w:pPr>
        <w:jc w:val="center"/>
        <w:rPr>
          <w:i/>
        </w:rPr>
      </w:pPr>
      <w:r w:rsidRPr="00A763DA">
        <w:rPr>
          <w:i/>
        </w:rPr>
        <w:t>Listing 7: Podešavanja indeksa</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451DDA80" w14:textId="77777777" w:rsidR="00FD5ECA" w:rsidDel="00920D93" w:rsidRDefault="007020CE" w:rsidP="00FD5ECA">
      <w:pPr>
        <w:pStyle w:val="ListParagraph"/>
        <w:numPr>
          <w:ilvl w:val="0"/>
          <w:numId w:val="23"/>
        </w:numPr>
        <w:jc w:val="both"/>
        <w:rPr>
          <w:del w:id="1172" w:author="Korisnik" w:date="2024-09-19T16:34:00Z"/>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5542EF4" w14:textId="77777777" w:rsidR="00A94826" w:rsidRPr="00D576B0" w:rsidDel="00920D93" w:rsidRDefault="00A94826" w:rsidP="00920D93">
      <w:pPr>
        <w:pStyle w:val="ListParagraph"/>
        <w:numPr>
          <w:ilvl w:val="0"/>
          <w:numId w:val="23"/>
        </w:numPr>
        <w:jc w:val="both"/>
        <w:rPr>
          <w:del w:id="1173" w:author="Korisnik" w:date="2024-09-19T16:34:00Z"/>
          <w:lang w:val="sr-Latn-RS"/>
        </w:rPr>
        <w:pPrChange w:id="1174" w:author="Korisnik" w:date="2024-09-19T16:34:00Z">
          <w:pPr>
            <w:jc w:val="both"/>
          </w:pPr>
        </w:pPrChange>
      </w:pPr>
    </w:p>
    <w:p w14:paraId="299A00F0" w14:textId="77777777" w:rsidR="00A94826" w:rsidDel="00920D93" w:rsidRDefault="00A94826" w:rsidP="00920D93">
      <w:pPr>
        <w:pStyle w:val="ListParagraph"/>
        <w:rPr>
          <w:del w:id="1175" w:author="Korisnik" w:date="2024-09-19T16:34:00Z"/>
          <w:lang w:val="sr-Latn-RS"/>
        </w:rPr>
        <w:pPrChange w:id="1176" w:author="Korisnik" w:date="2024-09-19T16:34:00Z">
          <w:pPr>
            <w:jc w:val="both"/>
          </w:pPr>
        </w:pPrChange>
      </w:pPr>
    </w:p>
    <w:p w14:paraId="1422B6CE" w14:textId="6059C3F9" w:rsidR="00A94826" w:rsidDel="00920D93" w:rsidRDefault="00A94826" w:rsidP="00920D93">
      <w:pPr>
        <w:pStyle w:val="ListParagraph"/>
        <w:rPr>
          <w:del w:id="1177" w:author="Korisnik" w:date="2024-09-19T16:34:00Z"/>
          <w:lang w:val="sr-Latn-RS"/>
        </w:rPr>
        <w:pPrChange w:id="1178" w:author="Korisnik" w:date="2024-09-19T16:34:00Z">
          <w:pPr>
            <w:jc w:val="both"/>
          </w:pPr>
        </w:pPrChange>
      </w:pPr>
    </w:p>
    <w:p w14:paraId="12CBB87B" w14:textId="77777777" w:rsidR="00A94826" w:rsidRPr="00A94826" w:rsidRDefault="00A94826" w:rsidP="00920D93">
      <w:pPr>
        <w:pStyle w:val="ListParagraph"/>
        <w:numPr>
          <w:ilvl w:val="0"/>
          <w:numId w:val="23"/>
        </w:numPr>
        <w:jc w:val="both"/>
        <w:rPr>
          <w:lang w:val="sr-Latn-RS"/>
        </w:rPr>
        <w:pPrChange w:id="1179" w:author="Korisnik" w:date="2024-09-19T16:34:00Z">
          <w:pPr>
            <w:jc w:val="both"/>
          </w:pPr>
        </w:pPrChange>
      </w:pP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Pr="004A549F"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1180" w:name="_Toc177671565"/>
      <w:r>
        <w:rPr>
          <w:lang w:val="sr-Latn-RS"/>
        </w:rPr>
        <w:t xml:space="preserve">Implementacija </w:t>
      </w:r>
      <w:r w:rsidRPr="00BB32DE">
        <w:rPr>
          <w:i/>
          <w:lang w:val="sr-Latn-RS"/>
        </w:rPr>
        <w:t>CRUD</w:t>
      </w:r>
      <w:r>
        <w:rPr>
          <w:lang w:val="sr-Latn-RS"/>
        </w:rPr>
        <w:t xml:space="preserve"> metoda</w:t>
      </w:r>
      <w:bookmarkEnd w:id="1180"/>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32F940BF" w:rsidR="00197237" w:rsidRDefault="00EE4627" w:rsidP="00977728">
      <w:pPr>
        <w:jc w:val="both"/>
        <w:rPr>
          <w:lang w:val="sr-Latn-RS"/>
        </w:rPr>
      </w:pPr>
      <w:r>
        <w:rPr>
          <w:lang w:val="sr-Latn-RS"/>
        </w:rPr>
        <w:lastRenderedPageBreak/>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w:t>
      </w:r>
      <w:del w:id="1181" w:author="Dunja Vrbaski" w:date="2024-09-17T23:57:00Z">
        <w:r w:rsidR="00977728" w:rsidDel="00112C16">
          <w:rPr>
            <w:lang w:val="sr-Latn-RS"/>
          </w:rPr>
          <w:delText>,</w:delText>
        </w:r>
      </w:del>
      <w:r w:rsidR="00977728">
        <w:rPr>
          <w:lang w:val="sr-Latn-RS"/>
        </w:rPr>
        <w:t xml:space="preserve"> i potom injektovati tu vrednost</w:t>
      </w:r>
      <w:del w:id="1182" w:author="Dunja Vrbaski" w:date="2024-09-17T23:57:00Z">
        <w:r w:rsidR="00977728" w:rsidDel="00112C16">
          <w:rPr>
            <w:lang w:val="sr-Latn-RS"/>
          </w:rPr>
          <w:delText>u</w:delText>
        </w:r>
      </w:del>
      <w:r w:rsidR="00977728">
        <w:rPr>
          <w:lang w:val="sr-Latn-RS"/>
        </w:rPr>
        <w:t xml:space="preserve">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38BF3B" w14:textId="77777777" w:rsidR="00DB6735" w:rsidDel="00920D93" w:rsidRDefault="00DB6735" w:rsidP="00DB6735">
      <w:pPr>
        <w:jc w:val="center"/>
        <w:rPr>
          <w:del w:id="1183" w:author="Korisnik" w:date="2024-09-19T16:34:00Z"/>
          <w:i/>
        </w:rPr>
      </w:pPr>
      <w:r w:rsidRPr="00DB6735">
        <w:rPr>
          <w:i/>
        </w:rPr>
        <w:t>Listing 15: CreateDocumentAsync(T document)</w:t>
      </w:r>
    </w:p>
    <w:p w14:paraId="6F0D2DAC" w14:textId="77777777" w:rsidR="009A2B21" w:rsidRPr="007F2BD1" w:rsidRDefault="009A2B21" w:rsidP="00920D93">
      <w:pPr>
        <w:jc w:val="center"/>
        <w:pPrChange w:id="1184" w:author="Korisnik" w:date="2024-09-19T16:34:00Z">
          <w:pPr>
            <w:jc w:val="both"/>
          </w:pPr>
        </w:pPrChange>
      </w:pP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5B4AE891" w14:textId="6BF5EFE0" w:rsidR="005537C0" w:rsidRPr="005537C0" w:rsidDel="00920D93" w:rsidRDefault="005537C0" w:rsidP="005537C0">
      <w:pPr>
        <w:jc w:val="both"/>
        <w:rPr>
          <w:del w:id="1185" w:author="Korisnik" w:date="2024-09-19T16:34:00Z"/>
        </w:rPr>
      </w:pPr>
    </w:p>
    <w:p w14:paraId="63C8EC79" w14:textId="77777777" w:rsidR="00FD17EE" w:rsidRDefault="00FD17EE" w:rsidP="00FD17EE">
      <w:pPr>
        <w:pStyle w:val="Heading3"/>
        <w:rPr>
          <w:lang w:val="sr-Latn-RS"/>
        </w:rPr>
      </w:pPr>
      <w:bookmarkStart w:id="1186" w:name="_Toc177671566"/>
      <w:r>
        <w:rPr>
          <w:lang w:val="sr-Latn-RS"/>
        </w:rPr>
        <w:t>Implementacija pretrage</w:t>
      </w:r>
      <w:bookmarkEnd w:id="1186"/>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ins w:id="1187" w:author="Dunja Vrbaski" w:date="2024-09-17T23:58:00Z">
        <w:r w:rsidR="00112C16">
          <w:rPr>
            <w:lang w:val="sr-Latn-RS"/>
          </w:rPr>
          <w:t>,</w:t>
        </w:r>
      </w:ins>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1188" w:name="_Toc177671567"/>
      <w:r w:rsidRPr="00112C16">
        <w:rPr>
          <w:lang w:val="sr-Latn-RS"/>
        </w:rPr>
        <w:t>Primeri korisničkog interfejsa</w:t>
      </w:r>
      <w:bookmarkEnd w:id="1188"/>
    </w:p>
    <w:p w14:paraId="0CC27BBA" w14:textId="77777777" w:rsidR="00920464" w:rsidRPr="00112C16" w:rsidRDefault="00920464" w:rsidP="00920464">
      <w:pPr>
        <w:rPr>
          <w:lang w:val="sr-Latn-RS"/>
        </w:rPr>
      </w:pPr>
    </w:p>
    <w:p w14:paraId="1C11347D" w14:textId="58CD6946" w:rsidR="006A6CED" w:rsidRPr="00112C16" w:rsidRDefault="006D728E" w:rsidP="00654791">
      <w:pPr>
        <w:jc w:val="both"/>
        <w:rPr>
          <w:lang w:val="sr-Latn-RS"/>
        </w:rPr>
      </w:pPr>
      <w:r w:rsidRPr="00112C16">
        <w:rPr>
          <w:lang w:val="sr-Latn-RS"/>
        </w:rPr>
        <w:t xml:space="preserve">Na slici </w:t>
      </w:r>
      <w:del w:id="1189" w:author="Korisnik" w:date="2024-09-19T16:06:00Z">
        <w:r w:rsidRPr="00112C16" w:rsidDel="0004379F">
          <w:rPr>
            <w:lang w:val="sr-Latn-RS"/>
          </w:rPr>
          <w:delText xml:space="preserve">16 </w:delText>
        </w:r>
      </w:del>
      <w:ins w:id="1190" w:author="Korisnik" w:date="2024-09-19T16:06:00Z">
        <w:r w:rsidR="0004379F" w:rsidRPr="00112C16">
          <w:rPr>
            <w:lang w:val="sr-Latn-RS"/>
          </w:rPr>
          <w:t>1</w:t>
        </w:r>
        <w:r w:rsidR="0004379F">
          <w:rPr>
            <w:lang w:val="sr-Latn-RS"/>
          </w:rPr>
          <w:t>5</w:t>
        </w:r>
        <w:r w:rsidR="0004379F" w:rsidRPr="00112C16">
          <w:rPr>
            <w:lang w:val="sr-Latn-RS"/>
          </w:rPr>
          <w:t xml:space="preserve"> </w:t>
        </w:r>
      </w:ins>
      <w:r w:rsidRPr="00112C16">
        <w:rPr>
          <w:lang w:val="sr-Latn-RS"/>
        </w:rPr>
        <w:t xml:space="preserve">se nalazi </w:t>
      </w:r>
      <w:ins w:id="1191" w:author="Dunja Vrbaski" w:date="2024-09-17T23:58:00Z">
        <w:r w:rsidR="00112C16">
          <w:rPr>
            <w:lang w:val="sr-Latn-RS"/>
          </w:rPr>
          <w:t>osnovna stranica</w:t>
        </w:r>
      </w:ins>
      <w:del w:id="1192" w:author="Dunja Vrbaski" w:date="2024-09-17T23:58:00Z">
        <w:r w:rsidRPr="00112C16" w:rsidDel="00112C16">
          <w:rPr>
            <w:i/>
            <w:lang w:val="sr-Latn-RS"/>
          </w:rPr>
          <w:delText>landing page</w:delText>
        </w:r>
      </w:del>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3690"/>
                    </a:xfrm>
                    <a:prstGeom prst="rect">
                      <a:avLst/>
                    </a:prstGeom>
                  </pic:spPr>
                </pic:pic>
              </a:graphicData>
            </a:graphic>
          </wp:inline>
        </w:drawing>
      </w:r>
    </w:p>
    <w:p w14:paraId="284F6616" w14:textId="30464857" w:rsidR="00654791" w:rsidRPr="00112C16" w:rsidRDefault="00654791" w:rsidP="00654791">
      <w:pPr>
        <w:pStyle w:val="Caption"/>
        <w:rPr>
          <w:sz w:val="22"/>
          <w:lang w:val="sr-Latn-RS"/>
        </w:rPr>
      </w:pPr>
      <w:r w:rsidRPr="00112C16">
        <w:rPr>
          <w:sz w:val="22"/>
          <w:lang w:val="sr-Latn-RS"/>
        </w:rPr>
        <w:t xml:space="preserve">Slika </w:t>
      </w:r>
      <w:del w:id="1193" w:author="Korisnik" w:date="2024-09-19T16:06:00Z">
        <w:r w:rsidRPr="00112C16" w:rsidDel="0004379F">
          <w:rPr>
            <w:sz w:val="22"/>
            <w:lang w:val="sr-Latn-RS"/>
          </w:rPr>
          <w:delText>16</w:delText>
        </w:r>
      </w:del>
      <w:ins w:id="1194" w:author="Korisnik" w:date="2024-09-19T16:06:00Z">
        <w:r w:rsidR="0004379F" w:rsidRPr="00112C16">
          <w:rPr>
            <w:sz w:val="22"/>
            <w:lang w:val="sr-Latn-RS"/>
          </w:rPr>
          <w:t>1</w:t>
        </w:r>
        <w:r w:rsidR="0004379F">
          <w:rPr>
            <w:sz w:val="22"/>
            <w:lang w:val="sr-Latn-RS"/>
          </w:rPr>
          <w:t>5</w:t>
        </w:r>
      </w:ins>
      <w:r w:rsidRPr="00112C16">
        <w:rPr>
          <w:sz w:val="22"/>
          <w:lang w:val="sr-Latn-RS"/>
        </w:rPr>
        <w:t>. Landing page</w:t>
      </w:r>
    </w:p>
    <w:p w14:paraId="090C3123" w14:textId="558047A8" w:rsidR="00C76260" w:rsidRDefault="000B5DD2" w:rsidP="007126B9">
      <w:pPr>
        <w:jc w:val="both"/>
        <w:rPr>
          <w:ins w:id="1195" w:author="Korisnik" w:date="2024-09-19T20:42:00Z"/>
        </w:rPr>
      </w:pPr>
      <w:r w:rsidRPr="00112C16">
        <w:rPr>
          <w:lang w:val="sr-Latn-RS"/>
        </w:rPr>
        <w:t xml:space="preserve">Na slikama </w:t>
      </w:r>
      <w:del w:id="1196" w:author="Korisnik" w:date="2024-09-19T16:06:00Z">
        <w:r w:rsidRPr="00112C16" w:rsidDel="0004379F">
          <w:rPr>
            <w:lang w:val="sr-Latn-RS"/>
          </w:rPr>
          <w:delText xml:space="preserve">17 </w:delText>
        </w:r>
      </w:del>
      <w:ins w:id="1197" w:author="Korisnik" w:date="2024-09-19T16:06:00Z">
        <w:r w:rsidR="0004379F" w:rsidRPr="00112C16">
          <w:rPr>
            <w:lang w:val="sr-Latn-RS"/>
          </w:rPr>
          <w:t>1</w:t>
        </w:r>
        <w:r w:rsidR="0004379F">
          <w:rPr>
            <w:lang w:val="sr-Latn-RS"/>
          </w:rPr>
          <w:t>6</w:t>
        </w:r>
        <w:r w:rsidR="0004379F" w:rsidRPr="00112C16">
          <w:rPr>
            <w:lang w:val="sr-Latn-RS"/>
          </w:rPr>
          <w:t xml:space="preserve"> </w:t>
        </w:r>
      </w:ins>
      <w:r w:rsidRPr="00112C16">
        <w:rPr>
          <w:lang w:val="sr-Latn-RS"/>
        </w:rPr>
        <w:t xml:space="preserve">i </w:t>
      </w:r>
      <w:del w:id="1198" w:author="Korisnik" w:date="2024-09-19T16:06:00Z">
        <w:r w:rsidRPr="00112C16" w:rsidDel="0004379F">
          <w:rPr>
            <w:lang w:val="sr-Latn-RS"/>
          </w:rPr>
          <w:delText xml:space="preserve">18 </w:delText>
        </w:r>
      </w:del>
      <w:ins w:id="1199" w:author="Korisnik" w:date="2024-09-19T16:06:00Z">
        <w:r w:rsidR="0004379F" w:rsidRPr="00112C16">
          <w:rPr>
            <w:lang w:val="sr-Latn-RS"/>
          </w:rPr>
          <w:t>1</w:t>
        </w:r>
        <w:r w:rsidR="0004379F">
          <w:rPr>
            <w:lang w:val="sr-Latn-RS"/>
          </w:rPr>
          <w:t>7</w:t>
        </w:r>
        <w:r w:rsidR="0004379F" w:rsidRPr="00112C16">
          <w:rPr>
            <w:lang w:val="sr-Latn-RS"/>
          </w:rPr>
          <w:t xml:space="preserve"> </w:t>
        </w:r>
      </w:ins>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xml:space="preserve">. </w:t>
      </w:r>
      <w:del w:id="1200" w:author="Dunja Vrbaski" w:date="2024-09-17T23:59:00Z">
        <w:r w:rsidRPr="00112C16" w:rsidDel="00112C16">
          <w:rPr>
            <w:lang w:val="sr-Latn-RS"/>
          </w:rPr>
          <w:delText xml:space="preserve">Svako pitanje je moguće lajkovati ili dislajkovatai. </w:delText>
        </w:r>
      </w:del>
      <w:r w:rsidRPr="00112C16">
        <w:rPr>
          <w:lang w:val="sr-Latn-RS"/>
        </w:rPr>
        <w:t>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6E9CE3E1" w14:textId="26AADA38" w:rsidR="009D182E" w:rsidDel="009D182E" w:rsidRDefault="009D182E" w:rsidP="007126B9">
      <w:pPr>
        <w:jc w:val="both"/>
        <w:rPr>
          <w:del w:id="1201" w:author="Korisnik" w:date="2024-09-19T20:43:00Z"/>
        </w:rPr>
      </w:pPr>
      <w:ins w:id="1202" w:author="Korisnik" w:date="2024-09-19T20:42:00Z">
        <w:r>
          <w:rPr>
            <w:noProof/>
          </w:rPr>
          <w:drawing>
            <wp:inline distT="0" distB="0" distL="0" distR="0" wp14:anchorId="03826C4A" wp14:editId="25A90EE2">
              <wp:extent cx="59436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1310"/>
                      </a:xfrm>
                      <a:prstGeom prst="rect">
                        <a:avLst/>
                      </a:prstGeom>
                    </pic:spPr>
                  </pic:pic>
                </a:graphicData>
              </a:graphic>
            </wp:inline>
          </w:drawing>
        </w:r>
      </w:ins>
    </w:p>
    <w:p w14:paraId="33C5C8B5" w14:textId="61ACBD61" w:rsidR="00C76260" w:rsidRDefault="00C76260" w:rsidP="009D182E">
      <w:pPr>
        <w:jc w:val="both"/>
        <w:pPrChange w:id="1203" w:author="Korisnik" w:date="2024-09-19T20:43:00Z">
          <w:pPr>
            <w:keepNext/>
            <w:jc w:val="center"/>
          </w:pPr>
        </w:pPrChange>
      </w:pPr>
      <w:del w:id="1204" w:author="Korisnik" w:date="2024-09-19T20:42:00Z">
        <w:r w:rsidDel="009D182E">
          <w:rPr>
            <w:noProof/>
          </w:rPr>
          <w:drawing>
            <wp:inline distT="0" distB="0" distL="0" distR="0" wp14:anchorId="52FA0E39" wp14:editId="3AEA24CE">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2580"/>
                      </a:xfrm>
                      <a:prstGeom prst="rect">
                        <a:avLst/>
                      </a:prstGeom>
                    </pic:spPr>
                  </pic:pic>
                </a:graphicData>
              </a:graphic>
            </wp:inline>
          </w:drawing>
        </w:r>
      </w:del>
    </w:p>
    <w:p w14:paraId="45B19C0C" w14:textId="5C592B17" w:rsidR="00C76260" w:rsidRDefault="00C76260" w:rsidP="00C76260">
      <w:pPr>
        <w:pStyle w:val="Caption"/>
      </w:pPr>
      <w:r>
        <w:rPr>
          <w:sz w:val="22"/>
        </w:rPr>
        <w:t xml:space="preserve">Slika </w:t>
      </w:r>
      <w:del w:id="1205" w:author="Korisnik" w:date="2024-09-19T16:06:00Z">
        <w:r w:rsidDel="0004379F">
          <w:rPr>
            <w:sz w:val="22"/>
          </w:rPr>
          <w:delText>17</w:delText>
        </w:r>
      </w:del>
      <w:ins w:id="1206" w:author="Korisnik" w:date="2024-09-19T16:06:00Z">
        <w:r w:rsidR="0004379F">
          <w:rPr>
            <w:sz w:val="22"/>
          </w:rPr>
          <w:t>16</w:t>
        </w:r>
      </w:ins>
      <w:r>
        <w:rPr>
          <w:sz w:val="22"/>
        </w:rPr>
        <w:t>. Detalji pitanja</w:t>
      </w:r>
    </w:p>
    <w:p w14:paraId="49BC5F76" w14:textId="5813965D" w:rsidR="00C76260" w:rsidRDefault="00490F41" w:rsidP="00490F41">
      <w:pPr>
        <w:keepNext/>
        <w:jc w:val="center"/>
        <w:pPrChange w:id="1207" w:author="Korisnik" w:date="2024-09-19T20:44:00Z">
          <w:pPr>
            <w:keepNext/>
            <w:jc w:val="center"/>
          </w:pPr>
        </w:pPrChange>
      </w:pPr>
      <w:ins w:id="1208" w:author="Korisnik" w:date="2024-09-19T20:44:00Z">
        <w:r>
          <w:rPr>
            <w:noProof/>
          </w:rPr>
          <w:lastRenderedPageBreak/>
          <w:drawing>
            <wp:inline distT="0" distB="0" distL="0" distR="0" wp14:anchorId="04EB6ABB" wp14:editId="24FEB8C8">
              <wp:extent cx="594360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9565"/>
                      </a:xfrm>
                      <a:prstGeom prst="rect">
                        <a:avLst/>
                      </a:prstGeom>
                    </pic:spPr>
                  </pic:pic>
                </a:graphicData>
              </a:graphic>
            </wp:inline>
          </w:drawing>
        </w:r>
      </w:ins>
      <w:del w:id="1209" w:author="Korisnik" w:date="2024-09-19T20:44:00Z">
        <w:r w:rsidR="00C76260" w:rsidDel="00490F41">
          <w:rPr>
            <w:noProof/>
          </w:rPr>
          <w:drawing>
            <wp:inline distT="0" distB="0" distL="0" distR="0" wp14:anchorId="55CE62FC" wp14:editId="348E7462">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2420"/>
                      </a:xfrm>
                      <a:prstGeom prst="rect">
                        <a:avLst/>
                      </a:prstGeom>
                    </pic:spPr>
                  </pic:pic>
                </a:graphicData>
              </a:graphic>
            </wp:inline>
          </w:drawing>
        </w:r>
      </w:del>
    </w:p>
    <w:p w14:paraId="5AA7094F" w14:textId="21A927C8" w:rsidR="00C76260" w:rsidRDefault="00C76260" w:rsidP="00C76260">
      <w:pPr>
        <w:pStyle w:val="Caption"/>
        <w:rPr>
          <w:sz w:val="22"/>
        </w:rPr>
      </w:pPr>
      <w:r w:rsidRPr="00C76260">
        <w:rPr>
          <w:sz w:val="22"/>
        </w:rPr>
        <w:t xml:space="preserve">Slika </w:t>
      </w:r>
      <w:del w:id="1210" w:author="Korisnik" w:date="2024-09-19T16:07:00Z">
        <w:r w:rsidRPr="00C76260" w:rsidDel="0004379F">
          <w:rPr>
            <w:sz w:val="22"/>
          </w:rPr>
          <w:delText>18</w:delText>
        </w:r>
      </w:del>
      <w:ins w:id="1211" w:author="Korisnik" w:date="2024-09-19T16:07:00Z">
        <w:r w:rsidR="0004379F" w:rsidRPr="00C76260">
          <w:rPr>
            <w:sz w:val="22"/>
          </w:rPr>
          <w:t>1</w:t>
        </w:r>
        <w:r w:rsidR="0004379F">
          <w:rPr>
            <w:sz w:val="22"/>
          </w:rPr>
          <w:t>7</w:t>
        </w:r>
      </w:ins>
      <w:r w:rsidRPr="00C76260">
        <w:rPr>
          <w:sz w:val="22"/>
        </w:rPr>
        <w:t>. O</w:t>
      </w:r>
      <w:r>
        <w:rPr>
          <w:sz w:val="22"/>
        </w:rPr>
        <w:t>dgovori na pitanje</w:t>
      </w:r>
    </w:p>
    <w:p w14:paraId="551CF490" w14:textId="7D7C2B42" w:rsidR="004F5B88" w:rsidRPr="004F5B88" w:rsidRDefault="004F5B88" w:rsidP="007126B9">
      <w:pPr>
        <w:jc w:val="both"/>
      </w:pPr>
      <w:r>
        <w:t xml:space="preserve">Na slikama </w:t>
      </w:r>
      <w:del w:id="1212" w:author="Korisnik" w:date="2024-09-19T16:07:00Z">
        <w:r w:rsidDel="0004379F">
          <w:delText xml:space="preserve">19 </w:delText>
        </w:r>
      </w:del>
      <w:ins w:id="1213" w:author="Korisnik" w:date="2024-09-19T16:07:00Z">
        <w:r w:rsidR="0004379F">
          <w:t xml:space="preserve">18 </w:t>
        </w:r>
      </w:ins>
      <w:r w:rsidR="00533B3B">
        <w:t xml:space="preserve">i </w:t>
      </w:r>
      <w:del w:id="1214" w:author="Korisnik" w:date="2024-09-19T16:07:00Z">
        <w:r w:rsidR="00533B3B" w:rsidDel="0004379F">
          <w:delText xml:space="preserve">20 </w:delText>
        </w:r>
      </w:del>
      <w:ins w:id="1215" w:author="Korisnik" w:date="2024-09-19T16:07:00Z">
        <w:r w:rsidR="0004379F">
          <w:t xml:space="preserve">19 </w:t>
        </w:r>
      </w:ins>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8135"/>
                    </a:xfrm>
                    <a:prstGeom prst="rect">
                      <a:avLst/>
                    </a:prstGeom>
                  </pic:spPr>
                </pic:pic>
              </a:graphicData>
            </a:graphic>
          </wp:inline>
        </w:drawing>
      </w:r>
    </w:p>
    <w:p w14:paraId="553AD7A5" w14:textId="281F0A23" w:rsidR="007C23E0" w:rsidRDefault="007C23E0" w:rsidP="007C23E0">
      <w:pPr>
        <w:pStyle w:val="Caption"/>
        <w:rPr>
          <w:sz w:val="22"/>
        </w:rPr>
      </w:pPr>
      <w:r w:rsidRPr="007C23E0">
        <w:rPr>
          <w:sz w:val="22"/>
        </w:rPr>
        <w:t xml:space="preserve">Slika </w:t>
      </w:r>
      <w:del w:id="1216" w:author="Korisnik" w:date="2024-09-19T16:07:00Z">
        <w:r w:rsidRPr="007C23E0" w:rsidDel="0004379F">
          <w:rPr>
            <w:sz w:val="22"/>
          </w:rPr>
          <w:delText>19</w:delText>
        </w:r>
      </w:del>
      <w:ins w:id="1217" w:author="Korisnik" w:date="2024-09-19T16:07:00Z">
        <w:r w:rsidR="0004379F" w:rsidRPr="007C23E0">
          <w:rPr>
            <w:sz w:val="22"/>
          </w:rPr>
          <w:t>1</w:t>
        </w:r>
        <w:r w:rsidR="0004379F">
          <w:rPr>
            <w:sz w:val="22"/>
          </w:rPr>
          <w:t>8</w:t>
        </w:r>
      </w:ins>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0515"/>
                    </a:xfrm>
                    <a:prstGeom prst="rect">
                      <a:avLst/>
                    </a:prstGeom>
                  </pic:spPr>
                </pic:pic>
              </a:graphicData>
            </a:graphic>
          </wp:inline>
        </w:drawing>
      </w:r>
    </w:p>
    <w:p w14:paraId="53D85A90" w14:textId="4536BF76" w:rsidR="009E7692" w:rsidRDefault="009E7692" w:rsidP="009E7692">
      <w:pPr>
        <w:pStyle w:val="Caption"/>
        <w:rPr>
          <w:sz w:val="22"/>
        </w:rPr>
      </w:pPr>
      <w:r w:rsidRPr="009E7692">
        <w:rPr>
          <w:sz w:val="22"/>
        </w:rPr>
        <w:t xml:space="preserve">Slika </w:t>
      </w:r>
      <w:del w:id="1218" w:author="Korisnik" w:date="2024-09-19T16:07:00Z">
        <w:r w:rsidRPr="009E7692" w:rsidDel="0004379F">
          <w:rPr>
            <w:sz w:val="22"/>
          </w:rPr>
          <w:delText>20</w:delText>
        </w:r>
      </w:del>
      <w:ins w:id="1219" w:author="Korisnik" w:date="2024-09-19T16:07:00Z">
        <w:r w:rsidR="0004379F">
          <w:rPr>
            <w:sz w:val="22"/>
          </w:rPr>
          <w:t>19</w:t>
        </w:r>
      </w:ins>
      <w:r w:rsidRPr="009E7692">
        <w:rPr>
          <w:sz w:val="22"/>
        </w:rPr>
        <w:t>. Primer pretrage 2</w:t>
      </w:r>
    </w:p>
    <w:p w14:paraId="2E1737FB" w14:textId="40BC8E7D" w:rsidR="00505B91" w:rsidRPr="00505B91" w:rsidRDefault="00505B91" w:rsidP="00505B91">
      <w:r>
        <w:t xml:space="preserve">Na slici </w:t>
      </w:r>
      <w:del w:id="1220" w:author="Korisnik" w:date="2024-09-19T16:07:00Z">
        <w:r w:rsidDel="0004379F">
          <w:delText xml:space="preserve">21 </w:delText>
        </w:r>
      </w:del>
      <w:ins w:id="1221" w:author="Korisnik" w:date="2024-09-19T16:07:00Z">
        <w:r w:rsidR="0004379F">
          <w:t xml:space="preserve">20 </w:t>
        </w:r>
      </w:ins>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53690"/>
                    </a:xfrm>
                    <a:prstGeom prst="rect">
                      <a:avLst/>
                    </a:prstGeom>
                  </pic:spPr>
                </pic:pic>
              </a:graphicData>
            </a:graphic>
          </wp:inline>
        </w:drawing>
      </w:r>
    </w:p>
    <w:p w14:paraId="544A1FBA" w14:textId="1796E80D" w:rsidR="00FD17EE" w:rsidRDefault="0083388A" w:rsidP="0083388A">
      <w:pPr>
        <w:pStyle w:val="Caption"/>
        <w:rPr>
          <w:sz w:val="22"/>
        </w:rPr>
      </w:pPr>
      <w:r w:rsidRPr="0083388A">
        <w:rPr>
          <w:sz w:val="22"/>
        </w:rPr>
        <w:t xml:space="preserve">Slika </w:t>
      </w:r>
      <w:del w:id="1222" w:author="Korisnik" w:date="2024-09-19T16:07:00Z">
        <w:r w:rsidRPr="0083388A" w:rsidDel="0004379F">
          <w:rPr>
            <w:sz w:val="22"/>
          </w:rPr>
          <w:delText>21</w:delText>
        </w:r>
      </w:del>
      <w:ins w:id="1223" w:author="Korisnik" w:date="2024-09-19T16:07:00Z">
        <w:r w:rsidR="0004379F" w:rsidRPr="0083388A">
          <w:rPr>
            <w:sz w:val="22"/>
          </w:rPr>
          <w:t>2</w:t>
        </w:r>
        <w:r w:rsidR="0004379F">
          <w:rPr>
            <w:sz w:val="22"/>
          </w:rPr>
          <w:t>0</w:t>
        </w:r>
      </w:ins>
      <w:r w:rsidRPr="0083388A">
        <w:rPr>
          <w:sz w:val="22"/>
        </w:rPr>
        <w:t>. Primer greške pri kucanju</w:t>
      </w:r>
    </w:p>
    <w:p w14:paraId="3AAFF4D8" w14:textId="1F01FB8D" w:rsidR="00894F1D" w:rsidRPr="00894F1D" w:rsidRDefault="00894F1D" w:rsidP="00894F1D">
      <w:pPr>
        <w:jc w:val="both"/>
      </w:pPr>
      <w:r>
        <w:t xml:space="preserve">Na slici </w:t>
      </w:r>
      <w:del w:id="1224" w:author="Korisnik" w:date="2024-09-19T16:07:00Z">
        <w:r w:rsidDel="0004379F">
          <w:delText xml:space="preserve">22 </w:delText>
        </w:r>
      </w:del>
      <w:ins w:id="1225" w:author="Korisnik" w:date="2024-09-19T16:07:00Z">
        <w:r w:rsidR="0004379F">
          <w:t xml:space="preserve">21 </w:t>
        </w:r>
      </w:ins>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0670"/>
                    </a:xfrm>
                    <a:prstGeom prst="rect">
                      <a:avLst/>
                    </a:prstGeom>
                  </pic:spPr>
                </pic:pic>
              </a:graphicData>
            </a:graphic>
          </wp:inline>
        </w:drawing>
      </w:r>
    </w:p>
    <w:p w14:paraId="34EA795C" w14:textId="5A7BB5B9" w:rsidR="00894F1D" w:rsidRDefault="00894F1D" w:rsidP="00894F1D">
      <w:pPr>
        <w:pStyle w:val="Caption"/>
        <w:rPr>
          <w:sz w:val="22"/>
        </w:rPr>
      </w:pPr>
      <w:r w:rsidRPr="00894F1D">
        <w:rPr>
          <w:sz w:val="22"/>
        </w:rPr>
        <w:t xml:space="preserve">Slika </w:t>
      </w:r>
      <w:del w:id="1226" w:author="Korisnik" w:date="2024-09-19T16:07:00Z">
        <w:r w:rsidRPr="00894F1D" w:rsidDel="0004379F">
          <w:rPr>
            <w:sz w:val="22"/>
          </w:rPr>
          <w:delText>22</w:delText>
        </w:r>
      </w:del>
      <w:ins w:id="1227" w:author="Korisnik" w:date="2024-09-19T16:07:00Z">
        <w:r w:rsidR="0004379F" w:rsidRPr="00894F1D">
          <w:rPr>
            <w:sz w:val="22"/>
          </w:rPr>
          <w:t>2</w:t>
        </w:r>
        <w:r w:rsidR="0004379F">
          <w:rPr>
            <w:sz w:val="22"/>
          </w:rPr>
          <w:t>1</w:t>
        </w:r>
      </w:ins>
      <w:r w:rsidRPr="00894F1D">
        <w:rPr>
          <w:sz w:val="22"/>
        </w:rPr>
        <w:t>. Kreiranje novog pitanja</w:t>
      </w:r>
    </w:p>
    <w:p w14:paraId="223E8D2C" w14:textId="77777777" w:rsidR="002F4D0A" w:rsidRDefault="00873EEE" w:rsidP="00CB2B5F">
      <w:pPr>
        <w:pStyle w:val="Heading2"/>
      </w:pPr>
      <w:bookmarkStart w:id="1228" w:name="_Toc177671568"/>
      <w:r>
        <w:t>Izazovi u realizaciji</w:t>
      </w:r>
      <w:bookmarkEnd w:id="1228"/>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77777777"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36763FEE" w14:textId="77777777" w:rsidR="001D1309" w:rsidRDefault="001D1309" w:rsidP="00CB2B5F">
      <w:pPr>
        <w:pStyle w:val="Heading2"/>
        <w:rPr>
          <w:lang w:val="sr-Latn-RS"/>
        </w:rPr>
      </w:pPr>
      <w:bookmarkStart w:id="1229" w:name="_Toc177671569"/>
      <w:r>
        <w:rPr>
          <w:lang w:val="sr-Latn-RS"/>
        </w:rPr>
        <w:lastRenderedPageBreak/>
        <w:t>Potencijalna unapređenja</w:t>
      </w:r>
      <w:bookmarkEnd w:id="1229"/>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127CAAC1"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ins w:id="1230" w:author="Korisnik" w:date="2024-09-19T17:55:00Z">
        <w:r w:rsidR="00DA58E4">
          <w:t>4</w:t>
        </w:r>
      </w:ins>
      <w:del w:id="1231" w:author="Korisnik" w:date="2024-09-19T17:45:00Z">
        <w:r w:rsidDel="00C20DFC">
          <w:delText>5</w:delText>
        </w:r>
      </w:del>
      <w:r>
        <w:t>]</w:t>
      </w:r>
      <w:r>
        <w:rPr>
          <w:lang w:val="sr-Latn-RS"/>
        </w:rPr>
        <w:t>.</w:t>
      </w:r>
    </w:p>
    <w:p w14:paraId="75F2C247" w14:textId="77777777" w:rsidR="002B70CA" w:rsidRPr="00A13237" w:rsidDel="004F5052" w:rsidRDefault="002B70CA" w:rsidP="00014517">
      <w:pPr>
        <w:pStyle w:val="ListParagraph"/>
        <w:numPr>
          <w:ilvl w:val="0"/>
          <w:numId w:val="24"/>
        </w:numPr>
        <w:jc w:val="both"/>
        <w:rPr>
          <w:del w:id="1232" w:author="Korisnik" w:date="2024-09-19T18:00:00Z"/>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7D14051E" w14:textId="77777777" w:rsidR="00004534" w:rsidRPr="00D576B0" w:rsidDel="004F5052" w:rsidRDefault="00004534" w:rsidP="004F5052">
      <w:pPr>
        <w:pStyle w:val="ListParagraph"/>
        <w:numPr>
          <w:ilvl w:val="0"/>
          <w:numId w:val="24"/>
        </w:numPr>
        <w:jc w:val="both"/>
        <w:rPr>
          <w:del w:id="1233" w:author="Korisnik" w:date="2024-09-19T18:00:00Z"/>
          <w:lang w:val="sr-Latn-RS"/>
        </w:rPr>
        <w:pPrChange w:id="1234" w:author="Korisnik" w:date="2024-09-19T18:00:00Z">
          <w:pPr>
            <w:jc w:val="both"/>
          </w:pPr>
        </w:pPrChange>
      </w:pPr>
    </w:p>
    <w:p w14:paraId="04153C53" w14:textId="77777777" w:rsidR="00CB2B5F" w:rsidRPr="001B1D13" w:rsidRDefault="00CB2B5F" w:rsidP="004F5052">
      <w:pPr>
        <w:pStyle w:val="ListParagraph"/>
        <w:numPr>
          <w:ilvl w:val="0"/>
          <w:numId w:val="24"/>
        </w:numPr>
        <w:jc w:val="both"/>
        <w:rPr>
          <w:lang w:val="sr-Latn-RS"/>
        </w:rPr>
        <w:pPrChange w:id="1235" w:author="Korisnik" w:date="2024-09-19T18:00:00Z">
          <w:pPr>
            <w:jc w:val="both"/>
          </w:pPr>
        </w:pPrChange>
      </w:pPr>
    </w:p>
    <w:p w14:paraId="3DB7E956" w14:textId="77777777" w:rsidR="00786316" w:rsidRPr="0037213B" w:rsidRDefault="00786316" w:rsidP="00786316">
      <w:pPr>
        <w:pStyle w:val="Heading1"/>
        <w:rPr>
          <w:lang w:val="sr-Latn-RS"/>
        </w:rPr>
      </w:pPr>
      <w:bookmarkStart w:id="1236" w:name="_Toc177671570"/>
      <w:r w:rsidRPr="0037213B">
        <w:rPr>
          <w:lang w:val="sr-Latn-RS"/>
        </w:rPr>
        <w:lastRenderedPageBreak/>
        <w:t>Zaklju</w:t>
      </w:r>
      <w:r w:rsidR="00821F38">
        <w:rPr>
          <w:lang w:val="sr-Latn-RS"/>
        </w:rPr>
        <w:t>č</w:t>
      </w:r>
      <w:r w:rsidRPr="0037213B">
        <w:rPr>
          <w:lang w:val="sr-Latn-RS"/>
        </w:rPr>
        <w:t>ak</w:t>
      </w:r>
      <w:bookmarkEnd w:id="1236"/>
    </w:p>
    <w:p w14:paraId="537F5006" w14:textId="77777777" w:rsidR="00786316" w:rsidRPr="0037213B" w:rsidRDefault="00786316" w:rsidP="00786316">
      <w:pPr>
        <w:rPr>
          <w:lang w:val="sr-Latn-RS"/>
        </w:rPr>
      </w:pPr>
    </w:p>
    <w:p w14:paraId="562DD078" w14:textId="77777777" w:rsidR="00786316" w:rsidRPr="0037213B" w:rsidRDefault="00786316" w:rsidP="00A30DFE">
      <w:pPr>
        <w:pStyle w:val="Heading1"/>
        <w:numPr>
          <w:ilvl w:val="0"/>
          <w:numId w:val="0"/>
        </w:numPr>
        <w:rPr>
          <w:lang w:val="sr-Latn-RS"/>
        </w:rPr>
      </w:pPr>
      <w:bookmarkStart w:id="1237" w:name="_Toc177671571"/>
      <w:r w:rsidRPr="0037213B">
        <w:rPr>
          <w:lang w:val="sr-Latn-RS"/>
        </w:rPr>
        <w:lastRenderedPageBreak/>
        <w:t>Literatura</w:t>
      </w:r>
      <w:bookmarkEnd w:id="1237"/>
    </w:p>
    <w:p w14:paraId="36A360B7" w14:textId="2981D55B" w:rsidR="001F7B8A" w:rsidRDefault="001F7B8A" w:rsidP="00920D93">
      <w:pPr>
        <w:numPr>
          <w:ilvl w:val="0"/>
          <w:numId w:val="4"/>
        </w:numPr>
        <w:spacing w:after="0" w:line="276" w:lineRule="auto"/>
        <w:rPr>
          <w:lang w:val="sr-Latn-RS"/>
        </w:rPr>
        <w:pPrChange w:id="1238" w:author="Korisnik" w:date="2024-09-19T16:37:00Z">
          <w:pPr>
            <w:numPr>
              <w:numId w:val="4"/>
            </w:numPr>
            <w:spacing w:after="0" w:line="276" w:lineRule="auto"/>
            <w:ind w:left="720" w:hanging="360"/>
            <w:jc w:val="both"/>
          </w:pPr>
        </w:pPrChange>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ins w:id="1239" w:author="Korisnik" w:date="2024-09-19T18:36:00Z">
        <w:r w:rsidR="00D576B0">
          <w:rPr>
            <w:lang w:val="sr-Latn-RS"/>
          </w:rPr>
          <w:t>, pristupano: avgust 2024</w:t>
        </w:r>
      </w:ins>
      <w:r w:rsidRPr="0037213B">
        <w:rPr>
          <w:lang w:val="sr-Latn-RS"/>
        </w:rPr>
        <w:t>.</w:t>
      </w:r>
    </w:p>
    <w:p w14:paraId="34C20D25" w14:textId="0570DDEB" w:rsidR="005A07C9" w:rsidRPr="009D2F8A" w:rsidRDefault="009D2F8A" w:rsidP="00920D93">
      <w:pPr>
        <w:numPr>
          <w:ilvl w:val="0"/>
          <w:numId w:val="4"/>
        </w:numPr>
        <w:spacing w:after="0" w:line="276" w:lineRule="auto"/>
        <w:rPr>
          <w:lang w:val="sr-Latn-RS"/>
        </w:rPr>
        <w:pPrChange w:id="1240" w:author="Korisnik" w:date="2024-09-19T16:37:00Z">
          <w:pPr>
            <w:numPr>
              <w:numId w:val="4"/>
            </w:numPr>
            <w:spacing w:after="0" w:line="276" w:lineRule="auto"/>
            <w:ind w:left="720" w:hanging="360"/>
            <w:jc w:val="both"/>
          </w:pPr>
        </w:pPrChange>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ins w:id="1241" w:author="Korisnik" w:date="2024-09-19T18:44:00Z">
        <w:r w:rsidR="00D576B0">
          <w:t>, pristupano: avgust 2024</w:t>
        </w:r>
      </w:ins>
      <w:r>
        <w:rPr>
          <w:lang w:val="sr-Latn-RS"/>
        </w:rPr>
        <w:t>.</w:t>
      </w:r>
    </w:p>
    <w:p w14:paraId="137F14EB" w14:textId="3F5398FD" w:rsidR="005A07C9" w:rsidRPr="0037213B" w:rsidRDefault="009D2F8A" w:rsidP="00920D93">
      <w:pPr>
        <w:numPr>
          <w:ilvl w:val="0"/>
          <w:numId w:val="4"/>
        </w:numPr>
        <w:spacing w:after="0" w:line="276" w:lineRule="auto"/>
        <w:rPr>
          <w:lang w:val="sr-Latn-RS"/>
        </w:rPr>
        <w:pPrChange w:id="1242" w:author="Korisnik" w:date="2024-09-19T16:37:00Z">
          <w:pPr>
            <w:numPr>
              <w:numId w:val="4"/>
            </w:numPr>
            <w:spacing w:after="0" w:line="276" w:lineRule="auto"/>
            <w:ind w:left="720" w:hanging="360"/>
            <w:jc w:val="both"/>
          </w:pPr>
        </w:pPrChange>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ins w:id="1243" w:author="Korisnik" w:date="2024-09-19T18:44:00Z">
        <w:r w:rsidR="00D576B0">
          <w:rPr>
            <w:lang w:val="sr-Latn-RS"/>
          </w:rPr>
          <w:t>, pristupano: avgust 2024</w:t>
        </w:r>
      </w:ins>
      <w:r w:rsidRPr="0037213B">
        <w:rPr>
          <w:lang w:val="sr-Latn-RS"/>
        </w:rPr>
        <w:t>.</w:t>
      </w:r>
    </w:p>
    <w:p w14:paraId="0D5231FF" w14:textId="606E0E15" w:rsidR="005A07C9" w:rsidRDefault="00DD46E6" w:rsidP="00920D93">
      <w:pPr>
        <w:numPr>
          <w:ilvl w:val="0"/>
          <w:numId w:val="4"/>
        </w:numPr>
        <w:spacing w:after="0" w:line="276" w:lineRule="auto"/>
        <w:rPr>
          <w:ins w:id="1244" w:author="Korisnik" w:date="2024-09-19T17:07:00Z"/>
          <w:lang w:val="sr-Latn-RS"/>
        </w:rPr>
        <w:pPrChange w:id="1245" w:author="Korisnik" w:date="2024-09-19T16:37:00Z">
          <w:pPr>
            <w:numPr>
              <w:numId w:val="4"/>
            </w:numPr>
            <w:spacing w:after="0" w:line="276" w:lineRule="auto"/>
            <w:ind w:left="720" w:hanging="360"/>
            <w:jc w:val="both"/>
          </w:pPr>
        </w:pPrChange>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ins w:id="1246" w:author="Korisnik" w:date="2024-09-19T18:45:00Z">
        <w:r w:rsidR="00113CF1">
          <w:rPr>
            <w:lang w:val="sr-Latn-RS"/>
          </w:rPr>
          <w:t>, pristupano: avgust 2024</w:t>
        </w:r>
      </w:ins>
      <w:r w:rsidR="005A07C9" w:rsidRPr="0037213B">
        <w:rPr>
          <w:lang w:val="sr-Latn-RS"/>
        </w:rPr>
        <w:t>.</w:t>
      </w:r>
    </w:p>
    <w:p w14:paraId="2C01DAB2" w14:textId="00614053" w:rsidR="00434CBE" w:rsidRDefault="00434CBE" w:rsidP="00920D93">
      <w:pPr>
        <w:numPr>
          <w:ilvl w:val="0"/>
          <w:numId w:val="4"/>
        </w:numPr>
        <w:spacing w:after="0" w:line="276" w:lineRule="auto"/>
        <w:rPr>
          <w:lang w:val="sr-Latn-RS"/>
        </w:rPr>
        <w:pPrChange w:id="1247" w:author="Korisnik" w:date="2024-09-19T16:37:00Z">
          <w:pPr>
            <w:numPr>
              <w:numId w:val="4"/>
            </w:numPr>
            <w:spacing w:after="0" w:line="276" w:lineRule="auto"/>
            <w:ind w:left="720" w:hanging="360"/>
            <w:jc w:val="both"/>
          </w:pPr>
        </w:pPrChange>
      </w:pPr>
      <w:ins w:id="1248" w:author="Korisnik" w:date="2024-09-19T17:07:00Z">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ins>
      <w:ins w:id="1249" w:author="Korisnik" w:date="2024-09-19T18:45:00Z">
        <w:r w:rsidR="001E1FD9">
          <w:rPr>
            <w:lang w:val="sr-Latn-RS"/>
          </w:rPr>
          <w:t>, pristupano: avgust 2024</w:t>
        </w:r>
      </w:ins>
      <w:ins w:id="1250" w:author="Korisnik" w:date="2024-09-19T17:07:00Z">
        <w:r>
          <w:rPr>
            <w:lang w:val="sr-Latn-RS"/>
          </w:rPr>
          <w:t>.</w:t>
        </w:r>
      </w:ins>
    </w:p>
    <w:p w14:paraId="2554C713" w14:textId="7820FF24" w:rsidR="007A27B5" w:rsidDel="00434CBE" w:rsidRDefault="00B97BE9" w:rsidP="00920D93">
      <w:pPr>
        <w:numPr>
          <w:ilvl w:val="0"/>
          <w:numId w:val="4"/>
        </w:numPr>
        <w:spacing w:after="0" w:line="276" w:lineRule="auto"/>
        <w:rPr>
          <w:del w:id="1251" w:author="Korisnik" w:date="2024-09-19T17:07:00Z"/>
          <w:lang w:val="sr-Latn-RS"/>
        </w:rPr>
        <w:pPrChange w:id="1252" w:author="Korisnik" w:date="2024-09-19T16:37:00Z">
          <w:pPr>
            <w:numPr>
              <w:numId w:val="4"/>
            </w:numPr>
            <w:spacing w:after="0" w:line="276" w:lineRule="auto"/>
            <w:ind w:left="720" w:hanging="360"/>
            <w:jc w:val="both"/>
          </w:pPr>
        </w:pPrChange>
      </w:pPr>
      <w:ins w:id="1253" w:author="Korisnik" w:date="2024-09-19T17:09:00Z">
        <w:r>
          <w:rPr>
            <w:lang w:val="sr-Latn-RS"/>
          </w:rPr>
          <w:t xml:space="preserve">Vecteezy, </w:t>
        </w:r>
        <w:r>
          <w:rPr>
            <w:i/>
            <w:lang w:val="sr-Latn-RS"/>
          </w:rPr>
          <w:t>https://static.vecteezy.com</w:t>
        </w:r>
        <w:r>
          <w:rPr>
            <w:lang w:val="sr-Latn-RS"/>
          </w:rPr>
          <w:t xml:space="preserve">, Google </w:t>
        </w:r>
        <w:r>
          <w:t>interfejs</w:t>
        </w:r>
      </w:ins>
      <w:ins w:id="1254" w:author="Korisnik" w:date="2024-09-19T18:46:00Z">
        <w:r w:rsidR="0004354E">
          <w:t>, pristupano: avgust 2024</w:t>
        </w:r>
      </w:ins>
      <w:ins w:id="1255" w:author="Korisnik" w:date="2024-09-19T17:09:00Z">
        <w:r>
          <w:t>.</w:t>
        </w:r>
      </w:ins>
      <w:del w:id="1256" w:author="Korisnik" w:date="2024-09-19T17:09:00Z">
        <w:r w:rsidR="007873D8" w:rsidDel="00B97BE9">
          <w:rPr>
            <w:lang w:val="sr-Latn-RS"/>
          </w:rPr>
          <w:delText xml:space="preserve">BusinessHistory, </w:delText>
        </w:r>
        <w:r w:rsidR="007873D8" w:rsidRPr="0037213B" w:rsidDel="00B97BE9">
          <w:rPr>
            <w:lang w:val="sr-Latn-RS"/>
          </w:rPr>
          <w:delText>„</w:delText>
        </w:r>
        <w:r w:rsidR="007873D8" w:rsidDel="00B97BE9">
          <w:rPr>
            <w:lang w:val="sr-Latn-RS"/>
          </w:rPr>
          <w:delText>Yahoo!: The first king of the internet</w:delText>
        </w:r>
        <w:r w:rsidR="007873D8" w:rsidRPr="0037213B" w:rsidDel="00B97BE9">
          <w:rPr>
            <w:lang w:val="sr-Latn-RS"/>
          </w:rPr>
          <w:delText>“</w:delText>
        </w:r>
        <w:r w:rsidR="007873D8" w:rsidDel="00B97BE9">
          <w:rPr>
            <w:lang w:val="sr-Latn-RS"/>
          </w:rPr>
          <w:delText xml:space="preserve">, </w:delText>
        </w:r>
        <w:r w:rsidR="007873D8" w:rsidRPr="007873D8" w:rsidDel="00B97BE9">
          <w:rPr>
            <w:i/>
            <w:lang w:val="sr-Latn-RS"/>
          </w:rPr>
          <w:delText>https://businesshistory.domain-b.com/focus</w:delText>
        </w:r>
        <w:r w:rsidR="007873D8" w:rsidDel="00B97BE9">
          <w:rPr>
            <w:lang w:val="sr-Latn-RS"/>
          </w:rPr>
          <w:delText xml:space="preserve">, </w:delText>
        </w:r>
        <w:r w:rsidR="00AA3BCC" w:rsidDel="00B97BE9">
          <w:rPr>
            <w:lang w:val="sr-Latn-RS"/>
          </w:rPr>
          <w:delText>Nastanak i razvijanje Yahoo! mehanizma pretrage</w:delText>
        </w:r>
        <w:r w:rsidR="00BF17B8" w:rsidDel="00B97BE9">
          <w:rPr>
            <w:lang w:val="sr-Latn-RS"/>
          </w:rPr>
          <w:delText>.</w:delText>
        </w:r>
      </w:del>
    </w:p>
    <w:p w14:paraId="4065E9A9" w14:textId="5265F200" w:rsidR="00EE0CB1" w:rsidRPr="00434CBE" w:rsidRDefault="00EE0CB1" w:rsidP="00434CBE">
      <w:pPr>
        <w:numPr>
          <w:ilvl w:val="0"/>
          <w:numId w:val="4"/>
        </w:numPr>
        <w:spacing w:after="0" w:line="276" w:lineRule="auto"/>
        <w:rPr>
          <w:lang w:val="sr-Latn-RS"/>
          <w:rPrChange w:id="1257" w:author="Korisnik" w:date="2024-09-19T17:07:00Z">
            <w:rPr>
              <w:lang w:val="sr-Latn-RS"/>
            </w:rPr>
          </w:rPrChange>
        </w:rPr>
        <w:pPrChange w:id="1258" w:author="Korisnik" w:date="2024-09-19T17:07:00Z">
          <w:pPr>
            <w:numPr>
              <w:numId w:val="4"/>
            </w:numPr>
            <w:spacing w:after="0" w:line="276" w:lineRule="auto"/>
            <w:ind w:left="720" w:hanging="360"/>
            <w:jc w:val="both"/>
          </w:pPr>
        </w:pPrChange>
      </w:pPr>
      <w:del w:id="1259" w:author="Korisnik" w:date="2024-09-19T17:07:00Z">
        <w:r w:rsidRPr="00D576B0" w:rsidDel="00434CBE">
          <w:rPr>
            <w:lang w:val="sr-Latn-RS"/>
          </w:rPr>
          <w:delText xml:space="preserve">Chatri Sityodtong, „Lessons From </w:delText>
        </w:r>
        <w:r w:rsidDel="00434CBE">
          <w:delText>Yahoo's Fall: $125b to $5b</w:delText>
        </w:r>
        <w:r w:rsidRPr="00D576B0" w:rsidDel="00434CBE">
          <w:rPr>
            <w:lang w:val="sr-Latn-RS"/>
          </w:rPr>
          <w:delText xml:space="preserve">“, </w:delText>
        </w:r>
        <w:r w:rsidRPr="00D576B0" w:rsidDel="00434CBE">
          <w:rPr>
            <w:i/>
            <w:lang w:val="sr-Latn-RS"/>
          </w:rPr>
          <w:delText>https://chatrisityodtong.com/blog/entrepreneurship</w:delText>
        </w:r>
        <w:r w:rsidRPr="00D576B0" w:rsidDel="00434CBE">
          <w:rPr>
            <w:lang w:val="sr-Latn-RS"/>
          </w:rPr>
          <w:delText>,</w:delText>
        </w:r>
        <w:r w:rsidRPr="00434CBE" w:rsidDel="00434CBE">
          <w:rPr>
            <w:lang w:val="sr-Latn-RS"/>
            <w:rPrChange w:id="1260" w:author="Korisnik" w:date="2024-09-19T17:07:00Z">
              <w:rPr>
                <w:lang w:val="sr-Latn-RS"/>
              </w:rPr>
            </w:rPrChange>
          </w:rPr>
          <w:delText xml:space="preserve"> Artikal o tome kako je Google zamenio Yahoo!</w:delText>
        </w:r>
        <w:r w:rsidR="00BF17B8" w:rsidRPr="00434CBE" w:rsidDel="00434CBE">
          <w:rPr>
            <w:lang w:val="sr-Latn-RS"/>
            <w:rPrChange w:id="1261" w:author="Korisnik" w:date="2024-09-19T17:07:00Z">
              <w:rPr>
                <w:lang w:val="sr-Latn-RS"/>
              </w:rPr>
            </w:rPrChange>
          </w:rPr>
          <w:delText>.</w:delText>
        </w:r>
      </w:del>
    </w:p>
    <w:p w14:paraId="20C1D65B" w14:textId="782FAD58" w:rsidR="005A07C9" w:rsidRDefault="00297F67" w:rsidP="00920D93">
      <w:pPr>
        <w:numPr>
          <w:ilvl w:val="0"/>
          <w:numId w:val="4"/>
        </w:numPr>
        <w:spacing w:after="0" w:line="276" w:lineRule="auto"/>
        <w:rPr>
          <w:lang w:val="sr-Latn-RS"/>
        </w:rPr>
        <w:pPrChange w:id="1262" w:author="Korisnik" w:date="2024-09-19T16:37:00Z">
          <w:pPr>
            <w:numPr>
              <w:numId w:val="4"/>
            </w:numPr>
            <w:spacing w:after="0" w:line="276" w:lineRule="auto"/>
            <w:ind w:left="720" w:hanging="360"/>
            <w:jc w:val="both"/>
          </w:pPr>
        </w:pPrChange>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ins w:id="1263" w:author="Korisnik" w:date="2024-09-19T18:46:00Z">
        <w:r w:rsidR="0004354E">
          <w:rPr>
            <w:lang w:val="sr-Latn-RS"/>
          </w:rPr>
          <w:t>, pristupano: avgust 2024</w:t>
        </w:r>
      </w:ins>
      <w:r w:rsidR="00BF17B8">
        <w:rPr>
          <w:lang w:val="sr-Latn-RS"/>
        </w:rPr>
        <w:t>.</w:t>
      </w:r>
    </w:p>
    <w:p w14:paraId="4749325B" w14:textId="2EEC10C5" w:rsidR="00DC3834" w:rsidRPr="00544BD2" w:rsidRDefault="00B97BE9" w:rsidP="00920D93">
      <w:pPr>
        <w:numPr>
          <w:ilvl w:val="0"/>
          <w:numId w:val="4"/>
        </w:numPr>
        <w:spacing w:after="0" w:line="276" w:lineRule="auto"/>
        <w:rPr>
          <w:lang w:val="sr-Latn-RS"/>
        </w:rPr>
        <w:pPrChange w:id="1264" w:author="Korisnik" w:date="2024-09-19T16:37:00Z">
          <w:pPr>
            <w:numPr>
              <w:numId w:val="4"/>
            </w:numPr>
            <w:spacing w:after="0" w:line="276" w:lineRule="auto"/>
            <w:ind w:left="720" w:hanging="360"/>
            <w:jc w:val="both"/>
          </w:pPr>
        </w:pPrChange>
      </w:pPr>
      <w:ins w:id="1265" w:author="Korisnik" w:date="2024-09-19T17:09:00Z">
        <w:r>
          <w:rPr>
            <w:lang w:val="sr-Latn-RS"/>
          </w:rPr>
          <w:t xml:space="preserve">BusinessHistory, „Yahoo!: The first king of the internet“, </w:t>
        </w:r>
        <w:r>
          <w:rPr>
            <w:i/>
            <w:lang w:val="sr-Latn-RS"/>
          </w:rPr>
          <w:t>https://businesshistory.domain-b.com/focus</w:t>
        </w:r>
        <w:r>
          <w:rPr>
            <w:lang w:val="sr-Latn-RS"/>
          </w:rPr>
          <w:t>, Nastanak i razvijanje Yahoo! mehanizma pretrage</w:t>
        </w:r>
      </w:ins>
      <w:ins w:id="1266" w:author="Korisnik" w:date="2024-09-19T18:47:00Z">
        <w:r w:rsidR="00316011">
          <w:rPr>
            <w:lang w:val="sr-Latn-RS"/>
          </w:rPr>
          <w:t>, pristupano: avgust 2024</w:t>
        </w:r>
      </w:ins>
      <w:ins w:id="1267" w:author="Korisnik" w:date="2024-09-19T17:09:00Z">
        <w:r>
          <w:rPr>
            <w:lang w:val="sr-Latn-RS"/>
          </w:rPr>
          <w:t>.</w:t>
        </w:r>
      </w:ins>
      <w:del w:id="1268" w:author="Korisnik" w:date="2024-09-19T17:09:00Z">
        <w:r w:rsidR="003C2132" w:rsidDel="00B97BE9">
          <w:rPr>
            <w:lang w:val="sr-Latn-RS"/>
          </w:rPr>
          <w:delText>Vecteezy</w:delText>
        </w:r>
        <w:r w:rsidR="00DC3834" w:rsidDel="00B97BE9">
          <w:rPr>
            <w:lang w:val="sr-Latn-RS"/>
          </w:rPr>
          <w:delText xml:space="preserve">, </w:delText>
        </w:r>
        <w:r w:rsidR="003C2132" w:rsidRPr="003C2132" w:rsidDel="00B97BE9">
          <w:rPr>
            <w:i/>
            <w:lang w:val="sr-Latn-RS"/>
          </w:rPr>
          <w:delText>https://static.vecteezy.com</w:delText>
        </w:r>
        <w:r w:rsidR="00DC3834" w:rsidDel="00B97BE9">
          <w:rPr>
            <w:lang w:val="sr-Latn-RS"/>
          </w:rPr>
          <w:delText xml:space="preserve">, Google </w:delText>
        </w:r>
        <w:r w:rsidR="00597484" w:rsidDel="00B97BE9">
          <w:delText>interfejs</w:delText>
        </w:r>
        <w:r w:rsidR="00BF17B8" w:rsidDel="00B97BE9">
          <w:delText>.</w:delText>
        </w:r>
      </w:del>
    </w:p>
    <w:p w14:paraId="5E1DA9F8" w14:textId="78455115" w:rsidR="00544BD2" w:rsidRDefault="002D1662" w:rsidP="00920D93">
      <w:pPr>
        <w:numPr>
          <w:ilvl w:val="0"/>
          <w:numId w:val="4"/>
        </w:numPr>
        <w:spacing w:after="0" w:line="276" w:lineRule="auto"/>
        <w:rPr>
          <w:lang w:val="sr-Latn-RS"/>
        </w:rPr>
        <w:pPrChange w:id="1269" w:author="Korisnik" w:date="2024-09-19T16:37:00Z">
          <w:pPr>
            <w:numPr>
              <w:numId w:val="4"/>
            </w:numPr>
            <w:spacing w:after="0" w:line="276" w:lineRule="auto"/>
            <w:ind w:left="720" w:hanging="360"/>
            <w:jc w:val="both"/>
          </w:pPr>
        </w:pPrChange>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ins w:id="1270" w:author="Korisnik" w:date="2024-09-19T18:47:00Z">
        <w:r w:rsidR="00844B40">
          <w:rPr>
            <w:lang w:val="sr-Latn-RS"/>
          </w:rPr>
          <w:t>, pristupano: avgust 2024</w:t>
        </w:r>
      </w:ins>
      <w:r w:rsidR="00B67147">
        <w:rPr>
          <w:lang w:val="sr-Latn-RS"/>
        </w:rPr>
        <w:t>.</w:t>
      </w:r>
    </w:p>
    <w:p w14:paraId="330E71ED" w14:textId="1E9E1D36" w:rsidR="00A038D1" w:rsidRDefault="00F24E2D" w:rsidP="00920D93">
      <w:pPr>
        <w:numPr>
          <w:ilvl w:val="0"/>
          <w:numId w:val="4"/>
        </w:numPr>
        <w:spacing w:after="0" w:line="276" w:lineRule="auto"/>
        <w:rPr>
          <w:lang w:val="sr-Latn-RS"/>
        </w:rPr>
        <w:pPrChange w:id="1271" w:author="Korisnik" w:date="2024-09-19T16:37:00Z">
          <w:pPr>
            <w:numPr>
              <w:numId w:val="4"/>
            </w:numPr>
            <w:spacing w:after="0" w:line="276" w:lineRule="auto"/>
            <w:ind w:left="720" w:hanging="360"/>
            <w:jc w:val="both"/>
          </w:pPr>
        </w:pPrChange>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ins w:id="1272" w:author="Korisnik" w:date="2024-09-19T18:54:00Z">
        <w:r w:rsidR="00D25214">
          <w:rPr>
            <w:lang w:val="sr-Latn-RS"/>
          </w:rPr>
          <w:t>, pristupano: avgust 2024</w:t>
        </w:r>
      </w:ins>
      <w:r w:rsidR="00BF17B8">
        <w:rPr>
          <w:lang w:val="sr-Latn-RS"/>
        </w:rPr>
        <w:t>.</w:t>
      </w:r>
    </w:p>
    <w:p w14:paraId="4C355AFA" w14:textId="627D3ED6" w:rsidR="00A038D1" w:rsidRDefault="00F24E2D" w:rsidP="00920D93">
      <w:pPr>
        <w:numPr>
          <w:ilvl w:val="0"/>
          <w:numId w:val="4"/>
        </w:numPr>
        <w:spacing w:after="0" w:line="276" w:lineRule="auto"/>
        <w:rPr>
          <w:lang w:val="sr-Latn-RS"/>
        </w:rPr>
        <w:pPrChange w:id="1273" w:author="Korisnik" w:date="2024-09-19T16:37:00Z">
          <w:pPr>
            <w:numPr>
              <w:numId w:val="4"/>
            </w:numPr>
            <w:spacing w:after="0" w:line="276" w:lineRule="auto"/>
            <w:ind w:left="720" w:hanging="360"/>
            <w:jc w:val="both"/>
          </w:pPr>
        </w:pPrChange>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ins w:id="1274" w:author="Korisnik" w:date="2024-09-19T18:55:00Z">
        <w:r w:rsidR="00D25214">
          <w:rPr>
            <w:lang w:val="sr-Latn-RS"/>
          </w:rPr>
          <w:t>, pristupano: avgust 2024</w:t>
        </w:r>
      </w:ins>
      <w:r w:rsidR="00BF17B8">
        <w:rPr>
          <w:lang w:val="sr-Latn-RS"/>
        </w:rPr>
        <w:t>.</w:t>
      </w:r>
    </w:p>
    <w:p w14:paraId="35F00668" w14:textId="3C570275" w:rsidR="00DD4D2F" w:rsidRDefault="0063040C" w:rsidP="00920D93">
      <w:pPr>
        <w:numPr>
          <w:ilvl w:val="0"/>
          <w:numId w:val="4"/>
        </w:numPr>
        <w:spacing w:after="0" w:line="276" w:lineRule="auto"/>
        <w:rPr>
          <w:lang w:val="sr-Latn-RS"/>
        </w:rPr>
        <w:pPrChange w:id="1275" w:author="Korisnik" w:date="2024-09-19T16:37:00Z">
          <w:pPr>
            <w:numPr>
              <w:numId w:val="4"/>
            </w:numPr>
            <w:spacing w:after="0" w:line="276" w:lineRule="auto"/>
            <w:ind w:left="720" w:hanging="360"/>
            <w:jc w:val="both"/>
          </w:pPr>
        </w:pPrChange>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ins w:id="1276" w:author="Korisnik" w:date="2024-09-19T18:55:00Z">
        <w:r w:rsidR="00F22001">
          <w:rPr>
            <w:lang w:val="sr-Latn-RS"/>
          </w:rPr>
          <w:t>, pristupano: avgust 2024</w:t>
        </w:r>
      </w:ins>
      <w:r w:rsidR="00BF17B8">
        <w:rPr>
          <w:lang w:val="sr-Latn-RS"/>
        </w:rPr>
        <w:t>.</w:t>
      </w:r>
    </w:p>
    <w:p w14:paraId="54329899" w14:textId="10E16960" w:rsidR="001354A1" w:rsidRDefault="001354A1" w:rsidP="00920D93">
      <w:pPr>
        <w:numPr>
          <w:ilvl w:val="0"/>
          <w:numId w:val="4"/>
        </w:numPr>
        <w:spacing w:after="0" w:line="276" w:lineRule="auto"/>
        <w:rPr>
          <w:lang w:val="sr-Latn-RS"/>
        </w:rPr>
        <w:pPrChange w:id="1277" w:author="Korisnik" w:date="2024-09-19T16:37:00Z">
          <w:pPr>
            <w:numPr>
              <w:numId w:val="4"/>
            </w:numPr>
            <w:spacing w:after="0" w:line="276" w:lineRule="auto"/>
            <w:ind w:left="720" w:hanging="360"/>
            <w:jc w:val="both"/>
          </w:pPr>
        </w:pPrChange>
      </w:pPr>
      <w:r>
        <w:rPr>
          <w:lang w:val="sr-Latn-RS"/>
        </w:rPr>
        <w:t xml:space="preserve"> GitHub Communitz, „Overview“, </w:t>
      </w:r>
      <w:r w:rsidRPr="007A3785">
        <w:rPr>
          <w:i/>
          <w:lang w:val="sr-Latn-RS"/>
        </w:rPr>
        <w:t>https://github.com/community</w:t>
      </w:r>
      <w:r>
        <w:rPr>
          <w:lang w:val="sr-Latn-RS"/>
        </w:rPr>
        <w:t>, Opis čemu je namenjen GitHub Community</w:t>
      </w:r>
      <w:ins w:id="1278" w:author="Korisnik" w:date="2024-09-19T18:56:00Z">
        <w:r w:rsidR="001C333C">
          <w:rPr>
            <w:lang w:val="sr-Latn-RS"/>
          </w:rPr>
          <w:t>, pristupano: avgust 2024</w:t>
        </w:r>
      </w:ins>
      <w:r w:rsidR="00BF17B8">
        <w:rPr>
          <w:lang w:val="sr-Latn-RS"/>
        </w:rPr>
        <w:t>.</w:t>
      </w:r>
    </w:p>
    <w:p w14:paraId="34151719" w14:textId="492DA19A" w:rsidR="007D449A" w:rsidDel="00546C23" w:rsidRDefault="007D449A" w:rsidP="00920D93">
      <w:pPr>
        <w:numPr>
          <w:ilvl w:val="0"/>
          <w:numId w:val="4"/>
        </w:numPr>
        <w:spacing w:after="0" w:line="276" w:lineRule="auto"/>
        <w:rPr>
          <w:del w:id="1279" w:author="Korisnik" w:date="2024-09-19T17:14:00Z"/>
          <w:lang w:val="sr-Latn-RS"/>
        </w:rPr>
        <w:pPrChange w:id="1280" w:author="Korisnik" w:date="2024-09-19T16:37:00Z">
          <w:pPr>
            <w:numPr>
              <w:numId w:val="4"/>
            </w:numPr>
            <w:spacing w:after="0" w:line="276" w:lineRule="auto"/>
            <w:ind w:left="720" w:hanging="360"/>
            <w:jc w:val="both"/>
          </w:pPr>
        </w:pPrChange>
      </w:pPr>
      <w:r>
        <w:rPr>
          <w:lang w:val="sr-Latn-RS"/>
        </w:rPr>
        <w:t xml:space="preserve"> </w:t>
      </w:r>
      <w:ins w:id="1281" w:author="Korisnik" w:date="2024-09-19T17:13:00Z">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ins>
      <w:ins w:id="1282" w:author="Korisnik" w:date="2024-09-19T18:56:00Z">
        <w:r w:rsidR="003100C9">
          <w:rPr>
            <w:lang w:val="sr-Latn-RS"/>
          </w:rPr>
          <w:t>, pristupano: avgust 2024</w:t>
        </w:r>
      </w:ins>
      <w:ins w:id="1283" w:author="Korisnik" w:date="2024-09-19T17:13:00Z">
        <w:r w:rsidR="00DA5114">
          <w:rPr>
            <w:lang w:val="sr-Latn-RS"/>
          </w:rPr>
          <w:t>.</w:t>
        </w:r>
      </w:ins>
      <w:del w:id="1284" w:author="Korisnik" w:date="2024-09-19T17:13:00Z">
        <w:r w:rsidDel="00DA5114">
          <w:rPr>
            <w:lang w:val="sr-Latn-RS"/>
          </w:rPr>
          <w:delText>Jay Gopalakrishnan, „Elasticsearch: What It Is, How It Works, And What It</w:delText>
        </w:r>
        <w:r w:rsidDel="00DA5114">
          <w:delText>'s Used For</w:delText>
        </w:r>
        <w:r w:rsidDel="00DA5114">
          <w:rPr>
            <w:lang w:val="sr-Latn-RS"/>
          </w:rPr>
          <w:delText xml:space="preserve">“, </w:delText>
        </w:r>
        <w:r w:rsidRPr="007D449A" w:rsidDel="00DA5114">
          <w:rPr>
            <w:i/>
            <w:lang w:val="sr-Latn-RS"/>
          </w:rPr>
          <w:delText>https://www.knowi.com/blog</w:delText>
        </w:r>
        <w:r w:rsidDel="00DA5114">
          <w:rPr>
            <w:lang w:val="sr-Latn-RS"/>
          </w:rPr>
          <w:delText>, Informacije o tome šta je i kako radi Elasticsearch</w:delText>
        </w:r>
        <w:r w:rsidR="00BF17B8" w:rsidDel="00DA5114">
          <w:rPr>
            <w:lang w:val="sr-Latn-RS"/>
          </w:rPr>
          <w:delText>.</w:delText>
        </w:r>
      </w:del>
    </w:p>
    <w:p w14:paraId="2823FB0B" w14:textId="469481EB" w:rsidR="00610F31" w:rsidRPr="00546C23" w:rsidRDefault="00610F31" w:rsidP="00546C23">
      <w:pPr>
        <w:numPr>
          <w:ilvl w:val="0"/>
          <w:numId w:val="4"/>
        </w:numPr>
        <w:spacing w:after="0" w:line="276" w:lineRule="auto"/>
        <w:rPr>
          <w:lang w:val="sr-Latn-RS"/>
          <w:rPrChange w:id="1285" w:author="Korisnik" w:date="2024-09-19T17:14:00Z">
            <w:rPr>
              <w:lang w:val="sr-Latn-RS"/>
            </w:rPr>
          </w:rPrChange>
        </w:rPr>
        <w:pPrChange w:id="1286" w:author="Korisnik" w:date="2024-09-19T17:14:00Z">
          <w:pPr>
            <w:numPr>
              <w:numId w:val="4"/>
            </w:numPr>
            <w:spacing w:after="0" w:line="276" w:lineRule="auto"/>
            <w:ind w:left="720" w:hanging="360"/>
            <w:jc w:val="both"/>
          </w:pPr>
        </w:pPrChange>
      </w:pPr>
      <w:del w:id="1287" w:author="Korisnik" w:date="2024-09-19T17:14:00Z">
        <w:r w:rsidRPr="00D576B0" w:rsidDel="00546C23">
          <w:rPr>
            <w:lang w:val="sr-Latn-RS"/>
          </w:rPr>
          <w:delText xml:space="preserve"> GeeksForGeeks, „Difference between Inverted Index and Forward Index“, </w:delText>
        </w:r>
        <w:r w:rsidRPr="00D576B0" w:rsidDel="00546C23">
          <w:rPr>
            <w:i/>
            <w:lang w:val="sr-Latn-RS"/>
          </w:rPr>
          <w:delText>https://www.geeksforgeeks.org</w:delText>
        </w:r>
        <w:r w:rsidRPr="00D576B0" w:rsidDel="00546C23">
          <w:rPr>
            <w:lang w:val="sr-Latn-RS"/>
          </w:rPr>
          <w:delText>, Opis razlike između inverted i forward index strukture podataka sa primerima</w:delText>
        </w:r>
        <w:r w:rsidR="00BF17B8" w:rsidRPr="00546C23" w:rsidDel="00546C23">
          <w:rPr>
            <w:lang w:val="sr-Latn-RS"/>
            <w:rPrChange w:id="1288" w:author="Korisnik" w:date="2024-09-19T17:14:00Z">
              <w:rPr>
                <w:lang w:val="sr-Latn-RS"/>
              </w:rPr>
            </w:rPrChange>
          </w:rPr>
          <w:delText>.</w:delText>
        </w:r>
      </w:del>
    </w:p>
    <w:p w14:paraId="7393AB7F" w14:textId="05C15E9D" w:rsidR="00546C23" w:rsidRDefault="003A25F0" w:rsidP="00920D93">
      <w:pPr>
        <w:numPr>
          <w:ilvl w:val="0"/>
          <w:numId w:val="4"/>
        </w:numPr>
        <w:spacing w:after="0" w:line="276" w:lineRule="auto"/>
        <w:rPr>
          <w:ins w:id="1289" w:author="Korisnik" w:date="2024-09-19T17:14:00Z"/>
          <w:lang w:val="sr-Latn-RS"/>
        </w:rPr>
        <w:pPrChange w:id="1290" w:author="Korisnik" w:date="2024-09-19T16:37:00Z">
          <w:pPr>
            <w:numPr>
              <w:numId w:val="4"/>
            </w:numPr>
            <w:spacing w:after="0" w:line="276" w:lineRule="auto"/>
            <w:ind w:left="720" w:hanging="360"/>
            <w:jc w:val="both"/>
          </w:pPr>
        </w:pPrChange>
      </w:pPr>
      <w:r>
        <w:rPr>
          <w:lang w:val="sr-Latn-RS"/>
        </w:rPr>
        <w:t xml:space="preserve"> </w:t>
      </w:r>
      <w:ins w:id="1291" w:author="Korisnik" w:date="2024-09-19T17:13:00Z">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ins>
      <w:ins w:id="1292" w:author="Korisnik" w:date="2024-09-19T18:56:00Z">
        <w:r w:rsidR="00460314">
          <w:rPr>
            <w:lang w:val="sr-Latn-RS"/>
          </w:rPr>
          <w:t>, pristupano: avgust 2024</w:t>
        </w:r>
      </w:ins>
      <w:ins w:id="1293" w:author="Korisnik" w:date="2024-09-19T17:13:00Z">
        <w:r w:rsidR="00DA5114">
          <w:rPr>
            <w:lang w:val="sr-Latn-RS"/>
          </w:rPr>
          <w:t>.</w:t>
        </w:r>
      </w:ins>
    </w:p>
    <w:p w14:paraId="1BCA750D" w14:textId="5F2097EE" w:rsidR="001E5D56" w:rsidRDefault="00546C23" w:rsidP="00920D93">
      <w:pPr>
        <w:numPr>
          <w:ilvl w:val="0"/>
          <w:numId w:val="4"/>
        </w:numPr>
        <w:spacing w:after="0" w:line="276" w:lineRule="auto"/>
        <w:rPr>
          <w:ins w:id="1294" w:author="Korisnik" w:date="2024-09-19T17:15:00Z"/>
          <w:lang w:val="sr-Latn-RS"/>
        </w:rPr>
        <w:pPrChange w:id="1295" w:author="Korisnik" w:date="2024-09-19T16:37:00Z">
          <w:pPr>
            <w:numPr>
              <w:numId w:val="4"/>
            </w:numPr>
            <w:spacing w:after="0" w:line="276" w:lineRule="auto"/>
            <w:ind w:left="720" w:hanging="360"/>
            <w:jc w:val="both"/>
          </w:pPr>
        </w:pPrChange>
      </w:pPr>
      <w:ins w:id="1296" w:author="Korisnik" w:date="2024-09-19T17:14:00Z">
        <w:r>
          <w:rPr>
            <w:lang w:val="sr-Latn-RS"/>
          </w:rPr>
          <w:t xml:space="preserve"> </w:t>
        </w:r>
        <w:r>
          <w:rPr>
            <w:lang w:val="sr-Latn-RS"/>
          </w:rPr>
          <w:t xml:space="preserve">GeeksForGeeks, „Difference between Inverted Index and Forward Index“, </w:t>
        </w:r>
        <w:r w:rsidRPr="007A3785">
          <w:rPr>
            <w:i/>
            <w:lang w:val="sr-Latn-RS"/>
          </w:rPr>
          <w:t>https://www.geeksforgeeks.org</w:t>
        </w:r>
        <w:r>
          <w:rPr>
            <w:lang w:val="sr-Latn-RS"/>
          </w:rPr>
          <w:t>, Opis razlike između inverted i forward index strukture podataka sa primerima</w:t>
        </w:r>
      </w:ins>
      <w:ins w:id="1297" w:author="Korisnik" w:date="2024-09-19T18:57:00Z">
        <w:r w:rsidR="006449CD">
          <w:rPr>
            <w:lang w:val="sr-Latn-RS"/>
          </w:rPr>
          <w:t>, pristupano: avgust 2024</w:t>
        </w:r>
      </w:ins>
      <w:ins w:id="1298" w:author="Korisnik" w:date="2024-09-19T17:14:00Z">
        <w:r>
          <w:rPr>
            <w:lang w:val="sr-Latn-RS"/>
          </w:rPr>
          <w:t>.</w:t>
        </w:r>
      </w:ins>
    </w:p>
    <w:p w14:paraId="07628A20" w14:textId="59069DFB" w:rsidR="003A25F0" w:rsidRDefault="001E5D56" w:rsidP="00920D93">
      <w:pPr>
        <w:numPr>
          <w:ilvl w:val="0"/>
          <w:numId w:val="4"/>
        </w:numPr>
        <w:spacing w:after="0" w:line="276" w:lineRule="auto"/>
        <w:rPr>
          <w:lang w:val="sr-Latn-RS"/>
        </w:rPr>
        <w:pPrChange w:id="1299" w:author="Korisnik" w:date="2024-09-19T16:37:00Z">
          <w:pPr>
            <w:numPr>
              <w:numId w:val="4"/>
            </w:numPr>
            <w:spacing w:after="0" w:line="276" w:lineRule="auto"/>
            <w:ind w:left="720" w:hanging="360"/>
            <w:jc w:val="both"/>
          </w:pPr>
        </w:pPrChange>
      </w:pPr>
      <w:ins w:id="1300" w:author="Korisnik" w:date="2024-09-19T17:15:00Z">
        <w:r>
          <w:rPr>
            <w:lang w:val="sr-Latn-RS"/>
          </w:rPr>
          <w:t xml:space="preserve">Opster Team, „Elasticsearch Shards“, </w:t>
        </w:r>
        <w:r w:rsidRPr="00D7785D">
          <w:rPr>
            <w:i/>
            <w:lang w:val="sr-Latn-RS"/>
          </w:rPr>
          <w:t>https://opster.com/guides/elasticsearch</w:t>
        </w:r>
        <w:r>
          <w:rPr>
            <w:lang w:val="sr-Latn-RS"/>
          </w:rPr>
          <w:t>, Primeri i dobre prakse korišćenja shard komponenti</w:t>
        </w:r>
      </w:ins>
      <w:ins w:id="1301" w:author="Korisnik" w:date="2024-09-19T18:59:00Z">
        <w:r w:rsidR="006449CD">
          <w:rPr>
            <w:lang w:val="sr-Latn-RS"/>
          </w:rPr>
          <w:t>, pristupano: avgust 2024</w:t>
        </w:r>
      </w:ins>
      <w:ins w:id="1302" w:author="Korisnik" w:date="2024-09-19T17:15:00Z">
        <w:r>
          <w:rPr>
            <w:lang w:val="sr-Latn-RS"/>
          </w:rPr>
          <w:t>.</w:t>
        </w:r>
      </w:ins>
      <w:del w:id="1303" w:author="Korisnik" w:date="2024-09-19T17:13:00Z">
        <w:r w:rsidR="003A25F0" w:rsidDel="00DA5114">
          <w:rPr>
            <w:lang w:val="sr-Latn-RS"/>
          </w:rPr>
          <w:delText xml:space="preserve">Elastic, „Recipes, Elasticsearch. More recipes, morphood + Elasticsearch“, </w:delText>
        </w:r>
        <w:r w:rsidR="003A25F0" w:rsidRPr="003A25F0" w:rsidDel="00DA5114">
          <w:rPr>
            <w:i/>
            <w:lang w:val="sr-Latn-RS"/>
          </w:rPr>
          <w:delText>https://www.elastic.co/elasticon</w:delText>
        </w:r>
        <w:r w:rsidR="003A25F0" w:rsidDel="00DA5114">
          <w:rPr>
            <w:lang w:val="sr-Latn-RS"/>
          </w:rPr>
          <w:delText xml:space="preserve">, Kratak pregled za Webinar </w:delText>
        </w:r>
        <w:r w:rsidR="00BF17B8" w:rsidDel="00DA5114">
          <w:rPr>
            <w:lang w:val="sr-Latn-RS"/>
          </w:rPr>
          <w:delText>.</w:delText>
        </w:r>
      </w:del>
    </w:p>
    <w:p w14:paraId="6A5998C8" w14:textId="6CD8B297" w:rsidR="007A3785" w:rsidDel="001E5D56" w:rsidRDefault="007A3785" w:rsidP="00920D93">
      <w:pPr>
        <w:numPr>
          <w:ilvl w:val="0"/>
          <w:numId w:val="4"/>
        </w:numPr>
        <w:spacing w:after="0" w:line="276" w:lineRule="auto"/>
        <w:rPr>
          <w:del w:id="1304" w:author="Korisnik" w:date="2024-09-19T17:15:00Z"/>
          <w:lang w:val="sr-Latn-RS"/>
        </w:rPr>
        <w:pPrChange w:id="1305" w:author="Korisnik" w:date="2024-09-19T16:37:00Z">
          <w:pPr>
            <w:numPr>
              <w:numId w:val="4"/>
            </w:numPr>
            <w:spacing w:after="0" w:line="276" w:lineRule="auto"/>
            <w:ind w:left="720" w:hanging="360"/>
            <w:jc w:val="both"/>
          </w:pPr>
        </w:pPrChange>
      </w:pPr>
      <w:r>
        <w:rPr>
          <w:lang w:val="sr-Latn-RS"/>
        </w:rPr>
        <w:lastRenderedPageBreak/>
        <w:t xml:space="preserve"> Opster Team, „Understanding Shards in Elasticsearh“, </w:t>
      </w:r>
      <w:r w:rsidRPr="007A3785">
        <w:rPr>
          <w:i/>
          <w:lang w:val="sr-Latn-RS"/>
        </w:rPr>
        <w:t>https://opster.com/guides/elasticsearch</w:t>
      </w:r>
      <w:r>
        <w:rPr>
          <w:lang w:val="sr-Latn-RS"/>
        </w:rPr>
        <w:t>, Osnove shard komponenti u Elasticsearch mehanizmu pretrage</w:t>
      </w:r>
      <w:ins w:id="1306" w:author="Korisnik" w:date="2024-09-19T19:00:00Z">
        <w:r w:rsidR="004E2E7A">
          <w:rPr>
            <w:lang w:val="sr-Latn-RS"/>
          </w:rPr>
          <w:t>, pristupano: avgust 2024</w:t>
        </w:r>
      </w:ins>
      <w:r w:rsidR="00BF17B8">
        <w:rPr>
          <w:lang w:val="sr-Latn-RS"/>
        </w:rPr>
        <w:t>.</w:t>
      </w:r>
    </w:p>
    <w:p w14:paraId="0A47227A" w14:textId="04D476BE" w:rsidR="00F3486F" w:rsidRPr="001E5D56" w:rsidRDefault="00F3486F" w:rsidP="001E5D56">
      <w:pPr>
        <w:numPr>
          <w:ilvl w:val="0"/>
          <w:numId w:val="4"/>
        </w:numPr>
        <w:spacing w:after="0" w:line="276" w:lineRule="auto"/>
        <w:rPr>
          <w:lang w:val="sr-Latn-RS"/>
          <w:rPrChange w:id="1307" w:author="Korisnik" w:date="2024-09-19T17:15:00Z">
            <w:rPr>
              <w:lang w:val="sr-Latn-RS"/>
            </w:rPr>
          </w:rPrChange>
        </w:rPr>
        <w:pPrChange w:id="1308" w:author="Korisnik" w:date="2024-09-19T17:15:00Z">
          <w:pPr>
            <w:numPr>
              <w:numId w:val="4"/>
            </w:numPr>
            <w:spacing w:after="0" w:line="276" w:lineRule="auto"/>
            <w:ind w:left="720" w:hanging="360"/>
            <w:jc w:val="both"/>
          </w:pPr>
        </w:pPrChange>
      </w:pPr>
      <w:del w:id="1309" w:author="Korisnik" w:date="2024-09-19T17:15:00Z">
        <w:r w:rsidRPr="00D576B0" w:rsidDel="001E5D56">
          <w:rPr>
            <w:lang w:val="sr-Latn-RS"/>
          </w:rPr>
          <w:delText xml:space="preserve"> Opster Team, „</w:delText>
        </w:r>
        <w:r w:rsidR="00D7785D" w:rsidRPr="00D576B0" w:rsidDel="001E5D56">
          <w:rPr>
            <w:lang w:val="sr-Latn-RS"/>
          </w:rPr>
          <w:delText>Elasticsearch Shards</w:delText>
        </w:r>
        <w:r w:rsidRPr="00D576B0" w:rsidDel="001E5D56">
          <w:rPr>
            <w:lang w:val="sr-Latn-RS"/>
          </w:rPr>
          <w:delText>“</w:delText>
        </w:r>
        <w:r w:rsidR="00D7785D" w:rsidRPr="00D576B0" w:rsidDel="001E5D56">
          <w:rPr>
            <w:lang w:val="sr-Latn-RS"/>
          </w:rPr>
          <w:delText xml:space="preserve">, </w:delText>
        </w:r>
        <w:r w:rsidR="00D7785D" w:rsidRPr="00D576B0" w:rsidDel="001E5D56">
          <w:rPr>
            <w:i/>
            <w:lang w:val="sr-Latn-RS"/>
          </w:rPr>
          <w:delText>https://opster.com/guides/elasticsearch</w:delText>
        </w:r>
        <w:r w:rsidR="00D7785D" w:rsidRPr="00D576B0" w:rsidDel="001E5D56">
          <w:rPr>
            <w:lang w:val="sr-Latn-RS"/>
          </w:rPr>
          <w:delText>, Primeri i dobre prakse korišćenja shard komponenti</w:delText>
        </w:r>
        <w:r w:rsidR="00BF17B8" w:rsidRPr="001E5D56" w:rsidDel="001E5D56">
          <w:rPr>
            <w:lang w:val="sr-Latn-RS"/>
            <w:rPrChange w:id="1310" w:author="Korisnik" w:date="2024-09-19T17:15:00Z">
              <w:rPr>
                <w:lang w:val="sr-Latn-RS"/>
              </w:rPr>
            </w:rPrChange>
          </w:rPr>
          <w:delText>.</w:delText>
        </w:r>
      </w:del>
    </w:p>
    <w:p w14:paraId="6602526C" w14:textId="2ECDB905" w:rsidR="009002A1" w:rsidRDefault="009002A1" w:rsidP="00920D93">
      <w:pPr>
        <w:numPr>
          <w:ilvl w:val="0"/>
          <w:numId w:val="4"/>
        </w:numPr>
        <w:spacing w:after="0" w:line="276" w:lineRule="auto"/>
        <w:rPr>
          <w:lang w:val="sr-Latn-RS"/>
        </w:rPr>
        <w:pPrChange w:id="1311" w:author="Korisnik" w:date="2024-09-19T16:37:00Z">
          <w:pPr>
            <w:numPr>
              <w:numId w:val="4"/>
            </w:numPr>
            <w:spacing w:after="0" w:line="276" w:lineRule="auto"/>
            <w:ind w:left="720" w:hanging="360"/>
            <w:jc w:val="both"/>
          </w:pPr>
        </w:pPrChange>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ins w:id="1312" w:author="Korisnik" w:date="2024-09-19T19:00:00Z">
        <w:r w:rsidR="004E2E7A">
          <w:rPr>
            <w:lang w:val="sr-Latn-RS"/>
          </w:rPr>
          <w:t>, pristupano: avgust 2024</w:t>
        </w:r>
      </w:ins>
      <w:r w:rsidR="00BF17B8">
        <w:rPr>
          <w:lang w:val="sr-Latn-RS"/>
        </w:rPr>
        <w:t>.</w:t>
      </w:r>
    </w:p>
    <w:p w14:paraId="0220EA9B" w14:textId="2179EC75" w:rsidR="00EB4A3E" w:rsidRDefault="00EB4A3E" w:rsidP="00031B18">
      <w:pPr>
        <w:numPr>
          <w:ilvl w:val="0"/>
          <w:numId w:val="4"/>
        </w:numPr>
        <w:spacing w:after="0" w:line="276" w:lineRule="auto"/>
        <w:rPr>
          <w:lang w:val="sr-Latn-RS"/>
        </w:rPr>
        <w:pPrChange w:id="1313" w:author="Korisnik" w:date="2024-09-19T16:37:00Z">
          <w:pPr>
            <w:numPr>
              <w:numId w:val="4"/>
            </w:numPr>
            <w:spacing w:after="0" w:line="276" w:lineRule="auto"/>
            <w:ind w:left="720" w:hanging="360"/>
            <w:jc w:val="both"/>
          </w:pPr>
        </w:pPrChange>
      </w:pPr>
      <w:r>
        <w:rPr>
          <w:lang w:val="sr-Latn-RS"/>
        </w:rPr>
        <w:t xml:space="preserve"> Nader Medhat, </w:t>
      </w:r>
      <w:r w:rsidR="006B51AC">
        <w:rPr>
          <w:lang w:val="sr-Latn-RS"/>
        </w:rPr>
        <w:t>„Understand Database Sharding The Good and Ugly“</w:t>
      </w:r>
      <w:r>
        <w:rPr>
          <w:lang w:val="sr-Latn-RS"/>
        </w:rPr>
        <w:t xml:space="preserve">, </w:t>
      </w:r>
      <w:ins w:id="1314" w:author="Korisnik" w:date="2024-09-19T19:02:00Z">
        <w:r w:rsidR="00031B18" w:rsidRPr="00031B18">
          <w:rPr>
            <w:i/>
            <w:lang w:val="sr-Latn-RS"/>
            <w:rPrChange w:id="1315" w:author="Korisnik" w:date="2024-09-19T19:02:00Z">
              <w:rPr>
                <w:lang w:val="sr-Latn-RS"/>
              </w:rPr>
            </w:rPrChange>
          </w:rPr>
          <w:t>https://nadermedhatthoughts.medium.com</w:t>
        </w:r>
        <w:r w:rsidR="00031B18" w:rsidRPr="00031B18" w:rsidDel="00031B18">
          <w:rPr>
            <w:lang w:val="sr-Latn-RS"/>
          </w:rPr>
          <w:t xml:space="preserve"> </w:t>
        </w:r>
      </w:ins>
      <w:del w:id="1316" w:author="Korisnik" w:date="2024-09-19T19:02:00Z">
        <w:r w:rsidRPr="00EB4A3E" w:rsidDel="00031B18">
          <w:rPr>
            <w:i/>
            <w:lang w:val="sr-Latn-RS"/>
          </w:rPr>
          <w:delText>https://miro.medium.com</w:delText>
        </w:r>
      </w:del>
      <w:ins w:id="1317" w:author="Korisnik" w:date="2024-09-19T19:01:00Z">
        <w:r w:rsidR="00031B18">
          <w:rPr>
            <w:lang w:val="sr-Latn-RS"/>
          </w:rPr>
          <w:t>, Objašnjenje sharding procesa i slika</w:t>
        </w:r>
      </w:ins>
      <w:ins w:id="1318" w:author="Korisnik" w:date="2024-09-19T19:02:00Z">
        <w:r w:rsidR="00031B18">
          <w:rPr>
            <w:lang w:val="sr-Latn-RS"/>
          </w:rPr>
          <w:t xml:space="preserve"> kao primer, pristupano: </w:t>
        </w:r>
        <w:r w:rsidR="00031B18">
          <w:t>avgust 2024</w:t>
        </w:r>
      </w:ins>
      <w:r w:rsidR="00BF17B8">
        <w:rPr>
          <w:lang w:val="sr-Latn-RS"/>
        </w:rPr>
        <w:t>.</w:t>
      </w:r>
    </w:p>
    <w:p w14:paraId="43D4E8F7" w14:textId="65467C84" w:rsidR="00383A96" w:rsidDel="009A38CC" w:rsidRDefault="00383A96" w:rsidP="00920D93">
      <w:pPr>
        <w:numPr>
          <w:ilvl w:val="0"/>
          <w:numId w:val="4"/>
        </w:numPr>
        <w:spacing w:after="0" w:line="276" w:lineRule="auto"/>
        <w:rPr>
          <w:del w:id="1319" w:author="Korisnik" w:date="2024-09-19T17:46:00Z"/>
          <w:lang w:val="sr-Latn-RS"/>
        </w:rPr>
        <w:pPrChange w:id="1320" w:author="Korisnik" w:date="2024-09-19T16:37:00Z">
          <w:pPr>
            <w:numPr>
              <w:numId w:val="4"/>
            </w:numPr>
            <w:spacing w:after="0" w:line="276" w:lineRule="auto"/>
            <w:ind w:left="720" w:hanging="360"/>
            <w:jc w:val="both"/>
          </w:pPr>
        </w:pPrChange>
      </w:pPr>
      <w:r>
        <w:rPr>
          <w:lang w:val="sr-Latn-RS"/>
        </w:rPr>
        <w:t xml:space="preserve"> </w:t>
      </w:r>
      <w:moveToRangeStart w:id="1321" w:author="Korisnik" w:date="2024-09-19T17:45:00Z" w:name="move177660353"/>
      <w:moveTo w:id="1322" w:author="Korisnik" w:date="2024-09-19T17:45:00Z">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moveTo>
      <w:ins w:id="1323" w:author="Korisnik" w:date="2024-09-19T19:03:00Z">
        <w:r w:rsidR="00964045">
          <w:rPr>
            <w:lang w:val="sr-Latn-RS"/>
          </w:rPr>
          <w:t>, pristupano: avgust 2024</w:t>
        </w:r>
      </w:ins>
      <w:moveTo w:id="1324" w:author="Korisnik" w:date="2024-09-19T17:45:00Z">
        <w:r w:rsidR="00C20DFC">
          <w:rPr>
            <w:lang w:val="sr-Latn-RS"/>
          </w:rPr>
          <w:t>.</w:t>
        </w:r>
      </w:moveTo>
      <w:moveToRangeEnd w:id="1321"/>
      <w:del w:id="1325" w:author="Korisnik" w:date="2024-09-19T17:45:00Z">
        <w:r w:rsidRPr="00920D93" w:rsidDel="00C20DFC">
          <w:rPr>
            <w:color w:val="FF0000"/>
            <w:lang w:val="sr-Latn-RS"/>
            <w:rPrChange w:id="1326" w:author="Korisnik" w:date="2024-09-19T16:42:00Z">
              <w:rPr>
                <w:lang w:val="sr-Latn-RS"/>
              </w:rPr>
            </w:rPrChange>
          </w:rPr>
          <w:delText xml:space="preserve">Oskar Polak, „Do all shards (within index) have the same content?“, </w:delText>
        </w:r>
        <w:r w:rsidRPr="00920D93" w:rsidDel="00C20DFC">
          <w:rPr>
            <w:i/>
            <w:color w:val="FF0000"/>
            <w:lang w:val="sr-Latn-RS"/>
            <w:rPrChange w:id="1327" w:author="Korisnik" w:date="2024-09-19T16:42:00Z">
              <w:rPr>
                <w:i/>
                <w:lang w:val="sr-Latn-RS"/>
              </w:rPr>
            </w:rPrChange>
          </w:rPr>
          <w:delText>https://stackoverflow.com/questions</w:delText>
        </w:r>
        <w:r w:rsidRPr="00920D93" w:rsidDel="00C20DFC">
          <w:rPr>
            <w:color w:val="FF0000"/>
            <w:lang w:val="sr-Latn-RS"/>
            <w:rPrChange w:id="1328" w:author="Korisnik" w:date="2024-09-19T16:42:00Z">
              <w:rPr>
                <w:lang w:val="sr-Latn-RS"/>
              </w:rPr>
            </w:rPrChange>
          </w:rPr>
          <w:delText xml:space="preserve">, </w:delText>
        </w:r>
        <w:r w:rsidR="00720C7C" w:rsidRPr="00920D93" w:rsidDel="00C20DFC">
          <w:rPr>
            <w:color w:val="FF0000"/>
            <w:lang w:val="sr-Latn-RS"/>
            <w:rPrChange w:id="1329" w:author="Korisnik" w:date="2024-09-19T16:42:00Z">
              <w:rPr>
                <w:lang w:val="sr-Latn-RS"/>
              </w:rPr>
            </w:rPrChange>
          </w:rPr>
          <w:delText>Pitanje vezano za sadržaj shard komponenti</w:delText>
        </w:r>
        <w:r w:rsidR="007B6A13" w:rsidRPr="00920D93" w:rsidDel="00C20DFC">
          <w:rPr>
            <w:color w:val="FF0000"/>
            <w:lang w:val="sr-Latn-RS"/>
            <w:rPrChange w:id="1330" w:author="Korisnik" w:date="2024-09-19T16:42:00Z">
              <w:rPr>
                <w:lang w:val="sr-Latn-RS"/>
              </w:rPr>
            </w:rPrChange>
          </w:rPr>
          <w:delText>.</w:delText>
        </w:r>
      </w:del>
    </w:p>
    <w:p w14:paraId="59FA2F76" w14:textId="38B37D13" w:rsidR="007B6A13" w:rsidRPr="009A38CC" w:rsidRDefault="007B6A13" w:rsidP="009A38CC">
      <w:pPr>
        <w:numPr>
          <w:ilvl w:val="0"/>
          <w:numId w:val="4"/>
        </w:numPr>
        <w:spacing w:after="0" w:line="276" w:lineRule="auto"/>
        <w:rPr>
          <w:lang w:val="sr-Latn-RS"/>
          <w:rPrChange w:id="1331" w:author="Korisnik" w:date="2024-09-19T17:46:00Z">
            <w:rPr>
              <w:lang w:val="sr-Latn-RS"/>
            </w:rPr>
          </w:rPrChange>
        </w:rPr>
        <w:pPrChange w:id="1332" w:author="Korisnik" w:date="2024-09-19T17:46:00Z">
          <w:pPr>
            <w:numPr>
              <w:numId w:val="4"/>
            </w:numPr>
            <w:spacing w:after="0" w:line="276" w:lineRule="auto"/>
            <w:ind w:left="720" w:hanging="360"/>
            <w:jc w:val="both"/>
          </w:pPr>
        </w:pPrChange>
      </w:pPr>
      <w:del w:id="1333" w:author="Korisnik" w:date="2024-09-19T17:46:00Z">
        <w:r w:rsidRPr="00D576B0" w:rsidDel="009A38CC">
          <w:rPr>
            <w:lang w:val="sr-Latn-RS"/>
          </w:rPr>
          <w:delText xml:space="preserve"> </w:delText>
        </w:r>
      </w:del>
      <w:moveFromRangeStart w:id="1334" w:author="Korisnik" w:date="2024-09-19T17:47:00Z" w:name="move177660420"/>
      <w:moveFrom w:id="1335" w:author="Korisnik" w:date="2024-09-19T17:47:00Z">
        <w:r w:rsidRPr="00D576B0" w:rsidDel="009A38CC">
          <w:rPr>
            <w:lang w:val="sr-Latn-RS"/>
          </w:rPr>
          <w:t xml:space="preserve">Elastic, „Nodes“, </w:t>
        </w:r>
        <w:r w:rsidRPr="00D576B0" w:rsidDel="009A38CC">
          <w:rPr>
            <w:i/>
            <w:lang w:val="sr-Latn-RS"/>
          </w:rPr>
          <w:t>https://www.elastic.co/guide/en/elasticsearch</w:t>
        </w:r>
        <w:r w:rsidRPr="00D576B0" w:rsidDel="009A38CC">
          <w:rPr>
            <w:lang w:val="sr-Latn-RS"/>
          </w:rPr>
          <w:t>, Objasnjenje node komponenti u Elasticsearch mehanizmu pretrage.</w:t>
        </w:r>
      </w:moveFrom>
      <w:moveFromRangeEnd w:id="1334"/>
    </w:p>
    <w:p w14:paraId="58D205F0" w14:textId="557864DD" w:rsidR="009A38CC" w:rsidRPr="00D576B0" w:rsidRDefault="005E60CE" w:rsidP="0036700F">
      <w:pPr>
        <w:numPr>
          <w:ilvl w:val="0"/>
          <w:numId w:val="4"/>
        </w:numPr>
        <w:spacing w:after="0" w:line="276" w:lineRule="auto"/>
        <w:rPr>
          <w:lang w:val="sr-Latn-RS"/>
        </w:rPr>
        <w:pPrChange w:id="1336" w:author="Korisnik" w:date="2024-09-19T17:47:00Z">
          <w:pPr>
            <w:numPr>
              <w:numId w:val="4"/>
            </w:numPr>
            <w:spacing w:after="0" w:line="276" w:lineRule="auto"/>
            <w:ind w:left="720" w:hanging="360"/>
            <w:jc w:val="both"/>
          </w:pPr>
        </w:pPrChange>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ins w:id="1337" w:author="Korisnik" w:date="2024-09-19T19:03:00Z">
        <w:r w:rsidR="00964045">
          <w:rPr>
            <w:lang w:val="sr-Latn-RS"/>
          </w:rPr>
          <w:t>, pristupano: avgust 2024</w:t>
        </w:r>
      </w:ins>
      <w:r w:rsidR="00761450">
        <w:rPr>
          <w:lang w:val="sr-Latn-RS"/>
        </w:rPr>
        <w:t>.</w:t>
      </w:r>
    </w:p>
    <w:p w14:paraId="6AA7E85E" w14:textId="06C243F6" w:rsidR="00BC345D" w:rsidRDefault="00BC345D" w:rsidP="00920D93">
      <w:pPr>
        <w:numPr>
          <w:ilvl w:val="0"/>
          <w:numId w:val="4"/>
        </w:numPr>
        <w:spacing w:after="0" w:line="276" w:lineRule="auto"/>
        <w:rPr>
          <w:ins w:id="1338" w:author="Korisnik" w:date="2024-09-19T17:47:00Z"/>
          <w:lang w:val="sr-Latn-RS"/>
        </w:rPr>
        <w:pPrChange w:id="1339" w:author="Korisnik" w:date="2024-09-19T16:37:00Z">
          <w:pPr>
            <w:numPr>
              <w:numId w:val="4"/>
            </w:numPr>
            <w:spacing w:after="0" w:line="276" w:lineRule="auto"/>
            <w:ind w:left="720" w:hanging="360"/>
            <w:jc w:val="both"/>
          </w:pPr>
        </w:pPrChange>
      </w:pPr>
      <w:r>
        <w:rPr>
          <w:lang w:val="sr-Latn-RS"/>
        </w:rPr>
        <w:t xml:space="preserve"> Elastic, „Transforming data“, </w:t>
      </w:r>
      <w:r w:rsidRPr="00BC345D">
        <w:rPr>
          <w:i/>
          <w:lang w:val="sr-Latn-RS"/>
        </w:rPr>
        <w:t>https://www.elastic.co/guide/en/elasticsearch</w:t>
      </w:r>
      <w:r>
        <w:rPr>
          <w:lang w:val="sr-Latn-RS"/>
        </w:rPr>
        <w:t>, Teorija</w:t>
      </w:r>
      <w:ins w:id="1340" w:author="Korisnik" w:date="2024-09-19T19:04:00Z">
        <w:r w:rsidR="00964045">
          <w:rPr>
            <w:lang w:val="sr-Latn-RS"/>
          </w:rPr>
          <w:t>, pristupano: avgust 2024</w:t>
        </w:r>
      </w:ins>
      <w:r>
        <w:rPr>
          <w:lang w:val="sr-Latn-RS"/>
        </w:rPr>
        <w:t>.</w:t>
      </w:r>
    </w:p>
    <w:p w14:paraId="601BFAF3" w14:textId="1A539220" w:rsidR="0036700F" w:rsidRDefault="0036700F" w:rsidP="00920D93">
      <w:pPr>
        <w:numPr>
          <w:ilvl w:val="0"/>
          <w:numId w:val="4"/>
        </w:numPr>
        <w:spacing w:after="0" w:line="276" w:lineRule="auto"/>
        <w:rPr>
          <w:lang w:val="sr-Latn-RS"/>
        </w:rPr>
        <w:pPrChange w:id="1341" w:author="Korisnik" w:date="2024-09-19T16:37:00Z">
          <w:pPr>
            <w:numPr>
              <w:numId w:val="4"/>
            </w:numPr>
            <w:spacing w:after="0" w:line="276" w:lineRule="auto"/>
            <w:ind w:left="720" w:hanging="360"/>
            <w:jc w:val="both"/>
          </w:pPr>
        </w:pPrChange>
      </w:pPr>
      <w:ins w:id="1342" w:author="Korisnik" w:date="2024-09-19T17:47:00Z">
        <w:r>
          <w:rPr>
            <w:lang w:val="sr-Latn-RS"/>
          </w:rPr>
          <w:t xml:space="preserve"> </w:t>
        </w:r>
      </w:ins>
      <w:moveToRangeStart w:id="1343" w:author="Korisnik" w:date="2024-09-19T17:47:00Z" w:name="move177660420"/>
      <w:moveTo w:id="1344" w:author="Korisnik" w:date="2024-09-19T17:47:00Z">
        <w:r>
          <w:rPr>
            <w:lang w:val="sr-Latn-RS"/>
          </w:rPr>
          <w:t xml:space="preserve">Elastic, „Nodes“, </w:t>
        </w:r>
        <w:r w:rsidRPr="005E60CE">
          <w:rPr>
            <w:i/>
            <w:lang w:val="sr-Latn-RS"/>
          </w:rPr>
          <w:t>https://www.elastic.co/guide/en/elasticsearch</w:t>
        </w:r>
        <w:r>
          <w:rPr>
            <w:lang w:val="sr-Latn-RS"/>
          </w:rPr>
          <w:t>, Objasnjenje node komponenti u Elasticsearch mehanizmu pretrage</w:t>
        </w:r>
      </w:moveTo>
      <w:ins w:id="1345" w:author="Korisnik" w:date="2024-09-19T19:04:00Z">
        <w:r w:rsidR="00964045">
          <w:rPr>
            <w:lang w:val="sr-Latn-RS"/>
          </w:rPr>
          <w:t>, pristupano: avgust 2024</w:t>
        </w:r>
      </w:ins>
      <w:moveTo w:id="1346" w:author="Korisnik" w:date="2024-09-19T17:47:00Z">
        <w:r>
          <w:rPr>
            <w:lang w:val="sr-Latn-RS"/>
          </w:rPr>
          <w:t>.</w:t>
        </w:r>
      </w:moveTo>
      <w:moveToRangeEnd w:id="1343"/>
    </w:p>
    <w:p w14:paraId="468A5EA6" w14:textId="0736F866" w:rsidR="005668FF" w:rsidRDefault="005668FF" w:rsidP="00920D93">
      <w:pPr>
        <w:numPr>
          <w:ilvl w:val="0"/>
          <w:numId w:val="4"/>
        </w:numPr>
        <w:spacing w:after="0" w:line="276" w:lineRule="auto"/>
        <w:rPr>
          <w:lang w:val="sr-Latn-RS"/>
        </w:rPr>
        <w:pPrChange w:id="1347" w:author="Korisnik" w:date="2024-09-19T16:37:00Z">
          <w:pPr>
            <w:numPr>
              <w:numId w:val="4"/>
            </w:numPr>
            <w:spacing w:after="0" w:line="276" w:lineRule="auto"/>
            <w:ind w:left="720" w:hanging="360"/>
            <w:jc w:val="both"/>
          </w:pPr>
        </w:pPrChange>
      </w:pPr>
      <w:r>
        <w:rPr>
          <w:lang w:val="sr-Latn-RS"/>
        </w:rPr>
        <w:t xml:space="preserve"> Sematext, „How to Find and Fix Elasticsearch Unassigned Shards“, </w:t>
      </w:r>
      <w:r w:rsidRPr="005668FF">
        <w:rPr>
          <w:i/>
          <w:lang w:val="sr-Latn-RS"/>
        </w:rPr>
        <w:t>https://sematext.com</w:t>
      </w:r>
      <w:ins w:id="1348" w:author="Korisnik" w:date="2024-09-19T19:05:00Z">
        <w:r w:rsidR="002035A3">
          <w:rPr>
            <w:lang w:val="sr-Latn-RS"/>
          </w:rPr>
          <w:t>, Slika kao primer strukuter cluster, node, shard i index komponenti, pristupano: avgust 2024</w:t>
        </w:r>
      </w:ins>
      <w:r>
        <w:rPr>
          <w:lang w:val="sr-Latn-RS"/>
        </w:rPr>
        <w:t>.</w:t>
      </w:r>
    </w:p>
    <w:p w14:paraId="455DF3DA" w14:textId="4E9A8AB9" w:rsidR="00883A89" w:rsidRDefault="00883A89" w:rsidP="00920D93">
      <w:pPr>
        <w:numPr>
          <w:ilvl w:val="0"/>
          <w:numId w:val="4"/>
        </w:numPr>
        <w:spacing w:after="0" w:line="276" w:lineRule="auto"/>
        <w:rPr>
          <w:lang w:val="sr-Latn-RS"/>
        </w:rPr>
        <w:pPrChange w:id="1349" w:author="Korisnik" w:date="2024-09-19T16:37:00Z">
          <w:pPr>
            <w:numPr>
              <w:numId w:val="4"/>
            </w:numPr>
            <w:spacing w:after="0" w:line="276" w:lineRule="auto"/>
            <w:ind w:left="720" w:hanging="360"/>
            <w:jc w:val="both"/>
          </w:pPr>
        </w:pPrChange>
      </w:pPr>
      <w:r>
        <w:rPr>
          <w:lang w:val="sr-Latn-RS"/>
        </w:rPr>
        <w:t xml:space="preserve"> Elastic, „Index templates“, </w:t>
      </w:r>
      <w:r w:rsidRPr="00883A89">
        <w:rPr>
          <w:i/>
          <w:lang w:val="sr-Latn-RS"/>
        </w:rPr>
        <w:t>https://www.elastic.co/guide/en/elasticsearch</w:t>
      </w:r>
      <w:r>
        <w:rPr>
          <w:lang w:val="sr-Latn-RS"/>
        </w:rPr>
        <w:t>, Teorija i primeri</w:t>
      </w:r>
      <w:ins w:id="1350" w:author="Korisnik" w:date="2024-09-19T19:06:00Z">
        <w:r w:rsidR="0086002F">
          <w:rPr>
            <w:lang w:val="sr-Latn-RS"/>
          </w:rPr>
          <w:t>, pristupano: avgust 2024</w:t>
        </w:r>
      </w:ins>
      <w:r>
        <w:rPr>
          <w:lang w:val="sr-Latn-RS"/>
        </w:rPr>
        <w:t>.</w:t>
      </w:r>
    </w:p>
    <w:p w14:paraId="4060BB1A" w14:textId="0C947819" w:rsidR="006A6FDD" w:rsidRDefault="006A6FDD" w:rsidP="00920D93">
      <w:pPr>
        <w:numPr>
          <w:ilvl w:val="0"/>
          <w:numId w:val="4"/>
        </w:numPr>
        <w:spacing w:after="0" w:line="276" w:lineRule="auto"/>
        <w:rPr>
          <w:lang w:val="sr-Latn-RS"/>
        </w:rPr>
        <w:pPrChange w:id="1351" w:author="Korisnik" w:date="2024-09-19T16:37:00Z">
          <w:pPr>
            <w:numPr>
              <w:numId w:val="4"/>
            </w:numPr>
            <w:spacing w:after="0" w:line="276" w:lineRule="auto"/>
            <w:ind w:left="720" w:hanging="360"/>
            <w:jc w:val="both"/>
          </w:pPr>
        </w:pPrChange>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ins w:id="1352" w:author="Korisnik" w:date="2024-09-19T19:06:00Z">
        <w:r w:rsidR="0086002F">
          <w:rPr>
            <w:lang w:val="sr-Latn-RS"/>
          </w:rPr>
          <w:t>, pristupano: avgust 2024</w:t>
        </w:r>
      </w:ins>
      <w:r>
        <w:rPr>
          <w:lang w:val="sr-Latn-RS"/>
        </w:rPr>
        <w:t>.</w:t>
      </w:r>
    </w:p>
    <w:p w14:paraId="59F6A42B" w14:textId="64E92A13" w:rsidR="007B4B3D" w:rsidDel="00C03CB6" w:rsidRDefault="007B4B3D" w:rsidP="00920D93">
      <w:pPr>
        <w:numPr>
          <w:ilvl w:val="0"/>
          <w:numId w:val="4"/>
        </w:numPr>
        <w:spacing w:after="0" w:line="276" w:lineRule="auto"/>
        <w:rPr>
          <w:del w:id="1353" w:author="Korisnik" w:date="2024-09-19T17:48:00Z"/>
          <w:lang w:val="sr-Latn-RS"/>
        </w:rPr>
        <w:pPrChange w:id="1354" w:author="Korisnik" w:date="2024-09-19T16:37:00Z">
          <w:pPr>
            <w:numPr>
              <w:numId w:val="4"/>
            </w:numPr>
            <w:spacing w:after="0" w:line="276" w:lineRule="auto"/>
            <w:ind w:left="720" w:hanging="360"/>
            <w:jc w:val="both"/>
          </w:pPr>
        </w:pPrChange>
      </w:pPr>
      <w:r>
        <w:rPr>
          <w:lang w:val="sr-Latn-RS"/>
        </w:rPr>
        <w:t xml:space="preserve"> Elastic, „Aliases“, </w:t>
      </w:r>
      <w:r w:rsidRPr="007B4B3D">
        <w:rPr>
          <w:i/>
          <w:lang w:val="sr-Latn-RS"/>
        </w:rPr>
        <w:t>https://www.elastic.co/guide/en/elasticsearch/reference/7.17</w:t>
      </w:r>
      <w:r>
        <w:rPr>
          <w:lang w:val="sr-Latn-RS"/>
        </w:rPr>
        <w:t>, Teorija i primeri</w:t>
      </w:r>
      <w:ins w:id="1355" w:author="Korisnik" w:date="2024-09-19T19:07:00Z">
        <w:r w:rsidR="0086002F" w:rsidRPr="0086002F">
          <w:rPr>
            <w:lang w:val="sr-Latn-RS"/>
          </w:rPr>
          <w:t xml:space="preserve"> </w:t>
        </w:r>
        <w:r w:rsidR="0086002F">
          <w:rPr>
            <w:lang w:val="sr-Latn-RS"/>
          </w:rPr>
          <w:t>, pristupano: avgust 2024</w:t>
        </w:r>
      </w:ins>
      <w:r>
        <w:rPr>
          <w:lang w:val="sr-Latn-RS"/>
        </w:rPr>
        <w:t>.</w:t>
      </w:r>
    </w:p>
    <w:p w14:paraId="6604E9A6" w14:textId="6FEAFE1D" w:rsidR="0049205D" w:rsidRPr="00D576B0" w:rsidRDefault="0049205D" w:rsidP="00C03CB6">
      <w:pPr>
        <w:numPr>
          <w:ilvl w:val="0"/>
          <w:numId w:val="4"/>
        </w:numPr>
        <w:spacing w:after="0" w:line="276" w:lineRule="auto"/>
        <w:rPr>
          <w:lang w:val="sr-Latn-RS"/>
        </w:rPr>
        <w:pPrChange w:id="1356" w:author="Korisnik" w:date="2024-09-19T17:48:00Z">
          <w:pPr>
            <w:numPr>
              <w:numId w:val="4"/>
            </w:numPr>
            <w:spacing w:after="0" w:line="276" w:lineRule="auto"/>
            <w:ind w:left="720" w:hanging="360"/>
            <w:jc w:val="both"/>
          </w:pPr>
        </w:pPrChange>
      </w:pPr>
      <w:del w:id="1357" w:author="Korisnik" w:date="2024-09-19T17:48:00Z">
        <w:r w:rsidRPr="00D576B0" w:rsidDel="00C03CB6">
          <w:rPr>
            <w:lang w:val="sr-Latn-RS"/>
          </w:rPr>
          <w:delText xml:space="preserve"> </w:delText>
        </w:r>
        <w:r w:rsidRPr="00C03CB6" w:rsidDel="00C03CB6">
          <w:rPr>
            <w:color w:val="FF0000"/>
            <w:lang w:val="sr-Latn-RS"/>
            <w:rPrChange w:id="1358" w:author="Korisnik" w:date="2024-09-19T17:48:00Z">
              <w:rPr>
                <w:lang w:val="sr-Latn-RS"/>
              </w:rPr>
            </w:rPrChange>
          </w:rPr>
          <w:delText xml:space="preserve">Stackoverflow, „What are aliases in elasticsearch for?“, </w:delText>
        </w:r>
        <w:r w:rsidRPr="00C03CB6" w:rsidDel="00C03CB6">
          <w:rPr>
            <w:i/>
            <w:color w:val="FF0000"/>
            <w:lang w:val="sr-Latn-RS"/>
            <w:rPrChange w:id="1359" w:author="Korisnik" w:date="2024-09-19T17:48:00Z">
              <w:rPr>
                <w:i/>
                <w:lang w:val="sr-Latn-RS"/>
              </w:rPr>
            </w:rPrChange>
          </w:rPr>
          <w:delText>https://stackoverflow.com</w:delText>
        </w:r>
        <w:r w:rsidRPr="00C03CB6" w:rsidDel="00C03CB6">
          <w:rPr>
            <w:color w:val="FF0000"/>
            <w:lang w:val="sr-Latn-RS"/>
            <w:rPrChange w:id="1360" w:author="Korisnik" w:date="2024-09-19T17:48:00Z">
              <w:rPr>
                <w:lang w:val="sr-Latn-RS"/>
              </w:rPr>
            </w:rPrChange>
          </w:rPr>
          <w:delText>, Objašnjenje o korišćenju aliasa.</w:delText>
        </w:r>
      </w:del>
    </w:p>
    <w:p w14:paraId="658471F3" w14:textId="7CC3DB34" w:rsidR="00C76C68" w:rsidRDefault="00C76C68" w:rsidP="00920D93">
      <w:pPr>
        <w:numPr>
          <w:ilvl w:val="0"/>
          <w:numId w:val="4"/>
        </w:numPr>
        <w:spacing w:after="0" w:line="276" w:lineRule="auto"/>
        <w:rPr>
          <w:lang w:val="sr-Latn-RS"/>
        </w:rPr>
        <w:pPrChange w:id="1361" w:author="Korisnik" w:date="2024-09-19T16:37:00Z">
          <w:pPr>
            <w:numPr>
              <w:numId w:val="4"/>
            </w:numPr>
            <w:spacing w:after="0" w:line="276" w:lineRule="auto"/>
            <w:ind w:left="720" w:hanging="360"/>
            <w:jc w:val="both"/>
          </w:pPr>
        </w:pPrChange>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ins w:id="1362" w:author="Korisnik" w:date="2024-09-19T19:07:00Z">
        <w:r w:rsidR="0086002F" w:rsidRPr="0086002F">
          <w:rPr>
            <w:lang w:val="sr-Latn-RS"/>
          </w:rPr>
          <w:t xml:space="preserve"> </w:t>
        </w:r>
        <w:r w:rsidR="0086002F">
          <w:rPr>
            <w:lang w:val="sr-Latn-RS"/>
          </w:rPr>
          <w:t>, pristupano: avgust 2024</w:t>
        </w:r>
      </w:ins>
      <w:r w:rsidR="004036B6">
        <w:rPr>
          <w:lang w:val="sr-Latn-RS"/>
        </w:rPr>
        <w:t>.</w:t>
      </w:r>
    </w:p>
    <w:p w14:paraId="25145FA8" w14:textId="3AE0251E" w:rsidR="004036B6" w:rsidRDefault="004036B6" w:rsidP="00920D93">
      <w:pPr>
        <w:numPr>
          <w:ilvl w:val="0"/>
          <w:numId w:val="4"/>
        </w:numPr>
        <w:spacing w:after="0" w:line="276" w:lineRule="auto"/>
        <w:rPr>
          <w:ins w:id="1363" w:author="Korisnik" w:date="2024-09-19T17:52:00Z"/>
          <w:lang w:val="sr-Latn-RS"/>
        </w:rPr>
        <w:pPrChange w:id="1364" w:author="Korisnik" w:date="2024-09-19T16:37:00Z">
          <w:pPr>
            <w:numPr>
              <w:numId w:val="4"/>
            </w:numPr>
            <w:spacing w:after="0" w:line="276" w:lineRule="auto"/>
            <w:ind w:left="720" w:hanging="360"/>
            <w:jc w:val="both"/>
          </w:pPr>
        </w:pPrChange>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ins w:id="1365" w:author="Korisnik" w:date="2024-09-19T19:07:00Z">
        <w:r w:rsidR="0086002F">
          <w:rPr>
            <w:lang w:val="sr-Latn-RS"/>
          </w:rPr>
          <w:t>, pristupano: septembar 2024.</w:t>
        </w:r>
      </w:ins>
    </w:p>
    <w:p w14:paraId="7CAAA103" w14:textId="116A5D47" w:rsidR="00C001BA" w:rsidRDefault="00C001BA" w:rsidP="00920D93">
      <w:pPr>
        <w:numPr>
          <w:ilvl w:val="0"/>
          <w:numId w:val="4"/>
        </w:numPr>
        <w:spacing w:after="0" w:line="276" w:lineRule="auto"/>
        <w:rPr>
          <w:ins w:id="1366" w:author="Korisnik" w:date="2024-09-19T17:53:00Z"/>
          <w:lang w:val="sr-Latn-RS"/>
        </w:rPr>
        <w:pPrChange w:id="1367" w:author="Korisnik" w:date="2024-09-19T16:37:00Z">
          <w:pPr>
            <w:numPr>
              <w:numId w:val="4"/>
            </w:numPr>
            <w:spacing w:after="0" w:line="276" w:lineRule="auto"/>
            <w:ind w:left="720" w:hanging="360"/>
            <w:jc w:val="both"/>
          </w:pPr>
        </w:pPrChange>
      </w:pPr>
      <w:ins w:id="1368" w:author="Korisnik" w:date="2024-09-19T17:52:00Z">
        <w:r>
          <w:rPr>
            <w:lang w:val="sr-Latn-RS"/>
          </w:rPr>
          <w:t xml:space="preserve"> </w:t>
        </w:r>
      </w:ins>
      <w:moveToRangeStart w:id="1369" w:author="Korisnik" w:date="2024-09-19T17:52:00Z" w:name="move177660743"/>
      <w:moveTo w:id="1370" w:author="Korisnik" w:date="2024-09-19T17:52:00Z">
        <w:r>
          <w:rPr>
            <w:lang w:val="sr-Latn-RS"/>
          </w:rPr>
          <w:t xml:space="preserve">Elastic, „Anatomy of an analyzer“, </w:t>
        </w:r>
        <w:r w:rsidRPr="005D77A9">
          <w:rPr>
            <w:i/>
            <w:lang w:val="sr-Latn-RS"/>
          </w:rPr>
          <w:t>https://www.elastic.co/guide/en/elasticsearch</w:t>
        </w:r>
        <w:r>
          <w:rPr>
            <w:lang w:val="sr-Latn-RS"/>
          </w:rPr>
          <w:t>, Sturktura analyzer modula</w:t>
        </w:r>
      </w:moveTo>
      <w:ins w:id="1371" w:author="Korisnik" w:date="2024-09-19T19:08:00Z">
        <w:r w:rsidR="0086002F">
          <w:rPr>
            <w:lang w:val="sr-Latn-RS"/>
          </w:rPr>
          <w:t>, pristupano: septembar 2024</w:t>
        </w:r>
      </w:ins>
      <w:moveTo w:id="1372" w:author="Korisnik" w:date="2024-09-19T17:52:00Z">
        <w:r>
          <w:rPr>
            <w:lang w:val="sr-Latn-RS"/>
          </w:rPr>
          <w:t>.</w:t>
        </w:r>
      </w:moveTo>
      <w:moveToRangeEnd w:id="1369"/>
    </w:p>
    <w:p w14:paraId="5DA49E56" w14:textId="0301E0EE" w:rsidR="00C001BA" w:rsidRDefault="00C001BA" w:rsidP="00920D93">
      <w:pPr>
        <w:numPr>
          <w:ilvl w:val="0"/>
          <w:numId w:val="4"/>
        </w:numPr>
        <w:spacing w:after="0" w:line="276" w:lineRule="auto"/>
        <w:rPr>
          <w:ins w:id="1373" w:author="Korisnik" w:date="2024-09-19T17:56:00Z"/>
          <w:lang w:val="sr-Latn-RS"/>
        </w:rPr>
        <w:pPrChange w:id="1374" w:author="Korisnik" w:date="2024-09-19T16:37:00Z">
          <w:pPr>
            <w:numPr>
              <w:numId w:val="4"/>
            </w:numPr>
            <w:spacing w:after="0" w:line="276" w:lineRule="auto"/>
            <w:ind w:left="720" w:hanging="360"/>
            <w:jc w:val="both"/>
          </w:pPr>
        </w:pPrChange>
      </w:pPr>
      <w:ins w:id="1375" w:author="Korisnik" w:date="2024-09-19T17:53:00Z">
        <w:r>
          <w:rPr>
            <w:lang w:val="sr-Latn-RS"/>
          </w:rPr>
          <w:t xml:space="preserve"> </w:t>
        </w:r>
      </w:ins>
      <w:moveToRangeStart w:id="1376" w:author="Korisnik" w:date="2024-09-19T17:53:00Z" w:name="move177660815"/>
      <w:moveTo w:id="1377" w:author="Korisnik" w:date="2024-09-19T17:53:00Z">
        <w:r>
          <w:rPr>
            <w:lang w:val="sr-Latn-RS"/>
          </w:rPr>
          <w:t xml:space="preserve">Elastic, „Writing analyzers“, </w:t>
        </w:r>
        <w:r w:rsidRPr="00755843">
          <w:rPr>
            <w:i/>
            <w:lang w:val="sr-Latn-RS"/>
          </w:rPr>
          <w:t>https://www.elastic.co/guide/en/elasticsearch</w:t>
        </w:r>
        <w:r>
          <w:rPr>
            <w:lang w:val="sr-Latn-RS"/>
          </w:rPr>
          <w:t>, Slika koja prikazuje strukturu analyzer modula</w:t>
        </w:r>
      </w:moveTo>
      <w:ins w:id="1378" w:author="Korisnik" w:date="2024-09-19T19:08:00Z">
        <w:r w:rsidR="0086002F">
          <w:rPr>
            <w:lang w:val="sr-Latn-RS"/>
          </w:rPr>
          <w:t>, pristupano: septembar 2024</w:t>
        </w:r>
      </w:ins>
      <w:moveTo w:id="1379" w:author="Korisnik" w:date="2024-09-19T17:53:00Z">
        <w:r>
          <w:rPr>
            <w:lang w:val="sr-Latn-RS"/>
          </w:rPr>
          <w:t>.</w:t>
        </w:r>
      </w:moveTo>
      <w:moveToRangeEnd w:id="1376"/>
    </w:p>
    <w:p w14:paraId="0232B5B3" w14:textId="7A1ECA4C" w:rsidR="00DA58E4" w:rsidRDefault="00DA58E4" w:rsidP="00920D93">
      <w:pPr>
        <w:numPr>
          <w:ilvl w:val="0"/>
          <w:numId w:val="4"/>
        </w:numPr>
        <w:spacing w:after="0" w:line="276" w:lineRule="auto"/>
        <w:rPr>
          <w:lang w:val="sr-Latn-RS"/>
        </w:rPr>
        <w:pPrChange w:id="1380" w:author="Korisnik" w:date="2024-09-19T16:37:00Z">
          <w:pPr>
            <w:numPr>
              <w:numId w:val="4"/>
            </w:numPr>
            <w:spacing w:after="0" w:line="276" w:lineRule="auto"/>
            <w:ind w:left="720" w:hanging="360"/>
            <w:jc w:val="both"/>
          </w:pPr>
        </w:pPrChange>
      </w:pPr>
      <w:ins w:id="1381" w:author="Korisnik" w:date="2024-09-19T17:56:00Z">
        <w:r>
          <w:rPr>
            <w:lang w:val="sr-Latn-RS"/>
          </w:rPr>
          <w:t xml:space="preserve"> </w:t>
        </w:r>
      </w:ins>
      <w:moveToRangeStart w:id="1382" w:author="Korisnik" w:date="2024-09-19T17:56:00Z" w:name="move177660993"/>
      <w:moveTo w:id="1383" w:author="Korisnik" w:date="2024-09-19T17:56:00Z">
        <w:r>
          <w:rPr>
            <w:lang w:val="sr-Latn-RS"/>
          </w:rPr>
          <w:t xml:space="preserve">Elastic, „Normalizers“, </w:t>
        </w:r>
        <w:r w:rsidRPr="00B9537D">
          <w:rPr>
            <w:i/>
            <w:lang w:val="sr-Latn-RS"/>
          </w:rPr>
          <w:t>https://www.elastic.co/guide/en/elasticsearch</w:t>
        </w:r>
        <w:r>
          <w:rPr>
            <w:lang w:val="sr-Latn-RS"/>
          </w:rPr>
          <w:t>, Objašnjenja vezano za normalizer</w:t>
        </w:r>
      </w:moveTo>
      <w:ins w:id="1384" w:author="Korisnik" w:date="2024-09-19T19:09:00Z">
        <w:r w:rsidR="0086002F">
          <w:rPr>
            <w:lang w:val="sr-Latn-RS"/>
          </w:rPr>
          <w:t>, pristupano: septembar 2024</w:t>
        </w:r>
      </w:ins>
      <w:moveTo w:id="1385" w:author="Korisnik" w:date="2024-09-19T17:56:00Z">
        <w:r>
          <w:rPr>
            <w:lang w:val="sr-Latn-RS"/>
          </w:rPr>
          <w:t>.</w:t>
        </w:r>
      </w:moveTo>
      <w:moveToRangeEnd w:id="1382"/>
    </w:p>
    <w:p w14:paraId="19A6647C" w14:textId="03D7A5D7" w:rsidR="00F77A20" w:rsidDel="00C001BA" w:rsidRDefault="00F77A20" w:rsidP="00920D93">
      <w:pPr>
        <w:numPr>
          <w:ilvl w:val="0"/>
          <w:numId w:val="4"/>
        </w:numPr>
        <w:spacing w:after="0" w:line="276" w:lineRule="auto"/>
        <w:rPr>
          <w:del w:id="1386" w:author="Korisnik" w:date="2024-09-19T17:52:00Z"/>
          <w:lang w:val="sr-Latn-RS"/>
        </w:rPr>
        <w:pPrChange w:id="1387" w:author="Korisnik" w:date="2024-09-19T16:37:00Z">
          <w:pPr>
            <w:numPr>
              <w:numId w:val="4"/>
            </w:numPr>
            <w:spacing w:after="0" w:line="276" w:lineRule="auto"/>
            <w:ind w:left="720" w:hanging="360"/>
            <w:jc w:val="both"/>
          </w:pPr>
        </w:pPrChange>
      </w:pPr>
      <w:r>
        <w:rPr>
          <w:lang w:val="sr-Latn-RS"/>
        </w:rPr>
        <w:t xml:space="preserve"> Elastic, „Stemming“, </w:t>
      </w:r>
      <w:r w:rsidRPr="00F77A20">
        <w:rPr>
          <w:i/>
          <w:lang w:val="sr-Latn-RS"/>
        </w:rPr>
        <w:t>https://www.elastic.co/guide/en/elasticsearch</w:t>
      </w:r>
      <w:r>
        <w:rPr>
          <w:lang w:val="sr-Latn-RS"/>
        </w:rPr>
        <w:t>, Objašnjen način rada stemming procesa</w:t>
      </w:r>
      <w:ins w:id="1388" w:author="Korisnik" w:date="2024-09-19T19:09:00Z">
        <w:r w:rsidR="0086002F">
          <w:rPr>
            <w:lang w:val="sr-Latn-RS"/>
          </w:rPr>
          <w:t>, pristupano: septembar 2024</w:t>
        </w:r>
      </w:ins>
      <w:r>
        <w:rPr>
          <w:lang w:val="sr-Latn-RS"/>
        </w:rPr>
        <w:t>.</w:t>
      </w:r>
    </w:p>
    <w:p w14:paraId="1F69A238" w14:textId="2D003980" w:rsidR="005D77A9" w:rsidRPr="00C001BA" w:rsidDel="00C001BA" w:rsidRDefault="005D77A9" w:rsidP="00C001BA">
      <w:pPr>
        <w:numPr>
          <w:ilvl w:val="0"/>
          <w:numId w:val="4"/>
        </w:numPr>
        <w:spacing w:after="0" w:line="276" w:lineRule="auto"/>
        <w:rPr>
          <w:del w:id="1389" w:author="Korisnik" w:date="2024-09-19T17:53:00Z"/>
          <w:lang w:val="sr-Latn-RS"/>
          <w:rPrChange w:id="1390" w:author="Korisnik" w:date="2024-09-19T17:52:00Z">
            <w:rPr>
              <w:del w:id="1391" w:author="Korisnik" w:date="2024-09-19T17:53:00Z"/>
              <w:lang w:val="sr-Latn-RS"/>
            </w:rPr>
          </w:rPrChange>
        </w:rPr>
        <w:pPrChange w:id="1392" w:author="Korisnik" w:date="2024-09-19T17:52:00Z">
          <w:pPr>
            <w:numPr>
              <w:numId w:val="4"/>
            </w:numPr>
            <w:spacing w:after="0" w:line="276" w:lineRule="auto"/>
            <w:ind w:left="720" w:hanging="360"/>
            <w:jc w:val="both"/>
          </w:pPr>
        </w:pPrChange>
      </w:pPr>
      <w:del w:id="1393" w:author="Korisnik" w:date="2024-09-19T17:52:00Z">
        <w:r w:rsidRPr="00D576B0" w:rsidDel="00C001BA">
          <w:rPr>
            <w:lang w:val="sr-Latn-RS"/>
          </w:rPr>
          <w:delText xml:space="preserve"> </w:delText>
        </w:r>
      </w:del>
      <w:moveFromRangeStart w:id="1394" w:author="Korisnik" w:date="2024-09-19T17:52:00Z" w:name="move177660743"/>
      <w:moveFrom w:id="1395" w:author="Korisnik" w:date="2024-09-19T17:52:00Z">
        <w:r w:rsidRPr="00D576B0" w:rsidDel="00C001BA">
          <w:rPr>
            <w:lang w:val="sr-Latn-RS"/>
          </w:rPr>
          <w:t xml:space="preserve">Elastic, „Anatomy of an analyzer“, </w:t>
        </w:r>
        <w:r w:rsidRPr="00D576B0" w:rsidDel="00C001BA">
          <w:rPr>
            <w:i/>
            <w:lang w:val="sr-Latn-RS"/>
          </w:rPr>
          <w:t>https://www.elastic.co/guide/en/elasticsearch</w:t>
        </w:r>
        <w:r w:rsidRPr="00D576B0" w:rsidDel="00C001BA">
          <w:rPr>
            <w:lang w:val="sr-Latn-RS"/>
          </w:rPr>
          <w:t>, Sturktura analyzer modula.</w:t>
        </w:r>
      </w:moveFrom>
      <w:moveFromRangeEnd w:id="1394"/>
    </w:p>
    <w:p w14:paraId="32810886" w14:textId="72EF33D6" w:rsidR="00755843" w:rsidRPr="00C001BA" w:rsidRDefault="00755843" w:rsidP="00C001BA">
      <w:pPr>
        <w:numPr>
          <w:ilvl w:val="0"/>
          <w:numId w:val="4"/>
        </w:numPr>
        <w:spacing w:after="0" w:line="276" w:lineRule="auto"/>
        <w:rPr>
          <w:lang w:val="sr-Latn-RS"/>
          <w:rPrChange w:id="1396" w:author="Korisnik" w:date="2024-09-19T17:53:00Z">
            <w:rPr>
              <w:lang w:val="sr-Latn-RS"/>
            </w:rPr>
          </w:rPrChange>
        </w:rPr>
        <w:pPrChange w:id="1397" w:author="Korisnik" w:date="2024-09-19T17:53:00Z">
          <w:pPr>
            <w:numPr>
              <w:numId w:val="4"/>
            </w:numPr>
            <w:spacing w:after="0" w:line="276" w:lineRule="auto"/>
            <w:ind w:left="720" w:hanging="360"/>
            <w:jc w:val="both"/>
          </w:pPr>
        </w:pPrChange>
      </w:pPr>
      <w:del w:id="1398" w:author="Korisnik" w:date="2024-09-19T17:53:00Z">
        <w:r w:rsidRPr="00C001BA" w:rsidDel="00C001BA">
          <w:rPr>
            <w:lang w:val="sr-Latn-RS"/>
            <w:rPrChange w:id="1399" w:author="Korisnik" w:date="2024-09-19T17:53:00Z">
              <w:rPr>
                <w:lang w:val="sr-Latn-RS"/>
              </w:rPr>
            </w:rPrChange>
          </w:rPr>
          <w:delText xml:space="preserve"> </w:delText>
        </w:r>
      </w:del>
      <w:moveFromRangeStart w:id="1400" w:author="Korisnik" w:date="2024-09-19T17:53:00Z" w:name="move177660815"/>
      <w:moveFrom w:id="1401" w:author="Korisnik" w:date="2024-09-19T17:53:00Z">
        <w:r w:rsidRPr="00C001BA" w:rsidDel="00C001BA">
          <w:rPr>
            <w:lang w:val="sr-Latn-RS"/>
            <w:rPrChange w:id="1402" w:author="Korisnik" w:date="2024-09-19T17:53:00Z">
              <w:rPr>
                <w:lang w:val="sr-Latn-RS"/>
              </w:rPr>
            </w:rPrChange>
          </w:rPr>
          <w:t xml:space="preserve">Elastic, „Writing analyzers“, </w:t>
        </w:r>
        <w:r w:rsidRPr="00C001BA" w:rsidDel="00C001BA">
          <w:rPr>
            <w:i/>
            <w:lang w:val="sr-Latn-RS"/>
            <w:rPrChange w:id="1403" w:author="Korisnik" w:date="2024-09-19T17:53:00Z">
              <w:rPr>
                <w:i/>
                <w:lang w:val="sr-Latn-RS"/>
              </w:rPr>
            </w:rPrChange>
          </w:rPr>
          <w:t>https://www.elastic.co/guide/en/elasticsearch</w:t>
        </w:r>
        <w:r w:rsidRPr="00C001BA" w:rsidDel="00C001BA">
          <w:rPr>
            <w:lang w:val="sr-Latn-RS"/>
            <w:rPrChange w:id="1404" w:author="Korisnik" w:date="2024-09-19T17:53:00Z">
              <w:rPr>
                <w:lang w:val="sr-Latn-RS"/>
              </w:rPr>
            </w:rPrChange>
          </w:rPr>
          <w:t xml:space="preserve">, Slika </w:t>
        </w:r>
        <w:r w:rsidR="00EC12B4" w:rsidRPr="00C001BA" w:rsidDel="00C001BA">
          <w:rPr>
            <w:lang w:val="sr-Latn-RS"/>
            <w:rPrChange w:id="1405" w:author="Korisnik" w:date="2024-09-19T17:53:00Z">
              <w:rPr>
                <w:lang w:val="sr-Latn-RS"/>
              </w:rPr>
            </w:rPrChange>
          </w:rPr>
          <w:t>koja prikazuje strukturu a</w:t>
        </w:r>
        <w:r w:rsidRPr="00C001BA" w:rsidDel="00C001BA">
          <w:rPr>
            <w:lang w:val="sr-Latn-RS"/>
            <w:rPrChange w:id="1406" w:author="Korisnik" w:date="2024-09-19T17:53:00Z">
              <w:rPr>
                <w:lang w:val="sr-Latn-RS"/>
              </w:rPr>
            </w:rPrChange>
          </w:rPr>
          <w:t xml:space="preserve">nalyzer </w:t>
        </w:r>
        <w:r w:rsidR="00EC12B4" w:rsidRPr="00C001BA" w:rsidDel="00C001BA">
          <w:rPr>
            <w:lang w:val="sr-Latn-RS"/>
            <w:rPrChange w:id="1407" w:author="Korisnik" w:date="2024-09-19T17:53:00Z">
              <w:rPr>
                <w:lang w:val="sr-Latn-RS"/>
              </w:rPr>
            </w:rPrChange>
          </w:rPr>
          <w:t>modula</w:t>
        </w:r>
        <w:r w:rsidRPr="00C001BA" w:rsidDel="00C001BA">
          <w:rPr>
            <w:lang w:val="sr-Latn-RS"/>
            <w:rPrChange w:id="1408" w:author="Korisnik" w:date="2024-09-19T17:53:00Z">
              <w:rPr>
                <w:lang w:val="sr-Latn-RS"/>
              </w:rPr>
            </w:rPrChange>
          </w:rPr>
          <w:t>.</w:t>
        </w:r>
      </w:moveFrom>
      <w:moveFromRangeEnd w:id="1400"/>
    </w:p>
    <w:p w14:paraId="1B30CFC7" w14:textId="44AB89F0" w:rsidR="001F4C58" w:rsidRDefault="001F4C58" w:rsidP="00920D93">
      <w:pPr>
        <w:numPr>
          <w:ilvl w:val="0"/>
          <w:numId w:val="4"/>
        </w:numPr>
        <w:spacing w:after="0" w:line="276" w:lineRule="auto"/>
        <w:rPr>
          <w:lang w:val="sr-Latn-RS"/>
        </w:rPr>
        <w:pPrChange w:id="1409" w:author="Korisnik" w:date="2024-09-19T16:37:00Z">
          <w:pPr>
            <w:numPr>
              <w:numId w:val="4"/>
            </w:numPr>
            <w:spacing w:after="0" w:line="276" w:lineRule="auto"/>
            <w:ind w:left="720" w:hanging="360"/>
            <w:jc w:val="both"/>
          </w:pPr>
        </w:pPrChange>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ins w:id="1410" w:author="Korisnik" w:date="2024-09-19T19:10:00Z">
        <w:r w:rsidR="0086002F">
          <w:rPr>
            <w:lang w:val="sr-Latn-RS"/>
          </w:rPr>
          <w:t>, pristupano: septembar 2024</w:t>
        </w:r>
      </w:ins>
      <w:r w:rsidR="00F0550D">
        <w:rPr>
          <w:lang w:val="sr-Latn-RS"/>
        </w:rPr>
        <w:t>.</w:t>
      </w:r>
    </w:p>
    <w:p w14:paraId="3A9FC9A1" w14:textId="284A47A7" w:rsidR="0000632E" w:rsidDel="00012CF0" w:rsidRDefault="0000632E" w:rsidP="00920D93">
      <w:pPr>
        <w:numPr>
          <w:ilvl w:val="0"/>
          <w:numId w:val="4"/>
        </w:numPr>
        <w:spacing w:after="0" w:line="276" w:lineRule="auto"/>
        <w:rPr>
          <w:del w:id="1411" w:author="Korisnik" w:date="2024-09-19T17:57:00Z"/>
          <w:lang w:val="sr-Latn-RS"/>
        </w:rPr>
        <w:pPrChange w:id="1412" w:author="Korisnik" w:date="2024-09-19T16:37:00Z">
          <w:pPr>
            <w:numPr>
              <w:numId w:val="4"/>
            </w:numPr>
            <w:spacing w:after="0" w:line="276" w:lineRule="auto"/>
            <w:ind w:left="720" w:hanging="360"/>
            <w:jc w:val="both"/>
          </w:pPr>
        </w:pPrChange>
      </w:pPr>
      <w:r>
        <w:rPr>
          <w:lang w:val="sr-Latn-RS"/>
        </w:rPr>
        <w:t xml:space="preserve"> Elastic, „Stop token filter“, </w:t>
      </w:r>
      <w:r w:rsidRPr="0000632E">
        <w:rPr>
          <w:i/>
          <w:lang w:val="sr-Latn-RS"/>
        </w:rPr>
        <w:t>https://www.elastic.co/guide/en/elasticsearch</w:t>
      </w:r>
      <w:r>
        <w:rPr>
          <w:lang w:val="sr-Latn-RS"/>
        </w:rPr>
        <w:t>, Stop words token filter</w:t>
      </w:r>
      <w:ins w:id="1413" w:author="Korisnik" w:date="2024-09-19T19:10:00Z">
        <w:r w:rsidR="0086002F">
          <w:rPr>
            <w:lang w:val="sr-Latn-RS"/>
          </w:rPr>
          <w:t>, pristupano: septembar 2024</w:t>
        </w:r>
      </w:ins>
      <w:r w:rsidR="0060771A">
        <w:rPr>
          <w:lang w:val="sr-Latn-RS"/>
        </w:rPr>
        <w:t>.</w:t>
      </w:r>
    </w:p>
    <w:p w14:paraId="1F06F224" w14:textId="07FA0300" w:rsidR="0060771A" w:rsidRPr="00012CF0" w:rsidRDefault="0060771A" w:rsidP="00012CF0">
      <w:pPr>
        <w:numPr>
          <w:ilvl w:val="0"/>
          <w:numId w:val="4"/>
        </w:numPr>
        <w:spacing w:after="0" w:line="276" w:lineRule="auto"/>
        <w:rPr>
          <w:lang w:val="sr-Latn-RS"/>
          <w:rPrChange w:id="1414" w:author="Korisnik" w:date="2024-09-19T17:57:00Z">
            <w:rPr>
              <w:lang w:val="sr-Latn-RS"/>
            </w:rPr>
          </w:rPrChange>
        </w:rPr>
        <w:pPrChange w:id="1415" w:author="Korisnik" w:date="2024-09-19T17:57:00Z">
          <w:pPr>
            <w:numPr>
              <w:numId w:val="4"/>
            </w:numPr>
            <w:spacing w:after="0" w:line="276" w:lineRule="auto"/>
            <w:ind w:left="720" w:hanging="360"/>
            <w:jc w:val="both"/>
          </w:pPr>
        </w:pPrChange>
      </w:pPr>
      <w:del w:id="1416" w:author="Korisnik" w:date="2024-09-19T17:57:00Z">
        <w:r w:rsidRPr="00D576B0" w:rsidDel="00012CF0">
          <w:rPr>
            <w:lang w:val="sr-Latn-RS"/>
          </w:rPr>
          <w:delText xml:space="preserve"> </w:delText>
        </w:r>
      </w:del>
      <w:moveFromRangeStart w:id="1417" w:author="Korisnik" w:date="2024-09-19T17:57:00Z" w:name="move177661055"/>
      <w:moveFrom w:id="1418" w:author="Korisnik" w:date="2024-09-19T17:57:00Z">
        <w:r w:rsidRPr="00D576B0" w:rsidDel="00012CF0">
          <w:rPr>
            <w:lang w:val="sr-Latn-RS"/>
          </w:rPr>
          <w:t xml:space="preserve">Elastic, „Search with synonyms“, </w:t>
        </w:r>
        <w:r w:rsidRPr="00D576B0" w:rsidDel="00012CF0">
          <w:rPr>
            <w:i/>
            <w:lang w:val="sr-Latn-RS"/>
          </w:rPr>
          <w:t>https://www.elastic.co/guide/en/elasticsearch</w:t>
        </w:r>
        <w:r w:rsidRPr="00D576B0" w:rsidDel="00012CF0">
          <w:rPr>
            <w:lang w:val="sr-Latn-RS"/>
          </w:rPr>
          <w:t xml:space="preserve">, </w:t>
        </w:r>
        <w:r w:rsidR="003E42B4" w:rsidRPr="00D576B0" w:rsidDel="00012CF0">
          <w:rPr>
            <w:lang w:val="sr-Latn-RS"/>
          </w:rPr>
          <w:t>Značaj i korišćenje synonyms kod pretrage.</w:t>
        </w:r>
      </w:moveFrom>
      <w:moveFromRangeEnd w:id="1417"/>
    </w:p>
    <w:p w14:paraId="688421F2" w14:textId="3CD7A849" w:rsidR="00F76B56" w:rsidRDefault="00F76B56" w:rsidP="00920D93">
      <w:pPr>
        <w:numPr>
          <w:ilvl w:val="0"/>
          <w:numId w:val="4"/>
        </w:numPr>
        <w:spacing w:after="0" w:line="276" w:lineRule="auto"/>
        <w:rPr>
          <w:ins w:id="1419" w:author="Korisnik" w:date="2024-09-19T17:57:00Z"/>
          <w:lang w:val="sr-Latn-RS"/>
        </w:rPr>
        <w:pPrChange w:id="1420" w:author="Korisnik" w:date="2024-09-19T16:37:00Z">
          <w:pPr>
            <w:numPr>
              <w:numId w:val="4"/>
            </w:numPr>
            <w:spacing w:after="0" w:line="276" w:lineRule="auto"/>
            <w:ind w:left="720" w:hanging="360"/>
            <w:jc w:val="both"/>
          </w:pPr>
        </w:pPrChange>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ins w:id="1421" w:author="Korisnik" w:date="2024-09-19T19:11:00Z">
        <w:r w:rsidR="0086002F">
          <w:rPr>
            <w:lang w:val="sr-Latn-RS"/>
          </w:rPr>
          <w:t>, pristupano: septembar 2024</w:t>
        </w:r>
      </w:ins>
      <w:r>
        <w:rPr>
          <w:lang w:val="sr-Latn-RS"/>
        </w:rPr>
        <w:t>.</w:t>
      </w:r>
    </w:p>
    <w:p w14:paraId="1D51C7B5" w14:textId="64CACDC3" w:rsidR="00012CF0" w:rsidDel="003B1DEA" w:rsidRDefault="00012CF0" w:rsidP="00920D93">
      <w:pPr>
        <w:numPr>
          <w:ilvl w:val="0"/>
          <w:numId w:val="4"/>
        </w:numPr>
        <w:spacing w:after="0" w:line="276" w:lineRule="auto"/>
        <w:rPr>
          <w:del w:id="1422" w:author="Korisnik" w:date="2024-09-19T17:58:00Z"/>
          <w:lang w:val="sr-Latn-RS"/>
        </w:rPr>
        <w:pPrChange w:id="1423" w:author="Korisnik" w:date="2024-09-19T16:37:00Z">
          <w:pPr>
            <w:numPr>
              <w:numId w:val="4"/>
            </w:numPr>
            <w:spacing w:after="0" w:line="276" w:lineRule="auto"/>
            <w:ind w:left="720" w:hanging="360"/>
            <w:jc w:val="both"/>
          </w:pPr>
        </w:pPrChange>
      </w:pPr>
      <w:ins w:id="1424" w:author="Korisnik" w:date="2024-09-19T17:57:00Z">
        <w:r>
          <w:rPr>
            <w:lang w:val="sr-Latn-RS"/>
          </w:rPr>
          <w:lastRenderedPageBreak/>
          <w:t xml:space="preserve"> </w:t>
        </w:r>
      </w:ins>
      <w:moveToRangeStart w:id="1425" w:author="Korisnik" w:date="2024-09-19T17:57:00Z" w:name="move177661055"/>
      <w:moveTo w:id="1426" w:author="Korisnik" w:date="2024-09-19T17:57:00Z">
        <w:r>
          <w:rPr>
            <w:lang w:val="sr-Latn-RS"/>
          </w:rPr>
          <w:t xml:space="preserve">Elastic, „Search with synonyms“, </w:t>
        </w:r>
        <w:r w:rsidRPr="003C0DFA">
          <w:rPr>
            <w:i/>
            <w:lang w:val="sr-Latn-RS"/>
          </w:rPr>
          <w:t>https://www.elastic.co/guide/en/elasticsearch</w:t>
        </w:r>
        <w:r>
          <w:rPr>
            <w:lang w:val="sr-Latn-RS"/>
          </w:rPr>
          <w:t>, Značaj i korišćenje synonyms kod pretrage</w:t>
        </w:r>
      </w:moveTo>
      <w:ins w:id="1427" w:author="Korisnik" w:date="2024-09-19T19:11:00Z">
        <w:r w:rsidR="0086002F">
          <w:rPr>
            <w:lang w:val="sr-Latn-RS"/>
          </w:rPr>
          <w:t>, pristupano: septembar 2024</w:t>
        </w:r>
      </w:ins>
      <w:moveTo w:id="1428" w:author="Korisnik" w:date="2024-09-19T17:57:00Z">
        <w:r>
          <w:rPr>
            <w:lang w:val="sr-Latn-RS"/>
          </w:rPr>
          <w:t>.</w:t>
        </w:r>
      </w:moveTo>
      <w:moveToRangeEnd w:id="1425"/>
    </w:p>
    <w:p w14:paraId="30173D12" w14:textId="02F5BF11" w:rsidR="00B369D8" w:rsidRPr="003B1DEA" w:rsidRDefault="00FE091D" w:rsidP="003B1DEA">
      <w:pPr>
        <w:numPr>
          <w:ilvl w:val="0"/>
          <w:numId w:val="4"/>
        </w:numPr>
        <w:spacing w:after="0" w:line="276" w:lineRule="auto"/>
        <w:rPr>
          <w:lang w:val="sr-Latn-RS"/>
          <w:rPrChange w:id="1429" w:author="Korisnik" w:date="2024-09-19T17:58:00Z">
            <w:rPr>
              <w:lang w:val="sr-Latn-RS"/>
            </w:rPr>
          </w:rPrChange>
        </w:rPr>
        <w:pPrChange w:id="1430" w:author="Korisnik" w:date="2024-09-19T17:58:00Z">
          <w:pPr>
            <w:numPr>
              <w:numId w:val="4"/>
            </w:numPr>
            <w:spacing w:after="0" w:line="276" w:lineRule="auto"/>
            <w:ind w:left="720" w:hanging="360"/>
            <w:jc w:val="both"/>
          </w:pPr>
        </w:pPrChange>
      </w:pPr>
      <w:del w:id="1431" w:author="Korisnik" w:date="2024-09-19T17:58:00Z">
        <w:r w:rsidRPr="00D576B0" w:rsidDel="003B1DEA">
          <w:rPr>
            <w:lang w:val="sr-Latn-RS"/>
          </w:rPr>
          <w:delText xml:space="preserve"> </w:delText>
        </w:r>
      </w:del>
      <w:moveFromRangeStart w:id="1432" w:author="Korisnik" w:date="2024-09-19T17:58:00Z" w:name="move177661108"/>
      <w:moveFrom w:id="1433" w:author="Korisnik" w:date="2024-09-19T17:58:00Z">
        <w:r w:rsidRPr="00D576B0" w:rsidDel="003B1DEA">
          <w:rPr>
            <w:lang w:val="sr-Latn-RS"/>
          </w:rPr>
          <w:t xml:space="preserve">Opster Team, „Understanding Elastcisearch Scoring and the Explain API“, </w:t>
        </w:r>
        <w:r w:rsidRPr="00D576B0" w:rsidDel="003B1DEA">
          <w:rPr>
            <w:i/>
            <w:lang w:val="sr-Latn-RS"/>
          </w:rPr>
          <w:t>https://opster.com/guides/elasticsearch</w:t>
        </w:r>
        <w:r w:rsidRPr="00D576B0" w:rsidDel="003B1DEA">
          <w:rPr>
            <w:lang w:val="sr-Latn-RS"/>
          </w:rPr>
          <w:t>, Način rada scoring mehanizma u Elasticsearch mehanizmu pretrage.</w:t>
        </w:r>
      </w:moveFrom>
      <w:moveFromRangeEnd w:id="1432"/>
    </w:p>
    <w:p w14:paraId="068EB48F" w14:textId="74D8CD7D" w:rsidR="00393AC9" w:rsidRDefault="00393AC9" w:rsidP="00920D93">
      <w:pPr>
        <w:numPr>
          <w:ilvl w:val="0"/>
          <w:numId w:val="4"/>
        </w:numPr>
        <w:spacing w:after="0" w:line="276" w:lineRule="auto"/>
        <w:rPr>
          <w:ins w:id="1434" w:author="Korisnik" w:date="2024-09-19T17:58:00Z"/>
          <w:lang w:val="sr-Latn-RS"/>
        </w:rPr>
        <w:pPrChange w:id="1435" w:author="Korisnik" w:date="2024-09-19T16:37:00Z">
          <w:pPr>
            <w:numPr>
              <w:numId w:val="4"/>
            </w:numPr>
            <w:spacing w:after="0" w:line="276" w:lineRule="auto"/>
            <w:ind w:left="720" w:hanging="360"/>
            <w:jc w:val="both"/>
          </w:pPr>
        </w:pPrChange>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ins w:id="1436" w:author="Korisnik" w:date="2024-09-19T19:12:00Z">
        <w:r w:rsidR="0086002F">
          <w:rPr>
            <w:lang w:val="sr-Latn-RS"/>
          </w:rPr>
          <w:t xml:space="preserve">, </w:t>
        </w:r>
        <w:r w:rsidR="0086002F">
          <w:rPr>
            <w:lang w:val="sr-Latn-RS"/>
          </w:rPr>
          <w:t>pristupano: septembar 2024</w:t>
        </w:r>
      </w:ins>
      <w:r>
        <w:rPr>
          <w:lang w:val="sr-Latn-RS"/>
        </w:rPr>
        <w:t>.</w:t>
      </w:r>
    </w:p>
    <w:p w14:paraId="28AF9265" w14:textId="3CE9F0B7" w:rsidR="003B1DEA" w:rsidRDefault="003B1DEA" w:rsidP="00920D93">
      <w:pPr>
        <w:numPr>
          <w:ilvl w:val="0"/>
          <w:numId w:val="4"/>
        </w:numPr>
        <w:spacing w:after="0" w:line="276" w:lineRule="auto"/>
        <w:rPr>
          <w:lang w:val="sr-Latn-RS"/>
        </w:rPr>
        <w:pPrChange w:id="1437" w:author="Korisnik" w:date="2024-09-19T16:37:00Z">
          <w:pPr>
            <w:numPr>
              <w:numId w:val="4"/>
            </w:numPr>
            <w:spacing w:after="0" w:line="276" w:lineRule="auto"/>
            <w:ind w:left="720" w:hanging="360"/>
            <w:jc w:val="both"/>
          </w:pPr>
        </w:pPrChange>
      </w:pPr>
      <w:ins w:id="1438" w:author="Korisnik" w:date="2024-09-19T17:58:00Z">
        <w:r>
          <w:rPr>
            <w:lang w:val="sr-Latn-RS"/>
          </w:rPr>
          <w:t xml:space="preserve"> </w:t>
        </w:r>
      </w:ins>
      <w:moveToRangeStart w:id="1439" w:author="Korisnik" w:date="2024-09-19T17:58:00Z" w:name="move177661108"/>
      <w:moveTo w:id="1440" w:author="Korisnik" w:date="2024-09-19T17:58:00Z">
        <w:r>
          <w:rPr>
            <w:lang w:val="sr-Latn-RS"/>
          </w:rPr>
          <w:t xml:space="preserve">Opster Team, „Understanding Elastcisearch Scoring and the Explain API“, </w:t>
        </w:r>
        <w:r w:rsidRPr="00FE091D">
          <w:rPr>
            <w:i/>
            <w:lang w:val="sr-Latn-RS"/>
          </w:rPr>
          <w:t>https://opster.com/guides/elasticsearch</w:t>
        </w:r>
        <w:r>
          <w:rPr>
            <w:lang w:val="sr-Latn-RS"/>
          </w:rPr>
          <w:t>, Način rada scoring mehanizma u Elasticsearch mehanizmu pretrage</w:t>
        </w:r>
      </w:moveTo>
      <w:ins w:id="1441" w:author="Korisnik" w:date="2024-09-19T19:13:00Z">
        <w:r w:rsidR="0086002F">
          <w:rPr>
            <w:lang w:val="sr-Latn-RS"/>
          </w:rPr>
          <w:t xml:space="preserve">, </w:t>
        </w:r>
        <w:r w:rsidR="0086002F">
          <w:rPr>
            <w:lang w:val="sr-Latn-RS"/>
          </w:rPr>
          <w:t>pristupano: septembar 2024</w:t>
        </w:r>
      </w:ins>
      <w:moveTo w:id="1442" w:author="Korisnik" w:date="2024-09-19T17:58:00Z">
        <w:r>
          <w:rPr>
            <w:lang w:val="sr-Latn-RS"/>
          </w:rPr>
          <w:t>.</w:t>
        </w:r>
      </w:moveTo>
      <w:moveToRangeEnd w:id="1439"/>
    </w:p>
    <w:p w14:paraId="2BB17D56" w14:textId="5643A9C7" w:rsidR="00F23DEC" w:rsidRDefault="00F23DEC" w:rsidP="00920D93">
      <w:pPr>
        <w:numPr>
          <w:ilvl w:val="0"/>
          <w:numId w:val="4"/>
        </w:numPr>
        <w:spacing w:after="0" w:line="276" w:lineRule="auto"/>
        <w:rPr>
          <w:lang w:val="sr-Latn-RS"/>
        </w:rPr>
        <w:pPrChange w:id="1443" w:author="Korisnik" w:date="2024-09-19T16:37:00Z">
          <w:pPr>
            <w:numPr>
              <w:numId w:val="4"/>
            </w:numPr>
            <w:spacing w:after="0" w:line="276" w:lineRule="auto"/>
            <w:ind w:left="720" w:hanging="360"/>
            <w:jc w:val="both"/>
          </w:pPr>
        </w:pPrChange>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ins w:id="1444" w:author="Korisnik" w:date="2024-09-19T19:13:00Z">
        <w:r w:rsidR="0086002F">
          <w:rPr>
            <w:lang w:val="sr-Latn-RS"/>
          </w:rPr>
          <w:t xml:space="preserve">, </w:t>
        </w:r>
        <w:r w:rsidR="0086002F">
          <w:rPr>
            <w:lang w:val="sr-Latn-RS"/>
          </w:rPr>
          <w:t>pristupano: septembar 2024</w:t>
        </w:r>
      </w:ins>
      <w:r>
        <w:rPr>
          <w:lang w:val="sr-Latn-RS"/>
        </w:rPr>
        <w:t>.</w:t>
      </w:r>
    </w:p>
    <w:p w14:paraId="5322063C" w14:textId="68477F76" w:rsidR="00F30983" w:rsidRDefault="00F30983" w:rsidP="00920D93">
      <w:pPr>
        <w:numPr>
          <w:ilvl w:val="0"/>
          <w:numId w:val="4"/>
        </w:numPr>
        <w:spacing w:after="0" w:line="276" w:lineRule="auto"/>
        <w:rPr>
          <w:lang w:val="sr-Latn-RS"/>
        </w:rPr>
        <w:pPrChange w:id="1445" w:author="Korisnik" w:date="2024-09-19T16:37:00Z">
          <w:pPr>
            <w:numPr>
              <w:numId w:val="4"/>
            </w:numPr>
            <w:spacing w:after="0" w:line="276" w:lineRule="auto"/>
            <w:ind w:left="720" w:hanging="360"/>
            <w:jc w:val="both"/>
          </w:pPr>
        </w:pPrChange>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ins w:id="1446" w:author="Korisnik" w:date="2024-09-19T19:13:00Z">
        <w:r w:rsidR="005B2BCF">
          <w:rPr>
            <w:lang w:val="sr-Latn-RS"/>
          </w:rPr>
          <w:t xml:space="preserve">, </w:t>
        </w:r>
        <w:r w:rsidR="005B2BCF">
          <w:rPr>
            <w:lang w:val="sr-Latn-RS"/>
          </w:rPr>
          <w:t>pristupano: septembar 2024</w:t>
        </w:r>
      </w:ins>
      <w:r>
        <w:rPr>
          <w:lang w:val="sr-Latn-RS"/>
        </w:rPr>
        <w:t>.</w:t>
      </w:r>
    </w:p>
    <w:p w14:paraId="5B561C43" w14:textId="6056CAFD" w:rsidR="00FE0F2D" w:rsidDel="00C20DFC" w:rsidRDefault="00FE0F2D" w:rsidP="00920D93">
      <w:pPr>
        <w:numPr>
          <w:ilvl w:val="0"/>
          <w:numId w:val="4"/>
        </w:numPr>
        <w:spacing w:after="0" w:line="276" w:lineRule="auto"/>
        <w:rPr>
          <w:del w:id="1447" w:author="Korisnik" w:date="2024-09-19T17:46:00Z"/>
          <w:lang w:val="sr-Latn-RS"/>
        </w:rPr>
        <w:pPrChange w:id="1448" w:author="Korisnik" w:date="2024-09-19T16:37:00Z">
          <w:pPr>
            <w:numPr>
              <w:numId w:val="4"/>
            </w:numPr>
            <w:spacing w:after="0" w:line="276" w:lineRule="auto"/>
            <w:ind w:left="720" w:hanging="360"/>
            <w:jc w:val="both"/>
          </w:pPr>
        </w:pPrChange>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ins w:id="1449" w:author="Korisnik" w:date="2024-09-19T19:14:00Z">
        <w:r w:rsidR="005B2BCF">
          <w:rPr>
            <w:lang w:val="sr-Latn-RS"/>
          </w:rPr>
          <w:t xml:space="preserve">, </w:t>
        </w:r>
        <w:r w:rsidR="005B2BCF">
          <w:rPr>
            <w:lang w:val="sr-Latn-RS"/>
          </w:rPr>
          <w:t>pristupano: septembar 2024</w:t>
        </w:r>
      </w:ins>
      <w:r w:rsidR="00463DB8">
        <w:rPr>
          <w:lang w:val="sr-Latn-RS"/>
        </w:rPr>
        <w:t>.</w:t>
      </w:r>
    </w:p>
    <w:p w14:paraId="118728D5" w14:textId="688562C0" w:rsidR="00A66C72" w:rsidRPr="00C20DFC" w:rsidRDefault="00A66C72" w:rsidP="00C20DFC">
      <w:pPr>
        <w:numPr>
          <w:ilvl w:val="0"/>
          <w:numId w:val="4"/>
        </w:numPr>
        <w:spacing w:after="0" w:line="276" w:lineRule="auto"/>
        <w:rPr>
          <w:lang w:val="sr-Latn-RS"/>
          <w:rPrChange w:id="1450" w:author="Korisnik" w:date="2024-09-19T17:46:00Z">
            <w:rPr>
              <w:lang w:val="sr-Latn-RS"/>
            </w:rPr>
          </w:rPrChange>
        </w:rPr>
        <w:pPrChange w:id="1451" w:author="Korisnik" w:date="2024-09-19T17:46:00Z">
          <w:pPr>
            <w:numPr>
              <w:numId w:val="4"/>
            </w:numPr>
            <w:spacing w:after="0" w:line="276" w:lineRule="auto"/>
            <w:ind w:left="720" w:hanging="360"/>
            <w:jc w:val="both"/>
          </w:pPr>
        </w:pPrChange>
      </w:pPr>
      <w:del w:id="1452" w:author="Korisnik" w:date="2024-09-19T17:46:00Z">
        <w:r w:rsidRPr="00D576B0" w:rsidDel="00C20DFC">
          <w:rPr>
            <w:lang w:val="sr-Latn-RS"/>
          </w:rPr>
          <w:delText xml:space="preserve"> </w:delText>
        </w:r>
      </w:del>
      <w:moveFromRangeStart w:id="1453" w:author="Korisnik" w:date="2024-09-19T17:45:00Z" w:name="move177660353"/>
      <w:moveFrom w:id="1454" w:author="Korisnik" w:date="2024-09-19T17:45:00Z">
        <w:r w:rsidRPr="00D576B0" w:rsidDel="00C20DFC">
          <w:rPr>
            <w:lang w:val="sr-Latn-RS"/>
          </w:rPr>
          <w:t xml:space="preserve">DrTech, „Understanding Segments in Elasticsearch“, </w:t>
        </w:r>
        <w:r w:rsidRPr="00D576B0" w:rsidDel="00C20DFC">
          <w:rPr>
            <w:i/>
            <w:lang w:val="sr-Latn-RS"/>
          </w:rPr>
          <w:t>https://stackoverflow.com/questions</w:t>
        </w:r>
        <w:r w:rsidRPr="00D576B0" w:rsidDel="00C20DFC">
          <w:rPr>
            <w:lang w:val="sr-Latn-RS"/>
          </w:rPr>
          <w:t>, Odgovor na postavljeno pitanje koji objašnjava ulogu segment komponenti u Elasticsearch mehanizmu.</w:t>
        </w:r>
      </w:moveFrom>
      <w:moveFromRangeEnd w:id="1453"/>
    </w:p>
    <w:p w14:paraId="09363BD7" w14:textId="1A577AFC" w:rsidR="00F1654B" w:rsidDel="00DA58E4" w:rsidRDefault="00F1654B" w:rsidP="00920D93">
      <w:pPr>
        <w:numPr>
          <w:ilvl w:val="0"/>
          <w:numId w:val="4"/>
        </w:numPr>
        <w:spacing w:after="0" w:line="276" w:lineRule="auto"/>
        <w:rPr>
          <w:del w:id="1455" w:author="Korisnik" w:date="2024-09-19T17:56:00Z"/>
          <w:lang w:val="sr-Latn-RS"/>
        </w:rPr>
        <w:pPrChange w:id="1456" w:author="Korisnik" w:date="2024-09-19T16:37:00Z">
          <w:pPr>
            <w:numPr>
              <w:numId w:val="4"/>
            </w:numPr>
            <w:spacing w:after="0" w:line="276" w:lineRule="auto"/>
            <w:ind w:left="720" w:hanging="360"/>
            <w:jc w:val="both"/>
          </w:pPr>
        </w:pPrChange>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ins w:id="1457" w:author="Korisnik" w:date="2024-09-19T19:14:00Z">
        <w:r w:rsidR="005B2BCF">
          <w:rPr>
            <w:lang w:val="sr-Latn-RS"/>
          </w:rPr>
          <w:t xml:space="preserve">, </w:t>
        </w:r>
        <w:r w:rsidR="005B2BCF">
          <w:rPr>
            <w:lang w:val="sr-Latn-RS"/>
          </w:rPr>
          <w:t>pristupano: septembar 2024</w:t>
        </w:r>
      </w:ins>
      <w:r w:rsidR="009215F7">
        <w:rPr>
          <w:lang w:val="sr-Latn-RS"/>
        </w:rPr>
        <w:t>.</w:t>
      </w:r>
    </w:p>
    <w:p w14:paraId="00A24D06" w14:textId="7A494106" w:rsidR="00464C25" w:rsidRPr="00DA58E4" w:rsidDel="003F4F8F" w:rsidRDefault="00464C25" w:rsidP="00DA58E4">
      <w:pPr>
        <w:numPr>
          <w:ilvl w:val="0"/>
          <w:numId w:val="4"/>
        </w:numPr>
        <w:spacing w:after="0" w:line="276" w:lineRule="auto"/>
        <w:rPr>
          <w:del w:id="1458" w:author="Korisnik" w:date="2024-09-19T16:47:00Z"/>
          <w:lang w:val="sr-Latn-RS"/>
          <w:rPrChange w:id="1459" w:author="Korisnik" w:date="2024-09-19T17:56:00Z">
            <w:rPr>
              <w:del w:id="1460" w:author="Korisnik" w:date="2024-09-19T16:47:00Z"/>
              <w:lang w:val="sr-Latn-RS"/>
            </w:rPr>
          </w:rPrChange>
        </w:rPr>
        <w:pPrChange w:id="1461" w:author="Korisnik" w:date="2024-09-19T17:56:00Z">
          <w:pPr>
            <w:numPr>
              <w:numId w:val="4"/>
            </w:numPr>
            <w:spacing w:after="0" w:line="276" w:lineRule="auto"/>
            <w:ind w:left="720" w:hanging="360"/>
            <w:jc w:val="both"/>
          </w:pPr>
        </w:pPrChange>
      </w:pPr>
      <w:del w:id="1462" w:author="Korisnik" w:date="2024-09-19T17:56:00Z">
        <w:r w:rsidRPr="00D576B0" w:rsidDel="00DA58E4">
          <w:rPr>
            <w:lang w:val="sr-Latn-RS"/>
          </w:rPr>
          <w:delText xml:space="preserve"> </w:delText>
        </w:r>
      </w:del>
      <w:moveFromRangeStart w:id="1463" w:author="Korisnik" w:date="2024-09-19T17:56:00Z" w:name="move177660993"/>
      <w:moveFrom w:id="1464" w:author="Korisnik" w:date="2024-09-19T17:56:00Z">
        <w:r w:rsidRPr="00D576B0" w:rsidDel="00DA58E4">
          <w:rPr>
            <w:lang w:val="sr-Latn-RS"/>
          </w:rPr>
          <w:t>Elastic, „</w:t>
        </w:r>
        <w:r w:rsidR="00B9537D" w:rsidRPr="00D576B0" w:rsidDel="00DA58E4">
          <w:rPr>
            <w:lang w:val="sr-Latn-RS"/>
          </w:rPr>
          <w:t>N</w:t>
        </w:r>
        <w:r w:rsidRPr="00D576B0" w:rsidDel="00DA58E4">
          <w:rPr>
            <w:lang w:val="sr-Latn-RS"/>
          </w:rPr>
          <w:t>ormalizer</w:t>
        </w:r>
        <w:r w:rsidR="00B9537D" w:rsidRPr="00D576B0" w:rsidDel="00DA58E4">
          <w:rPr>
            <w:lang w:val="sr-Latn-RS"/>
          </w:rPr>
          <w:t>s</w:t>
        </w:r>
        <w:r w:rsidRPr="00D576B0" w:rsidDel="00DA58E4">
          <w:rPr>
            <w:lang w:val="sr-Latn-RS"/>
          </w:rPr>
          <w:t xml:space="preserve">“, </w:t>
        </w:r>
        <w:r w:rsidR="00B9537D" w:rsidRPr="00DA58E4" w:rsidDel="00DA58E4">
          <w:rPr>
            <w:i/>
            <w:lang w:val="sr-Latn-RS"/>
            <w:rPrChange w:id="1465" w:author="Korisnik" w:date="2024-09-19T17:56:00Z">
              <w:rPr>
                <w:i/>
                <w:lang w:val="sr-Latn-RS"/>
              </w:rPr>
            </w:rPrChange>
          </w:rPr>
          <w:t>https://www.elastic.co/guide/en/elasticsearch</w:t>
        </w:r>
        <w:r w:rsidRPr="00DA58E4" w:rsidDel="00DA58E4">
          <w:rPr>
            <w:lang w:val="sr-Latn-RS"/>
            <w:rPrChange w:id="1466" w:author="Korisnik" w:date="2024-09-19T17:56:00Z">
              <w:rPr>
                <w:lang w:val="sr-Latn-RS"/>
              </w:rPr>
            </w:rPrChange>
          </w:rPr>
          <w:t xml:space="preserve">, Objašnjenja </w:t>
        </w:r>
        <w:r w:rsidR="009A118A" w:rsidRPr="00DA58E4" w:rsidDel="00DA58E4">
          <w:rPr>
            <w:lang w:val="sr-Latn-RS"/>
            <w:rPrChange w:id="1467" w:author="Korisnik" w:date="2024-09-19T17:56:00Z">
              <w:rPr>
                <w:lang w:val="sr-Latn-RS"/>
              </w:rPr>
            </w:rPrChange>
          </w:rPr>
          <w:t xml:space="preserve">vezano </w:t>
        </w:r>
        <w:r w:rsidRPr="00DA58E4" w:rsidDel="00DA58E4">
          <w:rPr>
            <w:lang w:val="sr-Latn-RS"/>
            <w:rPrChange w:id="1468" w:author="Korisnik" w:date="2024-09-19T17:56:00Z">
              <w:rPr>
                <w:lang w:val="sr-Latn-RS"/>
              </w:rPr>
            </w:rPrChange>
          </w:rPr>
          <w:t>za normalizer.</w:t>
        </w:r>
      </w:moveFrom>
      <w:moveFromRangeEnd w:id="1463"/>
    </w:p>
    <w:p w14:paraId="6D718F35" w14:textId="2D93C099" w:rsidR="00786316" w:rsidRPr="003F4F8F" w:rsidDel="00112C16" w:rsidRDefault="00786316" w:rsidP="00DA58E4">
      <w:pPr>
        <w:pStyle w:val="Heading1"/>
        <w:numPr>
          <w:ilvl w:val="0"/>
          <w:numId w:val="0"/>
        </w:numPr>
        <w:spacing w:after="0" w:line="276" w:lineRule="auto"/>
        <w:ind w:left="720"/>
        <w:rPr>
          <w:del w:id="1469" w:author="Dunja Vrbaski" w:date="2024-09-18T00:03:00Z"/>
          <w:lang w:val="sr-Latn-RS"/>
          <w:rPrChange w:id="1470" w:author="Korisnik" w:date="2024-09-19T16:47:00Z">
            <w:rPr>
              <w:del w:id="1471" w:author="Dunja Vrbaski" w:date="2024-09-18T00:03:00Z"/>
              <w:lang w:val="sr-Latn-RS"/>
            </w:rPr>
          </w:rPrChange>
        </w:rPr>
        <w:pPrChange w:id="1472" w:author="Korisnik" w:date="2024-09-19T17:56:00Z">
          <w:pPr>
            <w:pStyle w:val="Heading1"/>
            <w:numPr>
              <w:numId w:val="0"/>
            </w:numPr>
            <w:ind w:left="0" w:firstLine="0"/>
          </w:pPr>
        </w:pPrChange>
      </w:pPr>
      <w:del w:id="1473" w:author="Dunja Vrbaski" w:date="2024-09-18T00:03:00Z">
        <w:r w:rsidRPr="003F4F8F" w:rsidDel="00112C16">
          <w:rPr>
            <w:lang w:val="sr-Latn-RS"/>
            <w:rPrChange w:id="1474" w:author="Korisnik" w:date="2024-09-19T16:47:00Z">
              <w:rPr>
                <w:lang w:val="sr-Latn-RS"/>
              </w:rPr>
            </w:rPrChange>
          </w:rPr>
          <w:delText>Dodatak A</w:delText>
        </w:r>
      </w:del>
    </w:p>
    <w:p w14:paraId="388FCEA7" w14:textId="5F99C342" w:rsidR="005A07C9" w:rsidRPr="0037213B" w:rsidDel="00112C16" w:rsidRDefault="005A07C9" w:rsidP="00DA58E4">
      <w:pPr>
        <w:ind w:left="720"/>
        <w:rPr>
          <w:del w:id="1475" w:author="Dunja Vrbaski" w:date="2024-09-18T00:03:00Z"/>
          <w:lang w:val="sr-Latn-RS"/>
        </w:rPr>
        <w:pPrChange w:id="1476" w:author="Korisnik" w:date="2024-09-19T17:56:00Z">
          <w:pPr/>
        </w:pPrChange>
      </w:pPr>
      <w:del w:id="1477" w:author="Dunja Vrbaski" w:date="2024-09-18T00:03:00Z">
        <w:r w:rsidRPr="0037213B" w:rsidDel="00112C16">
          <w:rPr>
            <w:lang w:val="sr-Latn-RS"/>
          </w:rPr>
          <w:delText>Ovaj deo imaju samo neki radovi, većina radova ih nema.</w:delText>
        </w:r>
      </w:del>
    </w:p>
    <w:p w14:paraId="7FF7BF58" w14:textId="1831BDC0" w:rsidR="005A07C9" w:rsidRPr="0037213B" w:rsidDel="00112C16" w:rsidRDefault="005A07C9" w:rsidP="00DA58E4">
      <w:pPr>
        <w:ind w:left="720"/>
        <w:rPr>
          <w:del w:id="1478" w:author="Dunja Vrbaski" w:date="2024-09-18T00:03:00Z"/>
          <w:lang w:val="sr-Latn-RS"/>
        </w:rPr>
        <w:pPrChange w:id="1479" w:author="Korisnik" w:date="2024-09-19T17:56:00Z">
          <w:pPr/>
        </w:pPrChange>
      </w:pPr>
      <w:del w:id="1480" w:author="Dunja Vrbaski" w:date="2024-09-18T00:03:00Z">
        <w:r w:rsidRPr="0037213B" w:rsidDel="00112C16">
          <w:rPr>
            <w:lang w:val="sr-Latn-RS"/>
          </w:rPr>
          <w:delText>To s</w:delText>
        </w:r>
        <w:r w:rsidR="003C2374" w:rsidDel="00112C16">
          <w:rPr>
            <w:lang w:val="sr-Latn-RS"/>
          </w:rPr>
          <w:delText>u</w:delText>
        </w:r>
        <w:r w:rsidRPr="0037213B" w:rsidDel="00112C16">
          <w:rPr>
            <w:lang w:val="sr-Latn-RS"/>
          </w:rPr>
          <w:delText xml:space="preserve"> obično elementi koji su preveliki da se nađu u samom sadržaju rada. Na primer</w:delText>
        </w:r>
        <w:r w:rsidR="007D3FD2" w:rsidDel="00112C16">
          <w:rPr>
            <w:lang w:val="sr-Latn-RS"/>
          </w:rPr>
          <w:delText>:</w:delText>
        </w:r>
        <w:r w:rsidRPr="0037213B" w:rsidDel="00112C16">
          <w:rPr>
            <w:lang w:val="sr-Latn-RS"/>
          </w:rPr>
          <w:delText xml:space="preserve"> predugačke tabele, prevelike slike, predugačak kod.</w:delText>
        </w:r>
      </w:del>
    </w:p>
    <w:p w14:paraId="5E749BA3" w14:textId="51D153F3" w:rsidR="00786316" w:rsidRPr="0037213B" w:rsidDel="00112C16" w:rsidRDefault="00786316" w:rsidP="00DA58E4">
      <w:pPr>
        <w:pStyle w:val="Heading1"/>
        <w:numPr>
          <w:ilvl w:val="0"/>
          <w:numId w:val="0"/>
        </w:numPr>
        <w:ind w:left="720"/>
        <w:rPr>
          <w:del w:id="1481" w:author="Dunja Vrbaski" w:date="2024-09-18T00:03:00Z"/>
          <w:lang w:val="sr-Latn-RS"/>
        </w:rPr>
        <w:pPrChange w:id="1482" w:author="Korisnik" w:date="2024-09-19T17:56:00Z">
          <w:pPr>
            <w:pStyle w:val="Heading1"/>
            <w:numPr>
              <w:numId w:val="0"/>
            </w:numPr>
            <w:ind w:left="0" w:firstLine="0"/>
          </w:pPr>
        </w:pPrChange>
      </w:pPr>
      <w:del w:id="1483" w:author="Dunja Vrbaski" w:date="2024-09-18T00:03:00Z">
        <w:r w:rsidRPr="0037213B" w:rsidDel="00112C16">
          <w:rPr>
            <w:lang w:val="sr-Latn-RS"/>
          </w:rPr>
          <w:delText>Dodatak B</w:delText>
        </w:r>
      </w:del>
    </w:p>
    <w:p w14:paraId="3A83A20B" w14:textId="77777777" w:rsidR="00786316" w:rsidRPr="0037213B" w:rsidRDefault="00786316" w:rsidP="00DA58E4">
      <w:pPr>
        <w:numPr>
          <w:ilvl w:val="0"/>
          <w:numId w:val="4"/>
        </w:numPr>
        <w:spacing w:after="0" w:line="276" w:lineRule="auto"/>
        <w:rPr>
          <w:lang w:val="sr-Latn-RS"/>
        </w:rPr>
        <w:pPrChange w:id="1484" w:author="Korisnik" w:date="2024-09-19T17:56:00Z">
          <w:pPr/>
        </w:pPrChange>
      </w:pPr>
    </w:p>
    <w:p w14:paraId="66EC5410" w14:textId="77777777" w:rsidR="00786316" w:rsidRPr="0037213B" w:rsidRDefault="00786316" w:rsidP="001930A8">
      <w:pPr>
        <w:pStyle w:val="Heading1"/>
        <w:numPr>
          <w:ilvl w:val="0"/>
          <w:numId w:val="0"/>
        </w:numPr>
        <w:rPr>
          <w:lang w:val="sr-Latn-RS"/>
        </w:rPr>
      </w:pPr>
      <w:bookmarkStart w:id="1485" w:name="_Toc177671572"/>
      <w:r w:rsidRPr="0037213B">
        <w:rPr>
          <w:lang w:val="sr-Latn-RS"/>
        </w:rPr>
        <w:lastRenderedPageBreak/>
        <w:t>Podaci o kandidatu</w:t>
      </w:r>
      <w:bookmarkEnd w:id="1485"/>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6506D4">
      <w:type w:val="continuous"/>
      <w:pgSz w:w="12240" w:h="15840"/>
      <w:pgMar w:top="1170" w:right="1440" w:bottom="1080" w:left="1440" w:header="720" w:footer="680" w:gutter="0"/>
      <w:cols w:space="720"/>
      <w:titlePg/>
      <w:docGrid w:linePitch="360"/>
      <w:sectPrChange w:id="1486" w:author="SG" w:date="2024-09-18T21:52:00Z">
        <w:sectPr w:rsidR="00786316" w:rsidRPr="007A4DC3" w:rsidSect="006506D4">
          <w:pgMar w:top="1170" w:right="1440" w:bottom="1080" w:left="1440" w:header="720" w:footer="720" w:gutter="0"/>
        </w:sectPr>
      </w:sectPrChang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99B21" w14:textId="77777777" w:rsidR="007A4206" w:rsidRDefault="007A4206" w:rsidP="00DE4A03">
      <w:pPr>
        <w:spacing w:after="0" w:line="240" w:lineRule="auto"/>
      </w:pPr>
      <w:r>
        <w:separator/>
      </w:r>
    </w:p>
  </w:endnote>
  <w:endnote w:type="continuationSeparator" w:id="0">
    <w:p w14:paraId="2A7F9088" w14:textId="77777777" w:rsidR="007A4206" w:rsidRDefault="007A4206"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153207" w:rsidRPr="00E2112C" w:rsidRDefault="00153207">
    <w:pPr>
      <w:spacing w:after="0"/>
      <w:jc w:val="both"/>
      <w:rPr>
        <w:rFonts w:ascii="Arial" w:hAnsi="Arial" w:cs="Arial"/>
        <w:sz w:val="20"/>
        <w:szCs w:val="20"/>
        <w:rPrChange w:id="10" w:author="SG" w:date="2024-09-18T16:16:00Z">
          <w:rPr/>
        </w:rPrChange>
      </w:rPr>
      <w:pPrChange w:id="11" w:author="SG" w:date="2024-09-18T16:16:00Z">
        <w:pPr>
          <w:pStyle w:val="Footer"/>
        </w:pPr>
      </w:pPrChange>
    </w:pPr>
    <w:ins w:id="12" w:author="SG" w:date="2024-09-18T16:16: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3F2B2" w14:textId="77777777" w:rsidR="00153207" w:rsidRPr="00C0757F" w:rsidRDefault="00153207" w:rsidP="006506D4">
    <w:pPr>
      <w:spacing w:after="0"/>
      <w:jc w:val="both"/>
      <w:rPr>
        <w:ins w:id="89" w:author="SG" w:date="2024-09-18T21:52:00Z"/>
        <w:rFonts w:ascii="Arial" w:hAnsi="Arial" w:cs="Arial"/>
        <w:sz w:val="20"/>
        <w:szCs w:val="20"/>
        <w:lang w:val="sr-Latn-RS"/>
      </w:rPr>
    </w:pPr>
    <w:ins w:id="90" w:author="SG" w:date="2024-09-18T21:52:00Z">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Latn-RS"/>
        </w:rPr>
        <w:tab/>
      </w:r>
      <w:r w:rsidRPr="00FE35C2">
        <w:rPr>
          <w:rFonts w:ascii="Arial" w:hAnsi="Arial" w:cs="Arial"/>
          <w:sz w:val="20"/>
          <w:szCs w:val="20"/>
          <w:lang w:val="sr-Cyrl-RS"/>
        </w:rPr>
        <w:t xml:space="preserve">                 </w:t>
      </w:r>
      <w:r>
        <w:rPr>
          <w:rFonts w:ascii="Arial" w:hAnsi="Arial" w:cs="Arial"/>
          <w:sz w:val="20"/>
          <w:szCs w:val="20"/>
          <w:lang w:val="sr-Latn-RS"/>
        </w:rPr>
        <w:t xml:space="preserve">   </w:t>
      </w:r>
      <w:r w:rsidRPr="00FE35C2">
        <w:rPr>
          <w:rFonts w:ascii="Arial" w:hAnsi="Arial" w:cs="Arial"/>
          <w:sz w:val="20"/>
          <w:szCs w:val="20"/>
          <w:lang w:val="sr-Cyrl-RS"/>
        </w:rPr>
        <w:t xml:space="preserve"> </w:t>
      </w:r>
    </w:ins>
    <w:customXmlInsRangeStart w:id="91" w:author="SG" w:date="2024-09-18T21:52:00Z"/>
    <w:sdt>
      <w:sdtPr>
        <w:rPr>
          <w:rFonts w:ascii="Arial" w:hAnsi="Arial" w:cs="Arial"/>
          <w:sz w:val="20"/>
          <w:szCs w:val="20"/>
        </w:rPr>
        <w:id w:val="-1816486675"/>
        <w:docPartObj>
          <w:docPartGallery w:val="Page Numbers (Bottom of Page)"/>
          <w:docPartUnique/>
        </w:docPartObj>
      </w:sdtPr>
      <w:sdtEndPr>
        <w:rPr>
          <w:noProof/>
          <w:sz w:val="18"/>
        </w:rPr>
      </w:sdtEndPr>
      <w:sdtContent>
        <w:customXmlInsRangeEnd w:id="91"/>
        <w:ins w:id="92" w:author="SG" w:date="2024-09-18T21:52:00Z">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ins>
        <w:r w:rsidR="00C626F4">
          <w:rPr>
            <w:rFonts w:ascii="Arial" w:hAnsi="Arial" w:cs="Arial"/>
            <w:noProof/>
            <w:sz w:val="20"/>
            <w:szCs w:val="20"/>
          </w:rPr>
          <w:t>2</w:t>
        </w:r>
        <w:ins w:id="93" w:author="SG" w:date="2024-09-18T21:52:00Z">
          <w:r w:rsidRPr="00C0757F">
            <w:rPr>
              <w:rFonts w:ascii="Arial" w:hAnsi="Arial" w:cs="Arial"/>
              <w:noProof/>
              <w:sz w:val="20"/>
              <w:szCs w:val="20"/>
            </w:rPr>
            <w:fldChar w:fldCharType="end"/>
          </w:r>
        </w:ins>
        <w:customXmlInsRangeStart w:id="94" w:author="SG" w:date="2024-09-18T21:52:00Z"/>
      </w:sdtContent>
    </w:sdt>
    <w:customXmlInsRangeEnd w:id="94"/>
  </w:p>
  <w:p w14:paraId="1D2C2A8A" w14:textId="7010A6D7" w:rsidR="00153207" w:rsidRPr="00E2112C" w:rsidRDefault="00153207">
    <w:pPr>
      <w:spacing w:after="0"/>
      <w:jc w:val="both"/>
      <w:rPr>
        <w:rFonts w:ascii="Arial" w:hAnsi="Arial" w:cs="Arial"/>
        <w:sz w:val="20"/>
        <w:szCs w:val="20"/>
        <w:rPrChange w:id="95" w:author="SG" w:date="2024-09-18T16:16:00Z">
          <w:rPr/>
        </w:rPrChange>
      </w:rPr>
      <w:pPrChange w:id="96" w:author="SG" w:date="2024-09-18T16:16:00Z">
        <w:pPr>
          <w:pStyle w:val="Footer"/>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33DF6C69" w:rsidR="00153207" w:rsidRPr="00FE35C2" w:rsidRDefault="00153207">
    <w:pPr>
      <w:spacing w:after="0"/>
      <w:jc w:val="both"/>
      <w:rPr>
        <w:rFonts w:ascii="Arial" w:hAnsi="Arial" w:cs="Arial"/>
        <w:sz w:val="20"/>
        <w:szCs w:val="20"/>
        <w:lang w:val="sr-Latn-RS"/>
        <w:rPrChange w:id="163" w:author="SG" w:date="2024-09-18T17:27:00Z">
          <w:rPr/>
        </w:rPrChange>
      </w:rPr>
      <w:pPrChange w:id="164" w:author="SG" w:date="2024-09-18T17:02:00Z">
        <w:pPr>
          <w:pStyle w:val="Footer"/>
        </w:pPr>
      </w:pPrChange>
    </w:pPr>
    <w:ins w:id="165" w:author="SG" w:date="2024-09-18T21:49:00Z">
      <w:r>
        <w:rPr>
          <w:rFonts w:ascii="Arial" w:hAnsi="Arial" w:cs="Arial"/>
          <w:sz w:val="20"/>
          <w:szCs w:val="20"/>
          <w:lang w:val="sr-Latn-RS"/>
        </w:rPr>
        <w:t>Nevena Gligorov</w:t>
      </w:r>
    </w:ins>
    <w:ins w:id="166" w:author="SG" w:date="2024-09-18T15:32:00Z">
      <w:r w:rsidRPr="00FE35C2">
        <w:rPr>
          <w:rFonts w:ascii="Arial" w:hAnsi="Arial" w:cs="Arial"/>
          <w:sz w:val="20"/>
          <w:szCs w:val="20"/>
          <w:lang w:val="sr-Cyrl-RS"/>
          <w:rPrChange w:id="167" w:author="SG" w:date="2024-09-18T17:27:00Z">
            <w:rPr>
              <w:rFonts w:ascii="Arial" w:hAnsi="Arial" w:cs="Arial"/>
              <w:sz w:val="18"/>
              <w:szCs w:val="20"/>
              <w:lang w:val="sr-Cyrl-RS"/>
            </w:rPr>
          </w:rPrChange>
        </w:rPr>
        <w:t xml:space="preserve">, </w:t>
      </w:r>
      <w:r w:rsidRPr="00FE35C2">
        <w:rPr>
          <w:rFonts w:ascii="Arial" w:hAnsi="Arial" w:cs="Arial"/>
          <w:i/>
          <w:sz w:val="20"/>
          <w:szCs w:val="20"/>
          <w:lang w:val="sr-Latn-RS"/>
          <w:rPrChange w:id="168" w:author="SG" w:date="2024-09-18T17:27:00Z">
            <w:rPr>
              <w:rFonts w:ascii="Arial" w:hAnsi="Arial" w:cs="Arial"/>
              <w:sz w:val="18"/>
              <w:lang w:val="sr-Latn-RS"/>
            </w:rPr>
          </w:rPrChange>
        </w:rPr>
        <w:t>DebugIt</w:t>
      </w:r>
    </w:ins>
    <w:ins w:id="169" w:author="SG" w:date="2024-09-18T17:14:00Z">
      <w:r w:rsidRPr="00FE35C2">
        <w:rPr>
          <w:rFonts w:ascii="Arial" w:hAnsi="Arial" w:cs="Arial"/>
          <w:i/>
          <w:sz w:val="20"/>
          <w:szCs w:val="20"/>
          <w:lang w:val="sr-Latn-RS"/>
        </w:rPr>
        <w:t>:</w:t>
      </w:r>
      <w:r w:rsidRPr="006506D4">
        <w:rPr>
          <w:rFonts w:ascii="Arial" w:hAnsi="Arial" w:cs="Arial"/>
          <w:sz w:val="20"/>
          <w:szCs w:val="20"/>
          <w:lang w:val="sr-Latn-RS"/>
          <w:rPrChange w:id="170" w:author="SG" w:date="2024-09-18T21:50:00Z">
            <w:rPr>
              <w:rFonts w:ascii="Arial" w:hAnsi="Arial" w:cs="Arial"/>
              <w:i/>
              <w:sz w:val="20"/>
              <w:szCs w:val="20"/>
              <w:lang w:val="sr-Latn-RS"/>
            </w:rPr>
          </w:rPrChange>
        </w:rPr>
        <w:t xml:space="preserve"> </w:t>
      </w:r>
    </w:ins>
    <w:ins w:id="171" w:author="SG" w:date="2024-09-18T21:49:00Z">
      <w:r w:rsidRPr="006506D4">
        <w:rPr>
          <w:rFonts w:ascii="Arial" w:hAnsi="Arial" w:cs="Arial"/>
          <w:sz w:val="20"/>
          <w:szCs w:val="20"/>
          <w:lang w:val="sr-Latn-RS"/>
          <w:rPrChange w:id="172" w:author="SG" w:date="2024-09-18T21:50:00Z">
            <w:rPr>
              <w:rFonts w:ascii="Arial" w:hAnsi="Arial" w:cs="Arial"/>
              <w:i/>
              <w:sz w:val="20"/>
              <w:szCs w:val="20"/>
              <w:lang w:val="sr-Latn-RS"/>
            </w:rPr>
          </w:rPrChange>
        </w:rPr>
        <w:t>studentska</w:t>
      </w:r>
    </w:ins>
    <w:ins w:id="173" w:author="SG" w:date="2024-09-18T15:32:00Z">
      <w:r w:rsidRPr="00FE35C2">
        <w:rPr>
          <w:rFonts w:ascii="Arial" w:hAnsi="Arial" w:cs="Arial"/>
          <w:sz w:val="20"/>
          <w:szCs w:val="20"/>
          <w:lang w:val="sr-Cyrl-RS"/>
          <w:rPrChange w:id="174" w:author="SG" w:date="2024-09-18T17:27:00Z">
            <w:rPr>
              <w:rFonts w:ascii="Arial" w:hAnsi="Arial" w:cs="Arial"/>
              <w:sz w:val="18"/>
              <w:lang w:val="sr-Cyrl-RS"/>
            </w:rPr>
          </w:rPrChange>
        </w:rPr>
        <w:t xml:space="preserve"> </w:t>
      </w:r>
    </w:ins>
    <w:ins w:id="175" w:author="SG" w:date="2024-09-18T21:50:00Z">
      <w:r>
        <w:rPr>
          <w:rFonts w:ascii="Arial" w:hAnsi="Arial" w:cs="Arial"/>
          <w:sz w:val="20"/>
          <w:szCs w:val="20"/>
          <w:lang w:val="sr-Latn-RS"/>
        </w:rPr>
        <w:t xml:space="preserve">platforma sa integracijom </w:t>
      </w:r>
    </w:ins>
    <w:ins w:id="176" w:author="SG" w:date="2024-09-18T15:32:00Z">
      <w:r w:rsidRPr="00FE35C2">
        <w:rPr>
          <w:rFonts w:ascii="Arial" w:hAnsi="Arial" w:cs="Arial"/>
          <w:i/>
          <w:sz w:val="20"/>
          <w:szCs w:val="20"/>
          <w:lang w:val="sr-Latn-RS"/>
          <w:rPrChange w:id="177" w:author="SG" w:date="2024-09-18T17:27:00Z">
            <w:rPr>
              <w:rFonts w:ascii="Arial" w:hAnsi="Arial" w:cs="Arial"/>
              <w:i/>
              <w:sz w:val="18"/>
              <w:lang w:val="sr-Latn-RS"/>
            </w:rPr>
          </w:rPrChange>
        </w:rPr>
        <w:t>Elasticsearch</w:t>
      </w:r>
      <w:r w:rsidRPr="00FE35C2">
        <w:rPr>
          <w:rFonts w:ascii="Arial" w:hAnsi="Arial" w:cs="Arial"/>
          <w:sz w:val="20"/>
          <w:szCs w:val="20"/>
          <w:lang w:val="sr-Latn-RS"/>
          <w:rPrChange w:id="178" w:author="SG" w:date="2024-09-18T17:27:00Z">
            <w:rPr>
              <w:rFonts w:ascii="Arial" w:hAnsi="Arial" w:cs="Arial"/>
              <w:sz w:val="18"/>
              <w:lang w:val="sr-Latn-RS"/>
            </w:rPr>
          </w:rPrChange>
        </w:rPr>
        <w:t xml:space="preserve"> </w:t>
      </w:r>
    </w:ins>
    <w:ins w:id="179" w:author="SG" w:date="2024-09-18T21:50:00Z">
      <w:r>
        <w:rPr>
          <w:rFonts w:ascii="Arial" w:hAnsi="Arial" w:cs="Arial"/>
          <w:sz w:val="20"/>
          <w:szCs w:val="20"/>
          <w:lang w:val="sr-Latn-RS"/>
        </w:rPr>
        <w:t>pretrage</w:t>
      </w:r>
      <w:r>
        <w:rPr>
          <w:rFonts w:ascii="Arial" w:hAnsi="Arial" w:cs="Arial"/>
          <w:sz w:val="20"/>
          <w:szCs w:val="20"/>
          <w:lang w:val="sr-Latn-RS"/>
        </w:rPr>
        <w:tab/>
      </w:r>
    </w:ins>
    <w:ins w:id="180" w:author="SG" w:date="2024-09-18T15:32:00Z">
      <w:r w:rsidRPr="00FE35C2">
        <w:rPr>
          <w:rFonts w:ascii="Arial" w:hAnsi="Arial" w:cs="Arial"/>
          <w:sz w:val="20"/>
          <w:szCs w:val="20"/>
          <w:lang w:val="sr-Cyrl-RS"/>
        </w:rPr>
        <w:t xml:space="preserve"> </w:t>
      </w:r>
    </w:ins>
    <w:ins w:id="181" w:author="SG" w:date="2024-09-18T17:17:00Z">
      <w:r w:rsidRPr="00FE35C2">
        <w:rPr>
          <w:rFonts w:ascii="Arial" w:hAnsi="Arial" w:cs="Arial"/>
          <w:sz w:val="20"/>
          <w:szCs w:val="20"/>
          <w:lang w:val="sr-Cyrl-RS"/>
        </w:rPr>
        <w:t xml:space="preserve">       </w:t>
      </w:r>
    </w:ins>
    <w:ins w:id="182" w:author="SG" w:date="2024-09-18T15:32:00Z">
      <w:r w:rsidRPr="00FE35C2">
        <w:rPr>
          <w:rFonts w:ascii="Arial" w:hAnsi="Arial" w:cs="Arial"/>
          <w:sz w:val="20"/>
          <w:szCs w:val="20"/>
          <w:lang w:val="sr-Cyrl-RS"/>
        </w:rPr>
        <w:t xml:space="preserve">         </w:t>
      </w:r>
    </w:ins>
    <w:ins w:id="183" w:author="SG" w:date="2024-09-18T21:51:00Z">
      <w:r>
        <w:rPr>
          <w:rFonts w:ascii="Arial" w:hAnsi="Arial" w:cs="Arial"/>
          <w:sz w:val="20"/>
          <w:szCs w:val="20"/>
          <w:lang w:val="sr-Latn-RS"/>
        </w:rPr>
        <w:t xml:space="preserve">   </w:t>
      </w:r>
    </w:ins>
    <w:ins w:id="184" w:author="SG" w:date="2024-09-18T16:54:00Z">
      <w:r w:rsidRPr="00FE35C2">
        <w:rPr>
          <w:rFonts w:ascii="Arial" w:hAnsi="Arial" w:cs="Arial"/>
          <w:sz w:val="20"/>
          <w:szCs w:val="20"/>
          <w:lang w:val="sr-Cyrl-RS"/>
        </w:rPr>
        <w:t xml:space="preserve"> </w:t>
      </w:r>
    </w:ins>
    <w:customXmlInsRangeStart w:id="185" w:author="SG" w:date="2024-09-18T15:32:00Z"/>
    <w:sdt>
      <w:sdtPr>
        <w:rPr>
          <w:rFonts w:ascii="Arial" w:hAnsi="Arial" w:cs="Arial"/>
          <w:sz w:val="20"/>
          <w:szCs w:val="20"/>
        </w:rPr>
        <w:id w:val="58533239"/>
        <w:docPartObj>
          <w:docPartGallery w:val="Page Numbers (Bottom of Page)"/>
          <w:docPartUnique/>
        </w:docPartObj>
      </w:sdtPr>
      <w:sdtEndPr>
        <w:rPr>
          <w:noProof/>
          <w:sz w:val="18"/>
        </w:rPr>
      </w:sdtEndPr>
      <w:sdtContent>
        <w:customXmlInsRangeEnd w:id="185"/>
        <w:ins w:id="186" w:author="SG" w:date="2024-09-18T15:32:00Z">
          <w:r w:rsidRPr="00FE35C2">
            <w:rPr>
              <w:rFonts w:ascii="Arial" w:hAnsi="Arial" w:cs="Arial"/>
              <w:sz w:val="20"/>
              <w:szCs w:val="20"/>
              <w:rPrChange w:id="187" w:author="SG" w:date="2024-09-18T17:27:00Z">
                <w:rPr>
                  <w:noProof/>
                </w:rPr>
              </w:rPrChange>
            </w:rPr>
            <w:fldChar w:fldCharType="begin"/>
          </w:r>
          <w:r w:rsidRPr="00FE35C2">
            <w:rPr>
              <w:rFonts w:ascii="Arial" w:hAnsi="Arial" w:cs="Arial"/>
              <w:sz w:val="20"/>
              <w:szCs w:val="20"/>
              <w:rPrChange w:id="188" w:author="SG" w:date="2024-09-18T17:27:00Z">
                <w:rPr/>
              </w:rPrChange>
            </w:rPr>
            <w:instrText xml:space="preserve"> PAGE   \* MERGEFORMAT </w:instrText>
          </w:r>
          <w:r w:rsidRPr="00FE35C2">
            <w:rPr>
              <w:rFonts w:ascii="Arial" w:hAnsi="Arial" w:cs="Arial"/>
              <w:sz w:val="20"/>
              <w:szCs w:val="20"/>
              <w:rPrChange w:id="189" w:author="SG" w:date="2024-09-18T17:27:00Z">
                <w:rPr>
                  <w:noProof/>
                </w:rPr>
              </w:rPrChange>
            </w:rPr>
            <w:fldChar w:fldCharType="separate"/>
          </w:r>
        </w:ins>
        <w:r w:rsidR="00C626F4">
          <w:rPr>
            <w:rFonts w:ascii="Arial" w:hAnsi="Arial" w:cs="Arial"/>
            <w:noProof/>
            <w:sz w:val="20"/>
            <w:szCs w:val="20"/>
          </w:rPr>
          <w:t>13</w:t>
        </w:r>
        <w:ins w:id="190" w:author="SG" w:date="2024-09-18T15:32:00Z">
          <w:r w:rsidRPr="00FE35C2">
            <w:rPr>
              <w:rFonts w:ascii="Arial" w:hAnsi="Arial" w:cs="Arial"/>
              <w:noProof/>
              <w:sz w:val="20"/>
              <w:szCs w:val="20"/>
              <w:rPrChange w:id="191" w:author="SG" w:date="2024-09-18T17:27:00Z">
                <w:rPr>
                  <w:noProof/>
                </w:rPr>
              </w:rPrChange>
            </w:rPr>
            <w:fldChar w:fldCharType="end"/>
          </w:r>
        </w:ins>
        <w:customXmlInsRangeStart w:id="192" w:author="SG" w:date="2024-09-18T15:32:00Z"/>
      </w:sdtContent>
    </w:sdt>
    <w:customXmlInsRangeEnd w:id="192"/>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153207" w:rsidRPr="00E2112C" w:rsidRDefault="00153207">
    <w:pPr>
      <w:spacing w:after="0"/>
      <w:jc w:val="both"/>
      <w:rPr>
        <w:rFonts w:ascii="Arial" w:hAnsi="Arial" w:cs="Arial"/>
        <w:sz w:val="20"/>
        <w:szCs w:val="20"/>
        <w:rPrChange w:id="193" w:author="SG" w:date="2024-09-18T16:14:00Z">
          <w:rPr/>
        </w:rPrChange>
      </w:rPr>
      <w:pPrChange w:id="194" w:author="SG" w:date="2024-09-18T16:15:00Z">
        <w:pPr>
          <w:pStyle w:val="Footer"/>
        </w:pPr>
      </w:pPrChange>
    </w:pPr>
    <w:ins w:id="195" w:author="SG" w:date="2024-09-18T16:15: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ins>
    <w:ins w:id="196" w:author="SG" w:date="2024-09-18T16:57:00Z">
      <w:r>
        <w:rPr>
          <w:rFonts w:ascii="Arial" w:hAnsi="Arial" w:cs="Arial"/>
          <w:sz w:val="20"/>
          <w:szCs w:val="20"/>
          <w:lang w:val="sr-Latn-RS"/>
        </w:rPr>
        <w:tab/>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85055" w14:textId="77777777" w:rsidR="007A4206" w:rsidRDefault="007A4206" w:rsidP="00DE4A03">
      <w:pPr>
        <w:spacing w:after="0" w:line="240" w:lineRule="auto"/>
      </w:pPr>
      <w:r>
        <w:separator/>
      </w:r>
    </w:p>
  </w:footnote>
  <w:footnote w:type="continuationSeparator" w:id="0">
    <w:p w14:paraId="4B6BC83E" w14:textId="77777777" w:rsidR="007A4206" w:rsidRDefault="007A4206"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4"/>
  </w:num>
  <w:num w:numId="26">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nja Vrbaski">
    <w15:presenceInfo w15:providerId="Windows Live" w15:userId="7e56d267befe5ce0"/>
  </w15:person>
  <w15:person w15:author="Korisnik">
    <w15:presenceInfo w15:providerId="None" w15:userId="Korisnik"/>
  </w15:person>
  <w15:person w15:author="SG">
    <w15:presenceInfo w15:providerId="None" w15:userId="S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3EB8"/>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7A4"/>
    <w:rsid w:val="003F4F8F"/>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70B73"/>
    <w:rsid w:val="00474787"/>
    <w:rsid w:val="00474FF5"/>
    <w:rsid w:val="004763E9"/>
    <w:rsid w:val="00476966"/>
    <w:rsid w:val="004769CB"/>
    <w:rsid w:val="00477550"/>
    <w:rsid w:val="00477A27"/>
    <w:rsid w:val="00481685"/>
    <w:rsid w:val="004850E3"/>
    <w:rsid w:val="00490ADB"/>
    <w:rsid w:val="00490F41"/>
    <w:rsid w:val="0049205D"/>
    <w:rsid w:val="004925AF"/>
    <w:rsid w:val="00492AC3"/>
    <w:rsid w:val="00492C90"/>
    <w:rsid w:val="004956E4"/>
    <w:rsid w:val="00495948"/>
    <w:rsid w:val="004963D0"/>
    <w:rsid w:val="004964FE"/>
    <w:rsid w:val="004A18B3"/>
    <w:rsid w:val="004A22AC"/>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1916"/>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322"/>
    <w:rsid w:val="005F37B2"/>
    <w:rsid w:val="005F5759"/>
    <w:rsid w:val="005F5822"/>
    <w:rsid w:val="005F5BEC"/>
    <w:rsid w:val="005F73EE"/>
    <w:rsid w:val="005F7415"/>
    <w:rsid w:val="00600E75"/>
    <w:rsid w:val="00601D7D"/>
    <w:rsid w:val="006060A8"/>
    <w:rsid w:val="006076FA"/>
    <w:rsid w:val="0060771A"/>
    <w:rsid w:val="00610F31"/>
    <w:rsid w:val="00613227"/>
    <w:rsid w:val="006132C0"/>
    <w:rsid w:val="00616364"/>
    <w:rsid w:val="00621AD7"/>
    <w:rsid w:val="00624D31"/>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60E66"/>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655A"/>
    <w:rsid w:val="006A67A3"/>
    <w:rsid w:val="006A6CED"/>
    <w:rsid w:val="006A6FDD"/>
    <w:rsid w:val="006A70EB"/>
    <w:rsid w:val="006B1550"/>
    <w:rsid w:val="006B19DE"/>
    <w:rsid w:val="006B51AC"/>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D69"/>
    <w:rsid w:val="00756FB3"/>
    <w:rsid w:val="007578C6"/>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206"/>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3B20"/>
    <w:rsid w:val="008D3E04"/>
    <w:rsid w:val="008D4B59"/>
    <w:rsid w:val="008D7C47"/>
    <w:rsid w:val="008D7F96"/>
    <w:rsid w:val="008E1A82"/>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87E"/>
    <w:rsid w:val="00977728"/>
    <w:rsid w:val="00980076"/>
    <w:rsid w:val="00985872"/>
    <w:rsid w:val="00986E7E"/>
    <w:rsid w:val="00991EEF"/>
    <w:rsid w:val="009970E0"/>
    <w:rsid w:val="00997F59"/>
    <w:rsid w:val="009A096F"/>
    <w:rsid w:val="009A1046"/>
    <w:rsid w:val="009A118A"/>
    <w:rsid w:val="009A13D7"/>
    <w:rsid w:val="009A22D8"/>
    <w:rsid w:val="009A2B21"/>
    <w:rsid w:val="009A38CC"/>
    <w:rsid w:val="009A41B5"/>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182E"/>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81A"/>
    <w:rsid w:val="00AD1CAD"/>
    <w:rsid w:val="00AD3A6D"/>
    <w:rsid w:val="00AD4822"/>
    <w:rsid w:val="00AE428B"/>
    <w:rsid w:val="00AE4E6C"/>
    <w:rsid w:val="00AF4057"/>
    <w:rsid w:val="00AF4F26"/>
    <w:rsid w:val="00B03874"/>
    <w:rsid w:val="00B05276"/>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6591"/>
    <w:rsid w:val="00C57AAE"/>
    <w:rsid w:val="00C60587"/>
    <w:rsid w:val="00C618E6"/>
    <w:rsid w:val="00C626F4"/>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6AE3"/>
    <w:rsid w:val="00D76C72"/>
    <w:rsid w:val="00D7785D"/>
    <w:rsid w:val="00D8131A"/>
    <w:rsid w:val="00D8132C"/>
    <w:rsid w:val="00D81362"/>
    <w:rsid w:val="00D82CAC"/>
    <w:rsid w:val="00D836B9"/>
    <w:rsid w:val="00D845D9"/>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653E"/>
    <w:rsid w:val="00E40961"/>
    <w:rsid w:val="00E41EB4"/>
    <w:rsid w:val="00E4205F"/>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F0C"/>
    <w:rsid w:val="00EF60CF"/>
    <w:rsid w:val="00EF6716"/>
    <w:rsid w:val="00F00CDA"/>
    <w:rsid w:val="00F0409D"/>
    <w:rsid w:val="00F0550D"/>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AF4C-6056-46C0-9D8B-19C69940A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42</Pages>
  <Words>10705</Words>
  <Characters>61023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68</cp:revision>
  <dcterms:created xsi:type="dcterms:W3CDTF">2024-09-18T19:49:00Z</dcterms:created>
  <dcterms:modified xsi:type="dcterms:W3CDTF">2024-09-19T18:55:00Z</dcterms:modified>
</cp:coreProperties>
</file>