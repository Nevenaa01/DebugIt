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pt;height:64pt" o:ole="" fillcolor="window">
                  <v:imagedata r:id="rId8" o:title=""/>
                </v:shape>
                <o:OLEObject Type="Embed" ProgID="CorelDraw.Graphic.7" ShapeID="_x0000_i1025" DrawAspect="Content" ObjectID="_1788278496"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3E50FB46" w:rsidR="00DE4A03" w:rsidRPr="000A5B12" w:rsidRDefault="00E25342" w:rsidP="00DE4A03">
      <w:pPr>
        <w:spacing w:before="60"/>
        <w:jc w:val="center"/>
        <w:rPr>
          <w:rFonts w:ascii="Arial" w:hAnsi="Arial"/>
          <w:b/>
          <w:sz w:val="40"/>
          <w:szCs w:val="40"/>
        </w:rPr>
      </w:pPr>
      <w:r w:rsidRPr="00804203">
        <w:rPr>
          <w:rFonts w:ascii="Arial" w:hAnsi="Arial"/>
          <w:b/>
          <w:i/>
          <w:iCs/>
          <w:sz w:val="50"/>
          <w:szCs w:val="40"/>
          <w:lang w:val="sr-Latn-RS"/>
          <w:rPrChange w:id="0" w:author="Dunja Vrbaski" w:date="2024-09-17T23:02:00Z">
            <w:rPr>
              <w:rFonts w:ascii="Arial" w:hAnsi="Arial"/>
              <w:b/>
              <w:sz w:val="50"/>
              <w:szCs w:val="40"/>
              <w:lang w:val="sr-Latn-RS"/>
            </w:rPr>
          </w:rPrChange>
        </w:rPr>
        <w:t>DebugIt</w:t>
      </w:r>
      <w:ins w:id="1" w:author="Dunja Vrbaski" w:date="2024-09-17T23:01:00Z">
        <w:r w:rsidR="00804203">
          <w:rPr>
            <w:rFonts w:ascii="Arial" w:hAnsi="Arial"/>
            <w:b/>
            <w:sz w:val="50"/>
            <w:szCs w:val="40"/>
            <w:lang w:val="sr-Latn-RS"/>
          </w:rPr>
          <w:t>:</w:t>
        </w:r>
      </w:ins>
      <w:r>
        <w:rPr>
          <w:rFonts w:ascii="Arial" w:hAnsi="Arial"/>
          <w:b/>
          <w:sz w:val="50"/>
          <w:szCs w:val="40"/>
          <w:lang w:val="sr-Latn-RS"/>
        </w:rPr>
        <w:t xml:space="preserve"> </w:t>
      </w:r>
      <w:del w:id="2" w:author="Dunja Vrbaski" w:date="2024-09-17T23:02:00Z">
        <w:r w:rsidDel="00804203">
          <w:rPr>
            <w:rFonts w:ascii="Arial" w:hAnsi="Arial"/>
            <w:b/>
            <w:sz w:val="50"/>
            <w:szCs w:val="40"/>
            <w:lang w:val="sr-Latn-RS"/>
          </w:rPr>
          <w:delText>-</w:delText>
        </w:r>
        <w:r w:rsidR="000A5B12" w:rsidDel="00804203">
          <w:rPr>
            <w:rFonts w:ascii="Arial" w:hAnsi="Arial"/>
            <w:b/>
            <w:sz w:val="50"/>
            <w:szCs w:val="40"/>
            <w:lang w:val="sr-Latn-RS"/>
          </w:rPr>
          <w:delText xml:space="preserve"> </w:delText>
        </w:r>
      </w:del>
      <w:r w:rsidR="000A5B12">
        <w:rPr>
          <w:rFonts w:ascii="Arial" w:hAnsi="Arial"/>
          <w:b/>
          <w:sz w:val="50"/>
          <w:szCs w:val="40"/>
          <w:lang w:val="sr-Cyrl-RS"/>
        </w:rPr>
        <w:t xml:space="preserve">студентска </w:t>
      </w:r>
      <w:commentRangeStart w:id="3"/>
      <w:del w:id="4" w:author="Korisnik" w:date="2024-09-18T11:57:00Z">
        <w:r w:rsidR="000A5B12" w:rsidDel="00C65E3C">
          <w:rPr>
            <w:rFonts w:ascii="Arial" w:hAnsi="Arial"/>
            <w:b/>
            <w:sz w:val="50"/>
            <w:szCs w:val="40"/>
          </w:rPr>
          <w:delText>QA</w:delText>
        </w:r>
        <w:commentRangeEnd w:id="3"/>
        <w:r w:rsidR="005F5822" w:rsidDel="00C65E3C">
          <w:rPr>
            <w:rStyle w:val="CommentReference"/>
          </w:rPr>
          <w:commentReference w:id="3"/>
        </w:r>
        <w:r w:rsidR="000A5B12" w:rsidDel="00C65E3C">
          <w:rPr>
            <w:rFonts w:ascii="Arial" w:hAnsi="Arial"/>
            <w:b/>
            <w:sz w:val="50"/>
            <w:szCs w:val="40"/>
          </w:rPr>
          <w:delText xml:space="preserve"> </w:delText>
        </w:r>
      </w:del>
      <w:r w:rsidR="000A5B12">
        <w:rPr>
          <w:rFonts w:ascii="Arial" w:hAnsi="Arial"/>
          <w:b/>
          <w:sz w:val="50"/>
          <w:szCs w:val="40"/>
          <w:lang w:val="sr-Cyrl-RS"/>
        </w:rPr>
        <w:t xml:space="preserve">платформа </w:t>
      </w:r>
      <w:del w:id="5" w:author="Korisnik" w:date="2024-09-18T11:57:00Z">
        <w:r w:rsidR="000A5B12" w:rsidDel="00C65E3C">
          <w:rPr>
            <w:rFonts w:ascii="Arial" w:hAnsi="Arial"/>
            <w:b/>
            <w:sz w:val="50"/>
            <w:szCs w:val="40"/>
            <w:lang w:val="sr-Cyrl-RS"/>
          </w:rPr>
          <w:delText xml:space="preserve">која </w:delText>
        </w:r>
      </w:del>
      <w:ins w:id="6" w:author="Korisnik" w:date="2024-09-18T11:57:00Z">
        <w:r w:rsidR="00C65E3C">
          <w:rPr>
            <w:rFonts w:ascii="Arial" w:hAnsi="Arial"/>
            <w:b/>
            <w:sz w:val="50"/>
            <w:szCs w:val="40"/>
            <w:lang w:val="sr-Cyrl-RS"/>
          </w:rPr>
          <w:t xml:space="preserve">са </w:t>
        </w:r>
      </w:ins>
      <w:del w:id="7" w:author="Korisnik" w:date="2024-09-18T11:57:00Z">
        <w:r w:rsidR="000A5B12" w:rsidDel="00C65E3C">
          <w:rPr>
            <w:rFonts w:ascii="Arial" w:hAnsi="Arial"/>
            <w:b/>
            <w:sz w:val="50"/>
            <w:szCs w:val="40"/>
            <w:lang w:val="sr-Cyrl-RS"/>
          </w:rPr>
          <w:delText xml:space="preserve">интегрише </w:delText>
        </w:r>
      </w:del>
      <w:ins w:id="8" w:author="Korisnik" w:date="2024-09-18T11:57:00Z">
        <w:r w:rsidR="00C65E3C">
          <w:rPr>
            <w:rFonts w:ascii="Arial" w:hAnsi="Arial"/>
            <w:b/>
            <w:sz w:val="50"/>
            <w:szCs w:val="40"/>
            <w:lang w:val="sr-Cyrl-RS"/>
          </w:rPr>
          <w:t xml:space="preserve">интеграцијом </w:t>
        </w:r>
      </w:ins>
      <w:r w:rsidR="000A5B12" w:rsidRPr="000A5B12">
        <w:rPr>
          <w:rFonts w:ascii="Arial" w:hAnsi="Arial"/>
          <w:b/>
          <w:i/>
          <w:sz w:val="50"/>
          <w:szCs w:val="40"/>
        </w:rPr>
        <w:t>Elasticsearch</w:t>
      </w:r>
      <w:r w:rsidR="000A5B12">
        <w:rPr>
          <w:rFonts w:ascii="Arial" w:hAnsi="Arial"/>
          <w:b/>
          <w:sz w:val="50"/>
          <w:szCs w:val="40"/>
          <w:lang w:val="sr-Cyrl-RS"/>
        </w:rPr>
        <w:t xml:space="preserve"> </w:t>
      </w:r>
      <w:del w:id="9" w:author="Korisnik" w:date="2024-09-18T11:57:00Z">
        <w:r w:rsidR="000A5B12" w:rsidDel="00C65E3C">
          <w:rPr>
            <w:rFonts w:ascii="Arial" w:hAnsi="Arial"/>
            <w:b/>
            <w:sz w:val="50"/>
            <w:szCs w:val="40"/>
            <w:lang w:val="sr-Cyrl-RS"/>
          </w:rPr>
          <w:delText xml:space="preserve">механизам </w:delText>
        </w:r>
      </w:del>
      <w:r w:rsidR="000A5B12">
        <w:rPr>
          <w:rFonts w:ascii="Arial" w:hAnsi="Arial"/>
          <w:b/>
          <w:sz w:val="50"/>
          <w:szCs w:val="40"/>
          <w:lang w:val="sr-Cyrl-RS"/>
        </w:rPr>
        <w:t>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ins w:id="10" w:author="SG" w:date="2024-09-18T16:52:00Z"/>
          <w:rFonts w:ascii="Arial" w:hAnsi="Arial"/>
          <w:sz w:val="32"/>
          <w:szCs w:val="40"/>
          <w:lang w:val="sr-Cyrl-RS"/>
        </w:rPr>
        <w:sectPr w:rsidR="000B2780" w:rsidSect="00E2112C">
          <w:footerReference w:type="first" r:id="rId13"/>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ins w:id="14" w:author="Dunja Vrbaski" w:date="2024-09-17T23:08:00Z"/>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ins w:id="15" w:author="Korisnik" w:date="2024-09-18T12:32:00Z"/>
          <w:rFonts w:ascii="Arial" w:eastAsia="Times New Roman" w:hAnsi="Arial" w:cs="Times New Roman"/>
          <w:kern w:val="20"/>
          <w:sz w:val="18"/>
          <w:szCs w:val="20"/>
          <w:lang w:val="sr-Latn-RS"/>
        </w:rPr>
      </w:pPr>
    </w:p>
    <w:p w14:paraId="1B48A98C" w14:textId="3C90C416" w:rsidR="000B2780" w:rsidRDefault="000B2780">
      <w:pPr>
        <w:rPr>
          <w:ins w:id="16" w:author="SG" w:date="2024-09-18T16:52:00Z"/>
          <w:rFonts w:ascii="Arial" w:eastAsia="Times New Roman" w:hAnsi="Arial" w:cs="Times New Roman"/>
          <w:kern w:val="20"/>
          <w:sz w:val="18"/>
          <w:szCs w:val="20"/>
          <w:lang w:val="sr-Latn-RS"/>
        </w:rPr>
      </w:pPr>
    </w:p>
    <w:p w14:paraId="2676A2E6" w14:textId="77777777" w:rsidR="000B2780" w:rsidRPr="000B2780" w:rsidRDefault="000B2780">
      <w:pPr>
        <w:rPr>
          <w:ins w:id="17" w:author="SG" w:date="2024-09-18T16:52:00Z"/>
          <w:rFonts w:ascii="Arial" w:eastAsia="Times New Roman" w:hAnsi="Arial" w:cs="Times New Roman"/>
          <w:sz w:val="18"/>
          <w:szCs w:val="20"/>
          <w:lang w:val="sr-Latn-RS"/>
          <w:rPrChange w:id="18" w:author="SG" w:date="2024-09-18T16:52:00Z">
            <w:rPr>
              <w:ins w:id="19" w:author="SG" w:date="2024-09-18T16:52:00Z"/>
              <w:rFonts w:ascii="Arial" w:eastAsia="Times New Roman" w:hAnsi="Arial" w:cs="Times New Roman"/>
              <w:kern w:val="20"/>
              <w:sz w:val="18"/>
              <w:szCs w:val="20"/>
              <w:lang w:val="sr-Latn-RS"/>
            </w:rPr>
          </w:rPrChange>
        </w:rPr>
      </w:pPr>
    </w:p>
    <w:p w14:paraId="2448EA73" w14:textId="77777777" w:rsidR="000B2780" w:rsidRPr="000B2780" w:rsidRDefault="000B2780">
      <w:pPr>
        <w:rPr>
          <w:ins w:id="20" w:author="SG" w:date="2024-09-18T16:52:00Z"/>
          <w:rFonts w:ascii="Arial" w:eastAsia="Times New Roman" w:hAnsi="Arial" w:cs="Times New Roman"/>
          <w:sz w:val="18"/>
          <w:szCs w:val="20"/>
          <w:lang w:val="sr-Latn-RS"/>
          <w:rPrChange w:id="21" w:author="SG" w:date="2024-09-18T16:52:00Z">
            <w:rPr>
              <w:ins w:id="22" w:author="SG" w:date="2024-09-18T16:52:00Z"/>
              <w:rFonts w:ascii="Arial" w:eastAsia="Times New Roman" w:hAnsi="Arial" w:cs="Times New Roman"/>
              <w:kern w:val="20"/>
              <w:sz w:val="18"/>
              <w:szCs w:val="20"/>
              <w:lang w:val="sr-Latn-RS"/>
            </w:rPr>
          </w:rPrChange>
        </w:rPr>
      </w:pPr>
    </w:p>
    <w:p w14:paraId="51BAE675" w14:textId="77777777" w:rsidR="000B2780" w:rsidRPr="000B2780" w:rsidRDefault="000B2780">
      <w:pPr>
        <w:rPr>
          <w:ins w:id="23" w:author="SG" w:date="2024-09-18T16:52:00Z"/>
          <w:rFonts w:ascii="Arial" w:eastAsia="Times New Roman" w:hAnsi="Arial" w:cs="Times New Roman"/>
          <w:sz w:val="18"/>
          <w:szCs w:val="20"/>
          <w:lang w:val="sr-Latn-RS"/>
          <w:rPrChange w:id="24" w:author="SG" w:date="2024-09-18T16:52:00Z">
            <w:rPr>
              <w:ins w:id="25" w:author="SG" w:date="2024-09-18T16:52:00Z"/>
              <w:rFonts w:ascii="Arial" w:eastAsia="Times New Roman" w:hAnsi="Arial" w:cs="Times New Roman"/>
              <w:kern w:val="20"/>
              <w:sz w:val="18"/>
              <w:szCs w:val="20"/>
              <w:lang w:val="sr-Latn-RS"/>
            </w:rPr>
          </w:rPrChange>
        </w:rPr>
      </w:pPr>
    </w:p>
    <w:p w14:paraId="399F5D24" w14:textId="77777777" w:rsidR="000B2780" w:rsidRPr="000B2780" w:rsidRDefault="000B2780">
      <w:pPr>
        <w:rPr>
          <w:ins w:id="26" w:author="SG" w:date="2024-09-18T16:52:00Z"/>
          <w:rFonts w:ascii="Arial" w:eastAsia="Times New Roman" w:hAnsi="Arial" w:cs="Times New Roman"/>
          <w:sz w:val="18"/>
          <w:szCs w:val="20"/>
          <w:lang w:val="sr-Latn-RS"/>
          <w:rPrChange w:id="27" w:author="SG" w:date="2024-09-18T16:52:00Z">
            <w:rPr>
              <w:ins w:id="28" w:author="SG" w:date="2024-09-18T16:52:00Z"/>
              <w:rFonts w:ascii="Arial" w:eastAsia="Times New Roman" w:hAnsi="Arial" w:cs="Times New Roman"/>
              <w:kern w:val="20"/>
              <w:sz w:val="18"/>
              <w:szCs w:val="20"/>
              <w:lang w:val="sr-Latn-RS"/>
            </w:rPr>
          </w:rPrChange>
        </w:rPr>
      </w:pPr>
    </w:p>
    <w:p w14:paraId="6FE7475E" w14:textId="77777777" w:rsidR="000B2780" w:rsidRPr="000B2780" w:rsidRDefault="000B2780">
      <w:pPr>
        <w:rPr>
          <w:ins w:id="29" w:author="SG" w:date="2024-09-18T16:52:00Z"/>
          <w:rFonts w:ascii="Arial" w:eastAsia="Times New Roman" w:hAnsi="Arial" w:cs="Times New Roman"/>
          <w:sz w:val="18"/>
          <w:szCs w:val="20"/>
          <w:lang w:val="sr-Latn-RS"/>
          <w:rPrChange w:id="30" w:author="SG" w:date="2024-09-18T16:52:00Z">
            <w:rPr>
              <w:ins w:id="31" w:author="SG" w:date="2024-09-18T16:52:00Z"/>
              <w:rFonts w:ascii="Arial" w:eastAsia="Times New Roman" w:hAnsi="Arial" w:cs="Times New Roman"/>
              <w:kern w:val="20"/>
              <w:sz w:val="18"/>
              <w:szCs w:val="20"/>
              <w:lang w:val="sr-Latn-RS"/>
            </w:rPr>
          </w:rPrChange>
        </w:rPr>
      </w:pPr>
    </w:p>
    <w:p w14:paraId="0B1DAF24" w14:textId="77777777" w:rsidR="000B2780" w:rsidRPr="000B2780" w:rsidRDefault="000B2780">
      <w:pPr>
        <w:rPr>
          <w:ins w:id="32" w:author="SG" w:date="2024-09-18T16:52:00Z"/>
          <w:rFonts w:ascii="Arial" w:eastAsia="Times New Roman" w:hAnsi="Arial" w:cs="Times New Roman"/>
          <w:sz w:val="18"/>
          <w:szCs w:val="20"/>
          <w:lang w:val="sr-Latn-RS"/>
          <w:rPrChange w:id="33" w:author="SG" w:date="2024-09-18T16:52:00Z">
            <w:rPr>
              <w:ins w:id="34" w:author="SG" w:date="2024-09-18T16:52:00Z"/>
              <w:rFonts w:ascii="Arial" w:eastAsia="Times New Roman" w:hAnsi="Arial" w:cs="Times New Roman"/>
              <w:kern w:val="20"/>
              <w:sz w:val="18"/>
              <w:szCs w:val="20"/>
              <w:lang w:val="sr-Latn-RS"/>
            </w:rPr>
          </w:rPrChange>
        </w:rPr>
      </w:pPr>
    </w:p>
    <w:p w14:paraId="54BAE449" w14:textId="77777777" w:rsidR="000B2780" w:rsidRPr="000B2780" w:rsidRDefault="000B2780">
      <w:pPr>
        <w:rPr>
          <w:ins w:id="35" w:author="SG" w:date="2024-09-18T16:52:00Z"/>
          <w:rFonts w:ascii="Arial" w:eastAsia="Times New Roman" w:hAnsi="Arial" w:cs="Times New Roman"/>
          <w:sz w:val="18"/>
          <w:szCs w:val="20"/>
          <w:lang w:val="sr-Latn-RS"/>
          <w:rPrChange w:id="36" w:author="SG" w:date="2024-09-18T16:52:00Z">
            <w:rPr>
              <w:ins w:id="37" w:author="SG" w:date="2024-09-18T16:52:00Z"/>
              <w:rFonts w:ascii="Arial" w:eastAsia="Times New Roman" w:hAnsi="Arial" w:cs="Times New Roman"/>
              <w:kern w:val="20"/>
              <w:sz w:val="18"/>
              <w:szCs w:val="20"/>
              <w:lang w:val="sr-Latn-RS"/>
            </w:rPr>
          </w:rPrChange>
        </w:rPr>
      </w:pPr>
    </w:p>
    <w:p w14:paraId="17AC6285" w14:textId="77777777" w:rsidR="000B2780" w:rsidRPr="000B2780" w:rsidRDefault="000B2780">
      <w:pPr>
        <w:rPr>
          <w:ins w:id="38" w:author="SG" w:date="2024-09-18T16:52:00Z"/>
          <w:rFonts w:ascii="Arial" w:eastAsia="Times New Roman" w:hAnsi="Arial" w:cs="Times New Roman"/>
          <w:sz w:val="18"/>
          <w:szCs w:val="20"/>
          <w:lang w:val="sr-Latn-RS"/>
          <w:rPrChange w:id="39" w:author="SG" w:date="2024-09-18T16:52:00Z">
            <w:rPr>
              <w:ins w:id="40" w:author="SG" w:date="2024-09-18T16:52:00Z"/>
              <w:rFonts w:ascii="Arial" w:eastAsia="Times New Roman" w:hAnsi="Arial" w:cs="Times New Roman"/>
              <w:kern w:val="20"/>
              <w:sz w:val="18"/>
              <w:szCs w:val="20"/>
              <w:lang w:val="sr-Latn-RS"/>
            </w:rPr>
          </w:rPrChange>
        </w:rPr>
      </w:pPr>
    </w:p>
    <w:p w14:paraId="4798C12B" w14:textId="77777777" w:rsidR="000B2780" w:rsidRPr="000B2780" w:rsidRDefault="000B2780">
      <w:pPr>
        <w:rPr>
          <w:ins w:id="41" w:author="SG" w:date="2024-09-18T16:52:00Z"/>
          <w:rFonts w:ascii="Arial" w:eastAsia="Times New Roman" w:hAnsi="Arial" w:cs="Times New Roman"/>
          <w:sz w:val="18"/>
          <w:szCs w:val="20"/>
          <w:lang w:val="sr-Latn-RS"/>
          <w:rPrChange w:id="42" w:author="SG" w:date="2024-09-18T16:52:00Z">
            <w:rPr>
              <w:ins w:id="43" w:author="SG" w:date="2024-09-18T16:52:00Z"/>
              <w:rFonts w:ascii="Arial" w:eastAsia="Times New Roman" w:hAnsi="Arial" w:cs="Times New Roman"/>
              <w:kern w:val="20"/>
              <w:sz w:val="18"/>
              <w:szCs w:val="20"/>
              <w:lang w:val="sr-Latn-RS"/>
            </w:rPr>
          </w:rPrChange>
        </w:rPr>
      </w:pPr>
    </w:p>
    <w:p w14:paraId="48A14035" w14:textId="77777777" w:rsidR="000B2780" w:rsidRPr="000B2780" w:rsidRDefault="000B2780">
      <w:pPr>
        <w:rPr>
          <w:ins w:id="44" w:author="SG" w:date="2024-09-18T16:52:00Z"/>
          <w:rFonts w:ascii="Arial" w:eastAsia="Times New Roman" w:hAnsi="Arial" w:cs="Times New Roman"/>
          <w:sz w:val="18"/>
          <w:szCs w:val="20"/>
          <w:lang w:val="sr-Latn-RS"/>
          <w:rPrChange w:id="45" w:author="SG" w:date="2024-09-18T16:52:00Z">
            <w:rPr>
              <w:ins w:id="46" w:author="SG" w:date="2024-09-18T16:52:00Z"/>
              <w:rFonts w:ascii="Arial" w:eastAsia="Times New Roman" w:hAnsi="Arial" w:cs="Times New Roman"/>
              <w:kern w:val="20"/>
              <w:sz w:val="18"/>
              <w:szCs w:val="20"/>
              <w:lang w:val="sr-Latn-RS"/>
            </w:rPr>
          </w:rPrChange>
        </w:rPr>
      </w:pPr>
    </w:p>
    <w:p w14:paraId="589320CC" w14:textId="77777777" w:rsidR="000B2780" w:rsidRPr="000B2780" w:rsidRDefault="000B2780">
      <w:pPr>
        <w:rPr>
          <w:ins w:id="47" w:author="SG" w:date="2024-09-18T16:52:00Z"/>
          <w:rFonts w:ascii="Arial" w:eastAsia="Times New Roman" w:hAnsi="Arial" w:cs="Times New Roman"/>
          <w:sz w:val="18"/>
          <w:szCs w:val="20"/>
          <w:lang w:val="sr-Latn-RS"/>
          <w:rPrChange w:id="48" w:author="SG" w:date="2024-09-18T16:52:00Z">
            <w:rPr>
              <w:ins w:id="49" w:author="SG" w:date="2024-09-18T16:52:00Z"/>
              <w:rFonts w:ascii="Arial" w:eastAsia="Times New Roman" w:hAnsi="Arial" w:cs="Times New Roman"/>
              <w:kern w:val="20"/>
              <w:sz w:val="18"/>
              <w:szCs w:val="20"/>
              <w:lang w:val="sr-Latn-RS"/>
            </w:rPr>
          </w:rPrChange>
        </w:rPr>
      </w:pPr>
    </w:p>
    <w:p w14:paraId="787B5E3C" w14:textId="77777777" w:rsidR="000B2780" w:rsidRPr="000B2780" w:rsidRDefault="000B2780">
      <w:pPr>
        <w:rPr>
          <w:ins w:id="50" w:author="SG" w:date="2024-09-18T16:52:00Z"/>
          <w:rFonts w:ascii="Arial" w:eastAsia="Times New Roman" w:hAnsi="Arial" w:cs="Times New Roman"/>
          <w:sz w:val="18"/>
          <w:szCs w:val="20"/>
          <w:lang w:val="sr-Latn-RS"/>
          <w:rPrChange w:id="51" w:author="SG" w:date="2024-09-18T16:52:00Z">
            <w:rPr>
              <w:ins w:id="52" w:author="SG" w:date="2024-09-18T16:52:00Z"/>
              <w:rFonts w:ascii="Arial" w:eastAsia="Times New Roman" w:hAnsi="Arial" w:cs="Times New Roman"/>
              <w:kern w:val="20"/>
              <w:sz w:val="18"/>
              <w:szCs w:val="20"/>
              <w:lang w:val="sr-Latn-RS"/>
            </w:rPr>
          </w:rPrChange>
        </w:rPr>
      </w:pPr>
    </w:p>
    <w:p w14:paraId="05CFDC70" w14:textId="77777777" w:rsidR="000B2780" w:rsidRPr="000B2780" w:rsidRDefault="000B2780">
      <w:pPr>
        <w:rPr>
          <w:ins w:id="53" w:author="SG" w:date="2024-09-18T16:52:00Z"/>
          <w:rFonts w:ascii="Arial" w:eastAsia="Times New Roman" w:hAnsi="Arial" w:cs="Times New Roman"/>
          <w:sz w:val="18"/>
          <w:szCs w:val="20"/>
          <w:lang w:val="sr-Latn-RS"/>
          <w:rPrChange w:id="54" w:author="SG" w:date="2024-09-18T16:52:00Z">
            <w:rPr>
              <w:ins w:id="55" w:author="SG" w:date="2024-09-18T16:52:00Z"/>
              <w:rFonts w:ascii="Arial" w:eastAsia="Times New Roman" w:hAnsi="Arial" w:cs="Times New Roman"/>
              <w:kern w:val="20"/>
              <w:sz w:val="18"/>
              <w:szCs w:val="20"/>
              <w:lang w:val="sr-Latn-RS"/>
            </w:rPr>
          </w:rPrChange>
        </w:rPr>
      </w:pPr>
    </w:p>
    <w:p w14:paraId="0151E818" w14:textId="77777777" w:rsidR="000B2780" w:rsidRPr="000B2780" w:rsidRDefault="000B2780">
      <w:pPr>
        <w:rPr>
          <w:ins w:id="56" w:author="SG" w:date="2024-09-18T16:52:00Z"/>
          <w:rFonts w:ascii="Arial" w:eastAsia="Times New Roman" w:hAnsi="Arial" w:cs="Times New Roman"/>
          <w:sz w:val="18"/>
          <w:szCs w:val="20"/>
          <w:lang w:val="sr-Latn-RS"/>
          <w:rPrChange w:id="57" w:author="SG" w:date="2024-09-18T16:52:00Z">
            <w:rPr>
              <w:ins w:id="58" w:author="SG" w:date="2024-09-18T16:52:00Z"/>
              <w:rFonts w:ascii="Arial" w:eastAsia="Times New Roman" w:hAnsi="Arial" w:cs="Times New Roman"/>
              <w:kern w:val="20"/>
              <w:sz w:val="18"/>
              <w:szCs w:val="20"/>
              <w:lang w:val="sr-Latn-RS"/>
            </w:rPr>
          </w:rPrChange>
        </w:rPr>
      </w:pPr>
    </w:p>
    <w:p w14:paraId="750FF1A3" w14:textId="77777777" w:rsidR="000B2780" w:rsidRPr="000B2780" w:rsidRDefault="000B2780">
      <w:pPr>
        <w:rPr>
          <w:ins w:id="59" w:author="SG" w:date="2024-09-18T16:52:00Z"/>
          <w:rFonts w:ascii="Arial" w:eastAsia="Times New Roman" w:hAnsi="Arial" w:cs="Times New Roman"/>
          <w:sz w:val="18"/>
          <w:szCs w:val="20"/>
          <w:lang w:val="sr-Latn-RS"/>
          <w:rPrChange w:id="60" w:author="SG" w:date="2024-09-18T16:52:00Z">
            <w:rPr>
              <w:ins w:id="61" w:author="SG" w:date="2024-09-18T16:52:00Z"/>
              <w:rFonts w:ascii="Arial" w:eastAsia="Times New Roman" w:hAnsi="Arial" w:cs="Times New Roman"/>
              <w:kern w:val="20"/>
              <w:sz w:val="18"/>
              <w:szCs w:val="20"/>
              <w:lang w:val="sr-Latn-RS"/>
            </w:rPr>
          </w:rPrChange>
        </w:rPr>
      </w:pPr>
    </w:p>
    <w:p w14:paraId="003B5051" w14:textId="77777777" w:rsidR="000B2780" w:rsidRPr="000B2780" w:rsidRDefault="000B2780">
      <w:pPr>
        <w:rPr>
          <w:ins w:id="62" w:author="SG" w:date="2024-09-18T16:52:00Z"/>
          <w:rFonts w:ascii="Arial" w:eastAsia="Times New Roman" w:hAnsi="Arial" w:cs="Times New Roman"/>
          <w:sz w:val="18"/>
          <w:szCs w:val="20"/>
          <w:lang w:val="sr-Latn-RS"/>
          <w:rPrChange w:id="63" w:author="SG" w:date="2024-09-18T16:52:00Z">
            <w:rPr>
              <w:ins w:id="64" w:author="SG" w:date="2024-09-18T16:52:00Z"/>
              <w:rFonts w:ascii="Arial" w:eastAsia="Times New Roman" w:hAnsi="Arial" w:cs="Times New Roman"/>
              <w:kern w:val="20"/>
              <w:sz w:val="18"/>
              <w:szCs w:val="20"/>
              <w:lang w:val="sr-Latn-RS"/>
            </w:rPr>
          </w:rPrChange>
        </w:rPr>
      </w:pPr>
    </w:p>
    <w:p w14:paraId="4A92897D" w14:textId="77777777" w:rsidR="000B2780" w:rsidRPr="000B2780" w:rsidRDefault="000B2780">
      <w:pPr>
        <w:rPr>
          <w:ins w:id="65" w:author="SG" w:date="2024-09-18T16:52:00Z"/>
          <w:rFonts w:ascii="Arial" w:eastAsia="Times New Roman" w:hAnsi="Arial" w:cs="Times New Roman"/>
          <w:sz w:val="18"/>
          <w:szCs w:val="20"/>
          <w:lang w:val="sr-Latn-RS"/>
          <w:rPrChange w:id="66" w:author="SG" w:date="2024-09-18T16:52:00Z">
            <w:rPr>
              <w:ins w:id="67" w:author="SG" w:date="2024-09-18T16:52:00Z"/>
              <w:rFonts w:ascii="Arial" w:eastAsia="Times New Roman" w:hAnsi="Arial" w:cs="Times New Roman"/>
              <w:kern w:val="20"/>
              <w:sz w:val="18"/>
              <w:szCs w:val="20"/>
              <w:lang w:val="sr-Latn-RS"/>
            </w:rPr>
          </w:rPrChange>
        </w:rPr>
      </w:pPr>
    </w:p>
    <w:p w14:paraId="1A4A4AA1" w14:textId="77777777" w:rsidR="000B2780" w:rsidRPr="000B2780" w:rsidRDefault="000B2780">
      <w:pPr>
        <w:rPr>
          <w:ins w:id="68" w:author="SG" w:date="2024-09-18T16:52:00Z"/>
          <w:rFonts w:ascii="Arial" w:eastAsia="Times New Roman" w:hAnsi="Arial" w:cs="Times New Roman"/>
          <w:sz w:val="18"/>
          <w:szCs w:val="20"/>
          <w:lang w:val="sr-Latn-RS"/>
          <w:rPrChange w:id="69" w:author="SG" w:date="2024-09-18T16:52:00Z">
            <w:rPr>
              <w:ins w:id="70" w:author="SG" w:date="2024-09-18T16:52:00Z"/>
              <w:rFonts w:ascii="Arial" w:eastAsia="Times New Roman" w:hAnsi="Arial" w:cs="Times New Roman"/>
              <w:kern w:val="20"/>
              <w:sz w:val="18"/>
              <w:szCs w:val="20"/>
              <w:lang w:val="sr-Latn-RS"/>
            </w:rPr>
          </w:rPrChange>
        </w:rPr>
      </w:pPr>
    </w:p>
    <w:p w14:paraId="24757867" w14:textId="77777777" w:rsidR="000B2780" w:rsidRPr="000B2780" w:rsidRDefault="000B2780">
      <w:pPr>
        <w:rPr>
          <w:ins w:id="71" w:author="SG" w:date="2024-09-18T16:52:00Z"/>
          <w:rFonts w:ascii="Arial" w:eastAsia="Times New Roman" w:hAnsi="Arial" w:cs="Times New Roman"/>
          <w:sz w:val="18"/>
          <w:szCs w:val="20"/>
          <w:lang w:val="sr-Latn-RS"/>
          <w:rPrChange w:id="72" w:author="SG" w:date="2024-09-18T16:52:00Z">
            <w:rPr>
              <w:ins w:id="73" w:author="SG" w:date="2024-09-18T16:52:00Z"/>
              <w:rFonts w:ascii="Arial" w:eastAsia="Times New Roman" w:hAnsi="Arial" w:cs="Times New Roman"/>
              <w:kern w:val="20"/>
              <w:sz w:val="18"/>
              <w:szCs w:val="20"/>
              <w:lang w:val="sr-Latn-RS"/>
            </w:rPr>
          </w:rPrChange>
        </w:rPr>
      </w:pPr>
    </w:p>
    <w:p w14:paraId="03A87078" w14:textId="13019A2F" w:rsidR="000B2780" w:rsidRPr="000B2780" w:rsidRDefault="000B2780">
      <w:pPr>
        <w:tabs>
          <w:tab w:val="left" w:pos="6812"/>
        </w:tabs>
        <w:rPr>
          <w:ins w:id="74" w:author="SG" w:date="2024-09-18T16:52:00Z"/>
          <w:rFonts w:ascii="Arial" w:eastAsia="Times New Roman" w:hAnsi="Arial" w:cs="Times New Roman"/>
          <w:sz w:val="18"/>
          <w:szCs w:val="20"/>
          <w:lang w:val="sr-Latn-RS"/>
          <w:rPrChange w:id="75" w:author="SG" w:date="2024-09-18T16:52:00Z">
            <w:rPr>
              <w:ins w:id="76" w:author="SG" w:date="2024-09-18T16:52:00Z"/>
              <w:rFonts w:ascii="Arial" w:eastAsia="Times New Roman" w:hAnsi="Arial" w:cs="Times New Roman"/>
              <w:kern w:val="20"/>
              <w:sz w:val="18"/>
              <w:szCs w:val="20"/>
              <w:lang w:val="sr-Latn-RS"/>
            </w:rPr>
          </w:rPrChange>
        </w:rPr>
        <w:pPrChange w:id="77" w:author="SG" w:date="2024-09-18T16:52:00Z">
          <w:pPr/>
        </w:pPrChange>
      </w:pPr>
      <w:ins w:id="78" w:author="SG" w:date="2024-09-18T16:52:00Z">
        <w:r>
          <w:rPr>
            <w:rFonts w:ascii="Arial" w:eastAsia="Times New Roman" w:hAnsi="Arial" w:cs="Times New Roman"/>
            <w:sz w:val="18"/>
            <w:szCs w:val="20"/>
            <w:lang w:val="sr-Latn-RS"/>
          </w:rPr>
          <w:tab/>
        </w:r>
      </w:ins>
    </w:p>
    <w:p w14:paraId="4F0D70F7" w14:textId="77777777" w:rsidR="000B2780" w:rsidRPr="000B2780" w:rsidRDefault="000B2780">
      <w:pPr>
        <w:rPr>
          <w:ins w:id="79" w:author="SG" w:date="2024-09-18T16:52:00Z"/>
          <w:rFonts w:ascii="Arial" w:eastAsia="Times New Roman" w:hAnsi="Arial" w:cs="Times New Roman"/>
          <w:sz w:val="18"/>
          <w:szCs w:val="20"/>
          <w:lang w:val="sr-Latn-RS"/>
          <w:rPrChange w:id="80" w:author="SG" w:date="2024-09-18T16:52:00Z">
            <w:rPr>
              <w:ins w:id="81" w:author="SG" w:date="2024-09-18T16:52:00Z"/>
              <w:rFonts w:ascii="Arial" w:eastAsia="Times New Roman" w:hAnsi="Arial" w:cs="Times New Roman"/>
              <w:kern w:val="20"/>
              <w:sz w:val="18"/>
              <w:szCs w:val="20"/>
              <w:lang w:val="sr-Latn-RS"/>
            </w:rPr>
          </w:rPrChange>
        </w:rPr>
      </w:pPr>
    </w:p>
    <w:p w14:paraId="7341C991" w14:textId="77777777" w:rsidR="000B2780" w:rsidRPr="000B2780" w:rsidRDefault="000B2780">
      <w:pPr>
        <w:rPr>
          <w:ins w:id="82" w:author="SG" w:date="2024-09-18T16:52:00Z"/>
          <w:rFonts w:ascii="Arial" w:eastAsia="Times New Roman" w:hAnsi="Arial" w:cs="Times New Roman"/>
          <w:sz w:val="18"/>
          <w:szCs w:val="20"/>
          <w:lang w:val="sr-Latn-RS"/>
          <w:rPrChange w:id="83" w:author="SG" w:date="2024-09-18T16:52:00Z">
            <w:rPr>
              <w:ins w:id="84" w:author="SG" w:date="2024-09-18T16:52:00Z"/>
              <w:rFonts w:ascii="Arial" w:eastAsia="Times New Roman" w:hAnsi="Arial" w:cs="Times New Roman"/>
              <w:kern w:val="20"/>
              <w:sz w:val="18"/>
              <w:szCs w:val="20"/>
              <w:lang w:val="sr-Latn-RS"/>
            </w:rPr>
          </w:rPrChange>
        </w:rPr>
      </w:pPr>
    </w:p>
    <w:p w14:paraId="0497ED00" w14:textId="024C6736" w:rsidR="004D4D56" w:rsidDel="000B2780" w:rsidRDefault="004D4D56">
      <w:pPr>
        <w:rPr>
          <w:ins w:id="85" w:author="Korisnik" w:date="2024-09-18T12:32:00Z"/>
          <w:del w:id="86" w:author="SG" w:date="2024-09-18T16:53:00Z"/>
          <w:rFonts w:ascii="Arial" w:eastAsia="Times New Roman" w:hAnsi="Arial" w:cs="Times New Roman"/>
          <w:kern w:val="20"/>
          <w:sz w:val="18"/>
          <w:szCs w:val="20"/>
          <w:lang w:val="sr-Latn-RS"/>
        </w:rPr>
      </w:pPr>
      <w:ins w:id="87" w:author="Korisnik" w:date="2024-09-18T12:32:00Z">
        <w:del w:id="88" w:author="SG" w:date="2024-09-18T16:53:00Z">
          <w:r w:rsidDel="000B2780">
            <w:rPr>
              <w:rFonts w:ascii="Arial" w:eastAsia="Times New Roman" w:hAnsi="Arial" w:cs="Times New Roman"/>
              <w:kern w:val="20"/>
              <w:sz w:val="18"/>
              <w:szCs w:val="20"/>
              <w:lang w:val="sr-Latn-RS"/>
            </w:rPr>
            <w:br w:type="page"/>
          </w:r>
        </w:del>
      </w:ins>
    </w:p>
    <w:p w14:paraId="2100D921" w14:textId="2CA2619F" w:rsidR="003A4A2D" w:rsidRDefault="003A4A2D" w:rsidP="004147C5">
      <w:pPr>
        <w:pStyle w:val="tab"/>
        <w:spacing w:before="0" w:after="0"/>
        <w:rPr>
          <w:ins w:id="89" w:author="SG" w:date="2024-09-18T16:13:00Z"/>
          <w:rFonts w:ascii="Arial" w:hAnsi="Arial"/>
          <w:sz w:val="18"/>
          <w:lang w:val="sr-Latn-RS"/>
        </w:rPr>
        <w:sectPr w:rsidR="003A4A2D" w:rsidSect="006506D4">
          <w:footerReference w:type="first" r:id="rId14"/>
          <w:pgSz w:w="12240" w:h="15840"/>
          <w:pgMar w:top="1170" w:right="1440" w:bottom="1080" w:left="1440" w:header="720" w:footer="510" w:gutter="0"/>
          <w:cols w:space="720"/>
          <w:titlePg/>
          <w:docGrid w:linePitch="360"/>
          <w:sectPrChange w:id="98" w:author="SG" w:date="2024-09-18T21:52:00Z">
            <w:sectPr w:rsidR="003A4A2D" w:rsidSect="006506D4">
              <w:pgMar w:top="1170" w:right="1440" w:bottom="1080" w:left="1440" w:header="720" w:footer="454" w:gutter="0"/>
            </w:sectPr>
          </w:sectPrChange>
        </w:sectPr>
      </w:pPr>
    </w:p>
    <w:p w14:paraId="65840076" w14:textId="4D9D277E" w:rsidR="004147C5" w:rsidRPr="000A5B12" w:rsidDel="009B7432" w:rsidRDefault="00DE4A03" w:rsidP="000A5B12">
      <w:pPr>
        <w:pStyle w:val="tab"/>
        <w:spacing w:before="0" w:after="0"/>
        <w:jc w:val="right"/>
        <w:rPr>
          <w:del w:id="99" w:author="Dunja Vrbaski" w:date="2024-09-17T23:07:00Z"/>
          <w:lang w:val="sr-Latn-RS"/>
        </w:rPr>
        <w:sectPr w:rsidR="004147C5" w:rsidRPr="000A5B12" w:rsidDel="009B7432" w:rsidSect="000B2780">
          <w:pgSz w:w="12240" w:h="15840"/>
          <w:pgMar w:top="1170" w:right="1440" w:bottom="1080" w:left="1440" w:header="720" w:footer="397" w:gutter="0"/>
          <w:cols w:space="720"/>
          <w:titlePg/>
          <w:docGrid w:linePitch="360"/>
          <w:sectPrChange w:id="100" w:author="SG" w:date="2024-09-18T16:54:00Z">
            <w:sectPr w:rsidR="004147C5" w:rsidRPr="000A5B12" w:rsidDel="009B7432" w:rsidSect="000B2780">
              <w:pgMar w:top="1170" w:right="1440" w:bottom="1080" w:left="1440" w:header="720" w:footer="720" w:gutter="0"/>
            </w:sectPr>
          </w:sectPrChange>
        </w:sectPr>
      </w:pPr>
      <w:del w:id="101" w:author="Dunja Vrbaski" w:date="2024-09-17T23:07:00Z">
        <w:r w:rsidRPr="0037213B" w:rsidDel="009B7432">
          <w:rPr>
            <w:rFonts w:ascii="Arial" w:hAnsi="Arial"/>
            <w:sz w:val="18"/>
            <w:lang w:val="sr-Latn-RS"/>
          </w:rPr>
          <w:lastRenderedPageBreak/>
          <w:delText xml:space="preserve">Образац </w:delText>
        </w:r>
        <w:r w:rsidRPr="0037213B" w:rsidDel="009B7432">
          <w:rPr>
            <w:rFonts w:ascii="Arial" w:hAnsi="Arial"/>
            <w:b/>
            <w:sz w:val="18"/>
            <w:lang w:val="sr-Latn-RS"/>
          </w:rPr>
          <w:delText>Q2.НА.15</w:delText>
        </w:r>
        <w:r w:rsidRPr="0037213B" w:rsidDel="009B7432">
          <w:rPr>
            <w:rFonts w:ascii="Arial" w:hAnsi="Arial"/>
            <w:sz w:val="18"/>
            <w:lang w:val="sr-Latn-RS"/>
          </w:rPr>
          <w:delText>-</w:delText>
        </w:r>
        <w:r w:rsidRPr="0037213B" w:rsidDel="009B7432">
          <w:rPr>
            <w:rFonts w:ascii="Arial" w:hAnsi="Arial"/>
            <w:b/>
            <w:sz w:val="18"/>
            <w:lang w:val="sr-Latn-RS"/>
          </w:rPr>
          <w:delText>04</w:delText>
        </w:r>
        <w:r w:rsidRPr="0037213B" w:rsidDel="009B7432">
          <w:rPr>
            <w:rFonts w:ascii="Arial" w:hAnsi="Arial"/>
            <w:sz w:val="18"/>
            <w:lang w:val="sr-Latn-RS"/>
          </w:rPr>
          <w:delText xml:space="preserve"> - Издање 1</w:delText>
        </w:r>
      </w:del>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44C89C50" w:rsidR="004147C5" w:rsidRPr="0037213B" w:rsidRDefault="004147C5" w:rsidP="00E4205F">
            <w:pPr>
              <w:spacing w:before="60" w:after="60"/>
              <w:rPr>
                <w:rFonts w:ascii="Arial" w:hAnsi="Arial"/>
                <w:sz w:val="18"/>
                <w:lang w:val="sr-Latn-RS"/>
              </w:rPr>
            </w:pPr>
            <w:r w:rsidRPr="0037213B">
              <w:rPr>
                <w:rFonts w:ascii="Arial" w:hAnsi="Arial"/>
                <w:sz w:val="18"/>
                <w:lang w:val="sr-Latn-RS"/>
              </w:rPr>
              <w:br/>
            </w:r>
            <w:ins w:id="102" w:author="Dunja Vrbaski" w:date="2024-09-17T23:07:00Z">
              <w:del w:id="103" w:author="Korisnik" w:date="2024-09-19T16:00:00Z">
                <w:r w:rsidR="009B7432" w:rsidRPr="00BF0545" w:rsidDel="00BF0545">
                  <w:rPr>
                    <w:rFonts w:ascii="Arial" w:hAnsi="Arial"/>
                    <w:i/>
                    <w:sz w:val="18"/>
                    <w:lang w:val="sr-Cyrl-RS"/>
                    <w:rPrChange w:id="104" w:author="Korisnik" w:date="2024-09-19T16:00:00Z">
                      <w:rPr>
                        <w:rFonts w:ascii="Arial" w:hAnsi="Arial"/>
                        <w:sz w:val="18"/>
                        <w:lang w:val="sr-Cyrl-RS"/>
                      </w:rPr>
                    </w:rPrChange>
                  </w:rPr>
                  <w:delText>џџџџџџџџџџ</w:delText>
                </w:r>
              </w:del>
            </w:ins>
            <w:ins w:id="105" w:author="Korisnik" w:date="2024-09-19T16:00:00Z">
              <w:r w:rsidR="00BF0545" w:rsidRPr="00BF0545">
                <w:rPr>
                  <w:rFonts w:ascii="Arial" w:hAnsi="Arial"/>
                  <w:i/>
                  <w:sz w:val="18"/>
                  <w:rPrChange w:id="106" w:author="Korisnik" w:date="2024-09-19T16:00:00Z">
                    <w:rPr>
                      <w:rFonts w:ascii="Arial" w:hAnsi="Arial"/>
                      <w:sz w:val="18"/>
                    </w:rPr>
                  </w:rPrChange>
                </w:rPr>
                <w:t>DebugIt</w:t>
              </w:r>
              <w:r w:rsidR="00BF0545">
                <w:rPr>
                  <w:rFonts w:ascii="Arial" w:hAnsi="Arial"/>
                  <w:sz w:val="18"/>
                </w:rPr>
                <w:t xml:space="preserve">: </w:t>
              </w:r>
              <w:r w:rsidR="00BF0545">
                <w:rPr>
                  <w:rFonts w:ascii="Arial" w:hAnsi="Arial"/>
                  <w:sz w:val="18"/>
                  <w:lang w:val="sr-Cyrl-RS"/>
                </w:rPr>
                <w:t xml:space="preserve">студентска платфоррма са интеграцијом </w:t>
              </w:r>
              <w:r w:rsidR="00BF0545" w:rsidRPr="00BF0545">
                <w:rPr>
                  <w:rFonts w:ascii="Arial" w:hAnsi="Arial"/>
                  <w:i/>
                  <w:sz w:val="18"/>
                  <w:rPrChange w:id="107" w:author="Korisnik" w:date="2024-09-19T16:00:00Z">
                    <w:rPr>
                      <w:rFonts w:ascii="Arial" w:hAnsi="Arial"/>
                      <w:sz w:val="18"/>
                    </w:rPr>
                  </w:rPrChange>
                </w:rPr>
                <w:t>Elasticsearch</w:t>
              </w:r>
              <w:r w:rsidR="00BF0545">
                <w:rPr>
                  <w:rFonts w:ascii="Arial" w:hAnsi="Arial"/>
                  <w:sz w:val="18"/>
                </w:rPr>
                <w:t xml:space="preserve"> </w:t>
              </w:r>
              <w:r w:rsidR="00BF0545">
                <w:rPr>
                  <w:rFonts w:ascii="Arial" w:hAnsi="Arial"/>
                  <w:sz w:val="18"/>
                  <w:lang w:val="sr-Cyrl-RS"/>
                </w:rPr>
                <w:t>претраге</w:t>
              </w:r>
            </w:ins>
            <w:r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69D8DC99" w:rsidR="004147C5" w:rsidRPr="009B7432" w:rsidRDefault="004147C5" w:rsidP="00E4205F">
            <w:pPr>
              <w:spacing w:before="60" w:after="60"/>
              <w:rPr>
                <w:rFonts w:ascii="Arial" w:hAnsi="Arial"/>
                <w:sz w:val="18"/>
                <w:highlight w:val="yellow"/>
                <w:lang w:val="sr-Latn-RS"/>
                <w:rPrChange w:id="108" w:author="Dunja Vrbaski" w:date="2024-09-17T23:07:00Z">
                  <w:rPr>
                    <w:rFonts w:ascii="Arial" w:hAnsi="Arial"/>
                    <w:sz w:val="18"/>
                    <w:lang w:val="sr-Latn-RS"/>
                  </w:rPr>
                </w:rPrChange>
              </w:rPr>
            </w:pPr>
            <w:del w:id="109" w:author="Korisnik" w:date="2024-09-18T11:59:00Z">
              <w:r w:rsidRPr="00492AC3" w:rsidDel="00C65E3C">
                <w:rPr>
                  <w:rFonts w:ascii="Arial" w:hAnsi="Arial"/>
                  <w:sz w:val="18"/>
                  <w:lang w:val="sr-Latn-RS"/>
                </w:rPr>
                <w:delText>n</w:delText>
              </w:r>
            </w:del>
            <w:ins w:id="110" w:author="Korisnik" w:date="2024-09-18T11:59:00Z">
              <w:r w:rsidR="00C65E3C" w:rsidRPr="00C65E3C">
                <w:rPr>
                  <w:rFonts w:ascii="Arial" w:hAnsi="Arial"/>
                  <w:sz w:val="18"/>
                  <w:lang w:val="sr-Cyrl-RS"/>
                  <w:rPrChange w:id="111" w:author="Korisnik" w:date="2024-09-18T12:02:00Z">
                    <w:rPr>
                      <w:rFonts w:ascii="Arial" w:hAnsi="Arial"/>
                      <w:sz w:val="18"/>
                      <w:highlight w:val="yellow"/>
                      <w:lang w:val="sr-Cyrl-RS"/>
                    </w:rPr>
                  </w:rPrChange>
                </w:rPr>
                <w:t>6</w:t>
              </w:r>
            </w:ins>
            <w:r w:rsidRPr="00492AC3">
              <w:rPr>
                <w:rFonts w:ascii="Arial" w:hAnsi="Arial"/>
                <w:sz w:val="18"/>
                <w:lang w:val="sr-Latn-RS"/>
              </w:rPr>
              <w:t>/</w:t>
            </w:r>
            <w:del w:id="112" w:author="Korisnik" w:date="2024-09-18T11:59:00Z">
              <w:r w:rsidRPr="00377106" w:rsidDel="00C65E3C">
                <w:rPr>
                  <w:rFonts w:ascii="Arial" w:hAnsi="Arial"/>
                  <w:sz w:val="18"/>
                  <w:lang w:val="sr-Latn-RS"/>
                </w:rPr>
                <w:delText>n</w:delText>
              </w:r>
            </w:del>
            <w:ins w:id="113" w:author="Korisnik" w:date="2024-09-18T11:59:00Z">
              <w:r w:rsidR="00C65E3C" w:rsidRPr="00C65E3C">
                <w:rPr>
                  <w:rFonts w:ascii="Arial" w:hAnsi="Arial"/>
                  <w:sz w:val="18"/>
                  <w:lang w:val="sr-Cyrl-RS"/>
                  <w:rPrChange w:id="114" w:author="Korisnik" w:date="2024-09-18T12:02:00Z">
                    <w:rPr>
                      <w:rFonts w:ascii="Arial" w:hAnsi="Arial"/>
                      <w:sz w:val="18"/>
                      <w:highlight w:val="yellow"/>
                      <w:lang w:val="sr-Cyrl-RS"/>
                    </w:rPr>
                  </w:rPrChange>
                </w:rPr>
                <w:t>44</w:t>
              </w:r>
            </w:ins>
            <w:r w:rsidRPr="00492AC3">
              <w:rPr>
                <w:rFonts w:ascii="Arial" w:hAnsi="Arial"/>
                <w:sz w:val="18"/>
                <w:lang w:val="sr-Latn-RS"/>
              </w:rPr>
              <w:t>/</w:t>
            </w:r>
            <w:del w:id="115" w:author="Korisnik" w:date="2024-09-18T12:01:00Z">
              <w:r w:rsidRPr="00377106" w:rsidDel="00C65E3C">
                <w:rPr>
                  <w:rFonts w:ascii="Arial" w:hAnsi="Arial"/>
                  <w:sz w:val="18"/>
                  <w:lang w:val="sr-Latn-RS"/>
                </w:rPr>
                <w:delText>n</w:delText>
              </w:r>
            </w:del>
            <w:ins w:id="116" w:author="Korisnik" w:date="2024-09-18T12:01:00Z">
              <w:r w:rsidR="00C65E3C" w:rsidRPr="00C65E3C">
                <w:rPr>
                  <w:rFonts w:ascii="Arial" w:hAnsi="Arial"/>
                  <w:sz w:val="18"/>
                  <w:lang w:val="sr-Cyrl-RS"/>
                  <w:rPrChange w:id="117" w:author="Korisnik" w:date="2024-09-18T12:02:00Z">
                    <w:rPr>
                      <w:rFonts w:ascii="Arial" w:hAnsi="Arial"/>
                      <w:sz w:val="18"/>
                      <w:highlight w:val="yellow"/>
                      <w:lang w:val="sr-Cyrl-RS"/>
                    </w:rPr>
                  </w:rPrChange>
                </w:rPr>
                <w:t>46</w:t>
              </w:r>
            </w:ins>
            <w:r w:rsidRPr="00492AC3">
              <w:rPr>
                <w:rFonts w:ascii="Arial" w:hAnsi="Arial"/>
                <w:sz w:val="18"/>
                <w:lang w:val="sr-Latn-RS"/>
              </w:rPr>
              <w:t>/</w:t>
            </w:r>
            <w:del w:id="118" w:author="Korisnik" w:date="2024-09-18T12:01:00Z">
              <w:r w:rsidRPr="00377106" w:rsidDel="00C65E3C">
                <w:rPr>
                  <w:rFonts w:ascii="Arial" w:hAnsi="Arial"/>
                  <w:sz w:val="18"/>
                  <w:lang w:val="sr-Latn-RS"/>
                </w:rPr>
                <w:delText>n</w:delText>
              </w:r>
            </w:del>
            <w:ins w:id="119" w:author="Korisnik" w:date="2024-09-18T12:01:00Z">
              <w:r w:rsidR="00C65E3C" w:rsidRPr="00C65E3C">
                <w:rPr>
                  <w:rFonts w:ascii="Arial" w:hAnsi="Arial"/>
                  <w:sz w:val="18"/>
                  <w:lang w:val="sr-Cyrl-RS"/>
                  <w:rPrChange w:id="120" w:author="Korisnik" w:date="2024-09-18T12:02:00Z">
                    <w:rPr>
                      <w:rFonts w:ascii="Arial" w:hAnsi="Arial"/>
                      <w:sz w:val="18"/>
                      <w:highlight w:val="yellow"/>
                      <w:lang w:val="sr-Cyrl-RS"/>
                    </w:rPr>
                  </w:rPrChange>
                </w:rPr>
                <w:t>0</w:t>
              </w:r>
            </w:ins>
            <w:r w:rsidRPr="00492AC3">
              <w:rPr>
                <w:rFonts w:ascii="Arial" w:hAnsi="Arial"/>
                <w:sz w:val="18"/>
                <w:lang w:val="sr-Latn-RS"/>
              </w:rPr>
              <w:t>/</w:t>
            </w:r>
            <w:del w:id="121" w:author="Korisnik" w:date="2024-09-18T12:01:00Z">
              <w:r w:rsidRPr="00377106" w:rsidDel="00C65E3C">
                <w:rPr>
                  <w:rFonts w:ascii="Arial" w:hAnsi="Arial"/>
                  <w:sz w:val="18"/>
                  <w:lang w:val="sr-Latn-RS"/>
                </w:rPr>
                <w:delText>n</w:delText>
              </w:r>
            </w:del>
            <w:ins w:id="122" w:author="Korisnik" w:date="2024-09-18T12:01:00Z">
              <w:r w:rsidR="00C65E3C" w:rsidRPr="00C65E3C">
                <w:rPr>
                  <w:rFonts w:ascii="Arial" w:hAnsi="Arial"/>
                  <w:sz w:val="18"/>
                  <w:lang w:val="sr-Cyrl-RS"/>
                  <w:rPrChange w:id="123" w:author="Korisnik" w:date="2024-09-18T12:02:00Z">
                    <w:rPr>
                      <w:rFonts w:ascii="Arial" w:hAnsi="Arial"/>
                      <w:sz w:val="18"/>
                      <w:highlight w:val="yellow"/>
                      <w:lang w:val="sr-Cyrl-RS"/>
                    </w:rPr>
                  </w:rPrChange>
                </w:rPr>
                <w:t>2</w:t>
              </w:r>
            </w:ins>
            <w:ins w:id="124" w:author="Korisnik" w:date="2024-09-19T16:07:00Z">
              <w:r w:rsidR="0004379F">
                <w:rPr>
                  <w:rFonts w:ascii="Arial" w:hAnsi="Arial"/>
                  <w:sz w:val="18"/>
                </w:rPr>
                <w:t>1</w:t>
              </w:r>
            </w:ins>
            <w:r w:rsidRPr="00492AC3">
              <w:rPr>
                <w:rFonts w:ascii="Arial" w:hAnsi="Arial"/>
                <w:sz w:val="18"/>
                <w:lang w:val="sr-Latn-RS"/>
              </w:rPr>
              <w:t>/</w:t>
            </w:r>
            <w:del w:id="125" w:author="Korisnik" w:date="2024-09-18T12:02:00Z">
              <w:r w:rsidRPr="00377106" w:rsidDel="00C65E3C">
                <w:rPr>
                  <w:rFonts w:ascii="Arial" w:hAnsi="Arial"/>
                  <w:sz w:val="18"/>
                  <w:lang w:val="sr-Latn-RS"/>
                </w:rPr>
                <w:delText>n</w:delText>
              </w:r>
            </w:del>
            <w:ins w:id="126" w:author="Korisnik" w:date="2024-09-18T12:02:00Z">
              <w:r w:rsidR="00C65E3C" w:rsidRPr="00C65E3C">
                <w:rPr>
                  <w:rFonts w:ascii="Arial" w:hAnsi="Arial"/>
                  <w:sz w:val="18"/>
                  <w:lang w:val="sr-Cyrl-RS"/>
                  <w:rPrChange w:id="127" w:author="Korisnik" w:date="2024-09-18T12:02:00Z">
                    <w:rPr>
                      <w:rFonts w:ascii="Arial" w:hAnsi="Arial"/>
                      <w:sz w:val="18"/>
                      <w:highlight w:val="yellow"/>
                      <w:lang w:val="sr-Cyrl-RS"/>
                    </w:rPr>
                  </w:rPrChange>
                </w:rPr>
                <w:t>0</w:t>
              </w:r>
            </w:ins>
            <w:r w:rsidRPr="00492AC3">
              <w:rPr>
                <w:rFonts w:ascii="Arial" w:hAnsi="Arial"/>
                <w:sz w:val="18"/>
                <w:lang w:val="sr-Latn-RS"/>
              </w:rPr>
              <w:t>/</w:t>
            </w:r>
            <w:del w:id="128" w:author="Korisnik" w:date="2024-09-18T12:02:00Z">
              <w:r w:rsidRPr="00377106" w:rsidDel="00C65E3C">
                <w:rPr>
                  <w:rFonts w:ascii="Arial" w:hAnsi="Arial"/>
                  <w:sz w:val="18"/>
                  <w:lang w:val="sr-Latn-RS"/>
                </w:rPr>
                <w:delText>n</w:delText>
              </w:r>
            </w:del>
            <w:ins w:id="129" w:author="Korisnik" w:date="2024-09-18T12:02:00Z">
              <w:r w:rsidR="00C65E3C" w:rsidRPr="00C65E3C">
                <w:rPr>
                  <w:rFonts w:ascii="Arial" w:hAnsi="Arial"/>
                  <w:sz w:val="18"/>
                  <w:lang w:val="sr-Cyrl-RS"/>
                  <w:rPrChange w:id="130" w:author="Korisnik" w:date="2024-09-18T12:02:00Z">
                    <w:rPr>
                      <w:rFonts w:ascii="Arial" w:hAnsi="Arial"/>
                      <w:sz w:val="18"/>
                      <w:highlight w:val="yellow"/>
                      <w:lang w:val="sr-Cyrl-RS"/>
                    </w:rPr>
                  </w:rPrChange>
                </w:rPr>
                <w:t>0</w:t>
              </w:r>
            </w:ins>
            <w:r w:rsidRPr="009B7432">
              <w:rPr>
                <w:rFonts w:ascii="Arial" w:hAnsi="Arial"/>
                <w:sz w:val="18"/>
                <w:highlight w:val="yellow"/>
                <w:lang w:val="sr-Latn-RS"/>
                <w:rPrChange w:id="131" w:author="Dunja Vrbaski" w:date="2024-09-17T23:07:00Z">
                  <w:rPr>
                    <w:rFonts w:ascii="Arial" w:hAnsi="Arial"/>
                    <w:sz w:val="18"/>
                    <w:lang w:val="sr-Latn-RS"/>
                  </w:rPr>
                </w:rPrChange>
              </w:rPr>
              <w:t xml:space="preserve"> </w:t>
            </w:r>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200C04FF" w:rsidR="004147C5" w:rsidRPr="00D836B9" w:rsidRDefault="004147C5" w:rsidP="00377106">
            <w:pPr>
              <w:spacing w:before="60" w:after="60"/>
              <w:rPr>
                <w:rFonts w:ascii="Arial" w:hAnsi="Arial"/>
                <w:sz w:val="18"/>
                <w:lang w:val="sr-Cyrl-RS"/>
                <w:rPrChange w:id="132" w:author="Korisnik" w:date="2024-09-18T12:12:00Z">
                  <w:rPr>
                    <w:rFonts w:ascii="Arial" w:hAnsi="Arial"/>
                    <w:sz w:val="18"/>
                    <w:lang w:val="sr-Latn-RS"/>
                  </w:rPr>
                </w:rPrChange>
              </w:rPr>
            </w:pPr>
            <w:del w:id="133" w:author="Korisnik" w:date="2024-09-18T12:02:00Z">
              <w:r w:rsidRPr="00C65E3C" w:rsidDel="00C65E3C">
                <w:rPr>
                  <w:rFonts w:ascii="Arial" w:hAnsi="Arial"/>
                  <w:i/>
                  <w:sz w:val="18"/>
                  <w:highlight w:val="yellow"/>
                  <w:lang w:val="sr-Latn-RS"/>
                  <w:rPrChange w:id="134" w:author="Korisnik" w:date="2024-09-18T12:03:00Z">
                    <w:rPr>
                      <w:rFonts w:ascii="Arial" w:hAnsi="Arial"/>
                      <w:sz w:val="18"/>
                      <w:lang w:val="sr-Latn-RS"/>
                    </w:rPr>
                  </w:rPrChange>
                </w:rPr>
                <w:delText>Неколико кључних термина из рада, односно предмета изучавања на који се рад односи.</w:delText>
              </w:r>
            </w:del>
            <w:ins w:id="135" w:author="Korisnik" w:date="2024-09-18T12:02:00Z">
              <w:r w:rsidR="00C65E3C" w:rsidRPr="00C65E3C">
                <w:rPr>
                  <w:rFonts w:ascii="Arial" w:hAnsi="Arial"/>
                  <w:i/>
                  <w:sz w:val="18"/>
                  <w:lang w:val="sr-Latn-RS"/>
                  <w:rPrChange w:id="136" w:author="Korisnik" w:date="2024-09-18T12:03:00Z">
                    <w:rPr>
                      <w:rFonts w:ascii="Arial" w:hAnsi="Arial"/>
                      <w:sz w:val="18"/>
                      <w:lang w:val="sr-Latn-RS"/>
                    </w:rPr>
                  </w:rPrChange>
                </w:rPr>
                <w:t>Elasticsearch</w:t>
              </w:r>
            </w:ins>
            <w:ins w:id="137" w:author="Korisnik" w:date="2024-09-18T12:03:00Z">
              <w:r w:rsidR="00C65E3C">
                <w:rPr>
                  <w:rFonts w:ascii="Arial" w:hAnsi="Arial"/>
                  <w:sz w:val="18"/>
                  <w:lang w:val="sr-Latn-RS"/>
                </w:rPr>
                <w:t xml:space="preserve"> </w:t>
              </w:r>
              <w:r w:rsidR="00C65E3C">
                <w:rPr>
                  <w:rFonts w:ascii="Arial" w:hAnsi="Arial"/>
                  <w:sz w:val="18"/>
                  <w:lang w:val="sr-Cyrl-RS"/>
                </w:rPr>
                <w:t>механизам претраге</w:t>
              </w:r>
            </w:ins>
            <w:ins w:id="138" w:author="Korisnik" w:date="2024-09-18T12:04:00Z">
              <w:r w:rsidR="00492AC3">
                <w:rPr>
                  <w:rFonts w:ascii="Arial" w:hAnsi="Arial"/>
                  <w:sz w:val="18"/>
                  <w:lang w:val="sr-Cyrl-RS"/>
                </w:rPr>
                <w:t xml:space="preserve">, </w:t>
              </w:r>
            </w:ins>
            <w:ins w:id="139" w:author="Korisnik" w:date="2024-09-18T12:05:00Z">
              <w:r w:rsidR="00492AC3" w:rsidRPr="00492AC3">
                <w:rPr>
                  <w:rFonts w:ascii="Arial" w:hAnsi="Arial"/>
                  <w:i/>
                  <w:sz w:val="18"/>
                  <w:rPrChange w:id="140" w:author="Korisnik" w:date="2024-09-18T12:05:00Z">
                    <w:rPr>
                      <w:rFonts w:ascii="Arial" w:hAnsi="Arial"/>
                      <w:sz w:val="18"/>
                    </w:rPr>
                  </w:rPrChange>
                </w:rPr>
                <w:t>text analysis</w:t>
              </w:r>
            </w:ins>
            <w:ins w:id="141" w:author="Korisnik" w:date="2024-09-18T12:10:00Z">
              <w:r w:rsidR="00492AC3">
                <w:rPr>
                  <w:rFonts w:ascii="Arial" w:hAnsi="Arial"/>
                  <w:sz w:val="18"/>
                </w:rPr>
                <w:t xml:space="preserve"> </w:t>
              </w:r>
            </w:ins>
            <w:ins w:id="142" w:author="Korisnik" w:date="2024-09-18T12:12:00Z">
              <w:r w:rsidR="00D836B9">
                <w:rPr>
                  <w:rFonts w:ascii="Arial" w:hAnsi="Arial"/>
                  <w:sz w:val="18"/>
                  <w:lang w:val="sr-Cyrl-RS"/>
                </w:rPr>
                <w:t>процес</w:t>
              </w:r>
            </w:ins>
            <w:ins w:id="143" w:author="Korisnik" w:date="2024-09-18T12:11:00Z">
              <w:r w:rsidR="00D836B9">
                <w:rPr>
                  <w:rFonts w:ascii="Arial" w:hAnsi="Arial"/>
                  <w:sz w:val="18"/>
                </w:rPr>
                <w:t xml:space="preserve">, </w:t>
              </w:r>
              <w:r w:rsidR="00D836B9" w:rsidRPr="00D836B9">
                <w:rPr>
                  <w:rFonts w:ascii="Arial" w:hAnsi="Arial"/>
                  <w:i/>
                  <w:sz w:val="18"/>
                  <w:rPrChange w:id="144" w:author="Korisnik" w:date="2024-09-18T12:11:00Z">
                    <w:rPr>
                      <w:rFonts w:ascii="Arial" w:hAnsi="Arial"/>
                      <w:sz w:val="18"/>
                    </w:rPr>
                  </w:rPrChange>
                </w:rPr>
                <w:t>DebugIt</w:t>
              </w:r>
              <w:r w:rsidR="00D836B9">
                <w:rPr>
                  <w:rFonts w:ascii="Arial" w:hAnsi="Arial"/>
                  <w:sz w:val="18"/>
                </w:rPr>
                <w:t xml:space="preserve"> </w:t>
              </w:r>
            </w:ins>
            <w:ins w:id="145" w:author="Korisnik" w:date="2024-09-18T12:12:00Z">
              <w:r w:rsidR="00D836B9">
                <w:rPr>
                  <w:rFonts w:ascii="Arial" w:hAnsi="Arial"/>
                  <w:sz w:val="18"/>
                  <w:lang w:val="sr-Cyrl-RS"/>
                </w:rPr>
                <w:t>платформа</w:t>
              </w:r>
            </w:ins>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3D8485FB" w:rsidR="00492AC3" w:rsidRPr="001F119C" w:rsidRDefault="004147C5" w:rsidP="00377106">
            <w:pPr>
              <w:spacing w:before="60" w:after="60"/>
              <w:rPr>
                <w:rFonts w:ascii="Arial" w:hAnsi="Arial"/>
                <w:sz w:val="18"/>
                <w:highlight w:val="yellow"/>
                <w:lang w:val="sr-Latn-RS"/>
                <w:rPrChange w:id="146" w:author="Korisnik" w:date="2024-09-18T12:18:00Z">
                  <w:rPr>
                    <w:rFonts w:ascii="Arial" w:hAnsi="Arial"/>
                    <w:sz w:val="18"/>
                    <w:lang w:val="sr-Latn-RS"/>
                  </w:rPr>
                </w:rPrChange>
              </w:rPr>
            </w:pPr>
            <w:del w:id="147" w:author="Korisnik" w:date="2024-09-18T12:18:00Z">
              <w:r w:rsidRPr="009B7432" w:rsidDel="001F119C">
                <w:rPr>
                  <w:rFonts w:ascii="Arial" w:hAnsi="Arial"/>
                  <w:sz w:val="18"/>
                  <w:highlight w:val="yellow"/>
                  <w:lang w:val="sr-Latn-RS"/>
                  <w:rPrChange w:id="148" w:author="Dunja Vrbaski" w:date="2024-09-17T23:07:00Z">
                    <w:rPr>
                      <w:rFonts w:ascii="Arial" w:hAnsi="Arial"/>
                      <w:sz w:val="18"/>
                      <w:lang w:val="sr-Latn-RS"/>
                    </w:rPr>
                  </w:rPrChange>
                </w:rPr>
                <w:delText xml:space="preserve">Кратак опис рада који стаје у три до шест реченица. Треба навести проблем који се решавао, како се проблем решавао и који су резултати. </w:delText>
              </w:r>
            </w:del>
            <w:ins w:id="149" w:author="Korisnik" w:date="2024-09-18T12:12:00Z">
              <w:r w:rsidR="001F119C" w:rsidRPr="001F119C">
                <w:rPr>
                  <w:rFonts w:ascii="Arial" w:hAnsi="Arial"/>
                  <w:sz w:val="18"/>
                  <w:lang w:val="sr-Cyrl-RS"/>
                  <w:rPrChange w:id="150" w:author="Korisnik" w:date="2024-09-18T12:14:00Z">
                    <w:rPr>
                      <w:rFonts w:ascii="Arial" w:hAnsi="Arial"/>
                      <w:sz w:val="18"/>
                      <w:highlight w:val="yellow"/>
                      <w:lang w:val="sr-Cyrl-RS"/>
                    </w:rPr>
                  </w:rPrChange>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ins>
            <w:ins w:id="151" w:author="Korisnik" w:date="2024-09-18T12:13:00Z">
              <w:r w:rsidR="001F119C" w:rsidRPr="001F119C">
                <w:rPr>
                  <w:rFonts w:ascii="Arial" w:hAnsi="Arial"/>
                  <w:i/>
                  <w:sz w:val="18"/>
                  <w:rPrChange w:id="152" w:author="Korisnik" w:date="2024-09-18T12:15:00Z">
                    <w:rPr>
                      <w:rFonts w:ascii="Arial" w:hAnsi="Arial"/>
                      <w:sz w:val="18"/>
                      <w:highlight w:val="yellow"/>
                    </w:rPr>
                  </w:rPrChange>
                </w:rPr>
                <w:t>DebugIt</w:t>
              </w:r>
              <w:r w:rsidR="001F119C" w:rsidRPr="001F119C">
                <w:rPr>
                  <w:rFonts w:ascii="Arial" w:hAnsi="Arial"/>
                  <w:sz w:val="18"/>
                  <w:lang w:val="sr-Cyrl-RS"/>
                  <w:rPrChange w:id="153" w:author="Korisnik" w:date="2024-09-18T12:14:00Z">
                    <w:rPr>
                      <w:rFonts w:ascii="Arial" w:hAnsi="Arial"/>
                      <w:sz w:val="18"/>
                      <w:highlight w:val="yellow"/>
                      <w:lang w:val="sr-Cyrl-RS"/>
                    </w:rPr>
                  </w:rPrChange>
                </w:rPr>
                <w:t xml:space="preserve"> платформа. Користећи </w:t>
              </w:r>
            </w:ins>
            <w:ins w:id="154" w:author="Korisnik" w:date="2024-09-18T12:14:00Z">
              <w:r w:rsidR="001F119C" w:rsidRPr="001F119C">
                <w:rPr>
                  <w:rFonts w:ascii="Arial" w:hAnsi="Arial"/>
                  <w:i/>
                  <w:sz w:val="18"/>
                  <w:rPrChange w:id="155" w:author="Korisnik" w:date="2024-09-18T12:15:00Z">
                    <w:rPr>
                      <w:rFonts w:ascii="Arial" w:hAnsi="Arial"/>
                      <w:sz w:val="18"/>
                      <w:highlight w:val="yellow"/>
                    </w:rPr>
                  </w:rPrChange>
                </w:rPr>
                <w:t>Elasticsearch</w:t>
              </w:r>
              <w:r w:rsidR="001F119C" w:rsidRPr="001F119C">
                <w:rPr>
                  <w:rFonts w:ascii="Arial" w:hAnsi="Arial"/>
                  <w:sz w:val="18"/>
                  <w:lang w:val="sr-Cyrl-RS"/>
                  <w:rPrChange w:id="156" w:author="Korisnik" w:date="2024-09-18T12:14:00Z">
                    <w:rPr>
                      <w:rFonts w:ascii="Arial" w:hAnsi="Arial"/>
                      <w:sz w:val="18"/>
                      <w:highlight w:val="yellow"/>
                      <w:lang w:val="sr-Cyrl-RS"/>
                    </w:rPr>
                  </w:rPrChange>
                </w:rPr>
                <w:t xml:space="preserve"> механизам претраге, студенти су у могућности да веома брзо и лако пронађу одговор на било које питање.</w:t>
              </w:r>
            </w:ins>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1D92E97" w:rsidR="004147C5" w:rsidRPr="009B7432" w:rsidRDefault="009B7432" w:rsidP="005B7950">
            <w:pPr>
              <w:spacing w:before="60" w:after="60"/>
              <w:rPr>
                <w:rFonts w:ascii="Arial" w:hAnsi="Arial"/>
                <w:sz w:val="18"/>
                <w:lang w:val="sr-Cyrl-RS"/>
                <w:rPrChange w:id="157" w:author="Dunja Vrbaski" w:date="2024-09-17T23:07:00Z">
                  <w:rPr>
                    <w:rFonts w:ascii="Arial" w:hAnsi="Arial"/>
                    <w:sz w:val="18"/>
                    <w:lang w:val="sr-Latn-RS"/>
                  </w:rPr>
                </w:rPrChange>
              </w:rPr>
            </w:pPr>
            <w:ins w:id="158" w:author="Dunja Vrbaski" w:date="2024-09-17T23:07:00Z">
              <w:r>
                <w:rPr>
                  <w:rFonts w:ascii="Arial" w:hAnsi="Arial"/>
                  <w:sz w:val="18"/>
                  <w:lang w:val="sr-Cyrl-RS"/>
                </w:rPr>
                <w:t>Кад будемо знали</w:t>
              </w:r>
            </w:ins>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ins w:id="159" w:author="SG" w:date="2024-09-18T16:16:00Z"/>
          <w:lang w:val="sr-Latn-RS"/>
        </w:rPr>
        <w:sectPr w:rsidR="00E2112C" w:rsidSect="000B2780">
          <w:footerReference w:type="default" r:id="rId15"/>
          <w:footerReference w:type="first" r:id="rId16"/>
          <w:pgSz w:w="12240" w:h="15840"/>
          <w:pgMar w:top="1170" w:right="1440" w:bottom="1080" w:left="1440" w:header="720" w:footer="397" w:gutter="0"/>
          <w:cols w:space="720"/>
          <w:titlePg/>
          <w:docGrid w:linePitch="360"/>
          <w:sectPrChange w:id="194" w:author="SG" w:date="2024-09-18T16:54:00Z">
            <w:sectPr w:rsidR="00E2112C" w:rsidSect="000B2780">
              <w:pgMar w:top="1170" w:right="1440" w:bottom="1080" w:left="1440" w:header="720" w:footer="340" w:gutter="0"/>
            </w:sectPr>
          </w:sectPrChange>
        </w:sectPr>
      </w:pPr>
    </w:p>
    <w:p w14:paraId="236FC601" w14:textId="2FD113B6" w:rsidR="002B094B" w:rsidRDefault="002B094B">
      <w:pPr>
        <w:rPr>
          <w:del w:id="195" w:author="SG" w:date="2024-09-18T17:06:00Z"/>
          <w:lang w:val="sr-Latn-RS"/>
        </w:rPr>
        <w:sectPr w:rsidR="002B094B" w:rsidSect="002B094B">
          <w:pgSz w:w="12240" w:h="15840"/>
          <w:pgMar w:top="1170" w:right="1440" w:bottom="1080" w:left="1440" w:header="720" w:footer="340" w:gutter="0"/>
          <w:cols w:space="720"/>
          <w:titlePg/>
          <w:docGrid w:linePitch="360"/>
          <w:sectPrChange w:id="196" w:author="SG" w:date="2024-09-18T16:15:00Z">
            <w:sectPr w:rsidR="002B094B" w:rsidSect="002B094B">
              <w:pgMar w:top="1170" w:right="1440" w:bottom="1080" w:left="1440" w:header="720" w:footer="720" w:gutter="0"/>
            </w:sectPr>
          </w:sectPrChange>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7BF7C5B2" w:rsidR="004147C5" w:rsidRPr="009B7432" w:rsidRDefault="009B7432" w:rsidP="005B7950">
            <w:pPr>
              <w:spacing w:before="60" w:after="60"/>
              <w:rPr>
                <w:rFonts w:ascii="Arial" w:hAnsi="Arial"/>
                <w:sz w:val="18"/>
                <w:lang w:val="sr-Cyrl-RS"/>
                <w:rPrChange w:id="197" w:author="Dunja Vrbaski" w:date="2024-09-17T23:07:00Z">
                  <w:rPr>
                    <w:rFonts w:ascii="Arial" w:hAnsi="Arial"/>
                    <w:sz w:val="18"/>
                    <w:lang w:val="sr-Latn-RS"/>
                  </w:rPr>
                </w:rPrChange>
              </w:rPr>
            </w:pPr>
            <w:ins w:id="198" w:author="Dunja Vrbaski" w:date="2024-09-17T23:07:00Z">
              <w:r>
                <w:rPr>
                  <w:rFonts w:ascii="Arial" w:hAnsi="Arial"/>
                  <w:sz w:val="18"/>
                  <w:lang w:val="sr-Cyrl-RS"/>
                </w:rPr>
                <w:t>Пажљиво све попуни као на српском</w:t>
              </w:r>
            </w:ins>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F2173C4" w:rsidR="004147C5" w:rsidRPr="0037213B" w:rsidRDefault="00BF0545" w:rsidP="005B7950">
            <w:pPr>
              <w:spacing w:before="60" w:after="60"/>
              <w:rPr>
                <w:rFonts w:ascii="Arial" w:hAnsi="Arial"/>
                <w:sz w:val="18"/>
                <w:lang w:val="sr-Latn-RS"/>
              </w:rPr>
            </w:pPr>
            <w:ins w:id="199" w:author="Korisnik" w:date="2024-09-19T16:00:00Z">
              <w:r>
                <w:rPr>
                  <w:rFonts w:ascii="Arial" w:hAnsi="Arial"/>
                  <w:sz w:val="18"/>
                </w:rPr>
                <w:t>DebugIt: student platform with integration of Elasticsearch mechanism</w:t>
              </w:r>
            </w:ins>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2314685A" w:rsidR="004147C5" w:rsidRPr="0037213B" w:rsidRDefault="00377106" w:rsidP="00E4205F">
            <w:pPr>
              <w:spacing w:before="60" w:after="60"/>
              <w:rPr>
                <w:rFonts w:ascii="Arial" w:hAnsi="Arial"/>
                <w:sz w:val="18"/>
                <w:lang w:val="sr-Latn-RS"/>
              </w:rPr>
            </w:pPr>
            <w:ins w:id="200" w:author="Korisnik" w:date="2024-09-18T12:19:00Z">
              <w:r w:rsidRPr="0083365B">
                <w:rPr>
                  <w:rFonts w:ascii="Arial" w:hAnsi="Arial"/>
                  <w:sz w:val="18"/>
                  <w:lang w:val="sr-Cyrl-RS"/>
                </w:rPr>
                <w:t>6</w:t>
              </w:r>
              <w:r w:rsidRPr="00492AC3">
                <w:rPr>
                  <w:rFonts w:ascii="Arial" w:hAnsi="Arial"/>
                  <w:sz w:val="18"/>
                  <w:lang w:val="sr-Latn-RS"/>
                </w:rPr>
                <w:t>/</w:t>
              </w:r>
              <w:r w:rsidRPr="0083365B">
                <w:rPr>
                  <w:rFonts w:ascii="Arial" w:hAnsi="Arial"/>
                  <w:sz w:val="18"/>
                  <w:lang w:val="sr-Cyrl-RS"/>
                </w:rPr>
                <w:t>44</w:t>
              </w:r>
              <w:r w:rsidRPr="00492AC3">
                <w:rPr>
                  <w:rFonts w:ascii="Arial" w:hAnsi="Arial"/>
                  <w:sz w:val="18"/>
                  <w:lang w:val="sr-Latn-RS"/>
                </w:rPr>
                <w:t>/</w:t>
              </w:r>
              <w:r w:rsidRPr="0083365B">
                <w:rPr>
                  <w:rFonts w:ascii="Arial" w:hAnsi="Arial"/>
                  <w:sz w:val="18"/>
                  <w:lang w:val="sr-Cyrl-RS"/>
                </w:rPr>
                <w:t>46</w:t>
              </w:r>
              <w:r w:rsidRPr="00492AC3">
                <w:rPr>
                  <w:rFonts w:ascii="Arial" w:hAnsi="Arial"/>
                  <w:sz w:val="18"/>
                  <w:lang w:val="sr-Latn-RS"/>
                </w:rPr>
                <w:t>/</w:t>
              </w:r>
              <w:r w:rsidRPr="0083365B">
                <w:rPr>
                  <w:rFonts w:ascii="Arial" w:hAnsi="Arial"/>
                  <w:sz w:val="18"/>
                  <w:lang w:val="sr-Cyrl-RS"/>
                </w:rPr>
                <w:t>0</w:t>
              </w:r>
              <w:r w:rsidRPr="00492AC3">
                <w:rPr>
                  <w:rFonts w:ascii="Arial" w:hAnsi="Arial"/>
                  <w:sz w:val="18"/>
                  <w:lang w:val="sr-Latn-RS"/>
                </w:rPr>
                <w:t>/</w:t>
              </w:r>
              <w:r w:rsidRPr="0083365B">
                <w:rPr>
                  <w:rFonts w:ascii="Arial" w:hAnsi="Arial"/>
                  <w:sz w:val="18"/>
                  <w:lang w:val="sr-Cyrl-RS"/>
                </w:rPr>
                <w:t>2</w:t>
              </w:r>
            </w:ins>
            <w:ins w:id="201" w:author="Korisnik" w:date="2024-09-19T16:07:00Z">
              <w:r w:rsidR="0004379F">
                <w:rPr>
                  <w:rFonts w:ascii="Arial" w:hAnsi="Arial"/>
                  <w:sz w:val="18"/>
                </w:rPr>
                <w:t>1</w:t>
              </w:r>
            </w:ins>
            <w:ins w:id="202" w:author="Korisnik" w:date="2024-09-18T12:19:00Z">
              <w:r w:rsidRPr="00492AC3">
                <w:rPr>
                  <w:rFonts w:ascii="Arial" w:hAnsi="Arial"/>
                  <w:sz w:val="18"/>
                  <w:lang w:val="sr-Latn-RS"/>
                </w:rPr>
                <w:t>/</w:t>
              </w:r>
              <w:r w:rsidRPr="0083365B">
                <w:rPr>
                  <w:rFonts w:ascii="Arial" w:hAnsi="Arial"/>
                  <w:sz w:val="18"/>
                  <w:lang w:val="sr-Cyrl-RS"/>
                </w:rPr>
                <w:t>0</w:t>
              </w:r>
              <w:r w:rsidRPr="00492AC3">
                <w:rPr>
                  <w:rFonts w:ascii="Arial" w:hAnsi="Arial"/>
                  <w:sz w:val="18"/>
                  <w:lang w:val="sr-Latn-RS"/>
                </w:rPr>
                <w:t>/</w:t>
              </w:r>
              <w:r w:rsidRPr="0083365B">
                <w:rPr>
                  <w:rFonts w:ascii="Arial" w:hAnsi="Arial"/>
                  <w:sz w:val="18"/>
                  <w:lang w:val="sr-Cyrl-RS"/>
                </w:rPr>
                <w:t>0</w:t>
              </w:r>
            </w:ins>
            <w:del w:id="203" w:author="Korisnik" w:date="2024-09-18T12:19:00Z">
              <w:r w:rsidR="004147C5" w:rsidRPr="0037213B" w:rsidDel="00377106">
                <w:rPr>
                  <w:rFonts w:ascii="Arial" w:hAnsi="Arial"/>
                  <w:sz w:val="18"/>
                  <w:lang w:val="sr-Latn-RS"/>
                </w:rPr>
                <w:delText>n/n/n/n/n/n/n</w:delText>
              </w:r>
            </w:del>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AA070F" w:rsidRDefault="00AA070F">
            <w:pPr>
              <w:spacing w:before="60" w:after="60"/>
              <w:rPr>
                <w:rFonts w:ascii="Arial" w:hAnsi="Arial"/>
                <w:sz w:val="18"/>
                <w:rPrChange w:id="204" w:author="Korisnik" w:date="2024-09-18T12:20:00Z">
                  <w:rPr>
                    <w:rFonts w:ascii="Arial" w:hAnsi="Arial"/>
                    <w:sz w:val="18"/>
                    <w:lang w:val="sr-Latn-RS"/>
                  </w:rPr>
                </w:rPrChange>
              </w:rPr>
            </w:pPr>
            <w:ins w:id="205" w:author="Korisnik" w:date="2024-09-18T12:20:00Z">
              <w:r w:rsidRPr="00AA070F">
                <w:rPr>
                  <w:rFonts w:ascii="Arial" w:hAnsi="Arial"/>
                  <w:sz w:val="18"/>
                  <w:lang w:val="sr-Latn-RS"/>
                  <w:rPrChange w:id="206" w:author="Korisnik" w:date="2024-09-18T12:20:00Z">
                    <w:rPr>
                      <w:rFonts w:ascii="Arial" w:hAnsi="Arial"/>
                      <w:i/>
                      <w:sz w:val="18"/>
                      <w:lang w:val="sr-Latn-RS"/>
                    </w:rPr>
                  </w:rPrChange>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AA070F">
                <w:rPr>
                  <w:rFonts w:ascii="Arial" w:hAnsi="Arial"/>
                  <w:sz w:val="18"/>
                  <w:rPrChange w:id="207" w:author="Korisnik" w:date="2024-09-18T12:20:00Z">
                    <w:rPr>
                      <w:rFonts w:ascii="Arial" w:hAnsi="Arial"/>
                      <w:i/>
                      <w:sz w:val="18"/>
                    </w:rPr>
                  </w:rPrChange>
                </w:rPr>
                <w:t>text analysis</w:t>
              </w:r>
              <w:r>
                <w:rPr>
                  <w:rFonts w:ascii="Arial" w:hAnsi="Arial"/>
                  <w:sz w:val="18"/>
                </w:rPr>
                <w:t xml:space="preserve">, </w:t>
              </w:r>
              <w:r w:rsidRPr="00AA070F">
                <w:rPr>
                  <w:rFonts w:ascii="Arial" w:hAnsi="Arial"/>
                  <w:sz w:val="18"/>
                  <w:rPrChange w:id="208" w:author="Korisnik" w:date="2024-09-18T12:20:00Z">
                    <w:rPr>
                      <w:rFonts w:ascii="Arial" w:hAnsi="Arial"/>
                      <w:i/>
                      <w:sz w:val="18"/>
                    </w:rPr>
                  </w:rPrChange>
                </w:rPr>
                <w:t>DebugIt</w:t>
              </w:r>
              <w:r>
                <w:rPr>
                  <w:rFonts w:ascii="Arial" w:hAnsi="Arial"/>
                  <w:sz w:val="18"/>
                </w:rPr>
                <w:t xml:space="preserve"> </w:t>
              </w:r>
              <w:r w:rsidR="00EC2200">
                <w:rPr>
                  <w:rFonts w:ascii="Arial" w:hAnsi="Arial"/>
                  <w:sz w:val="18"/>
                </w:rPr>
                <w:t>platform</w:t>
              </w:r>
            </w:ins>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4850E3" w:rsidRDefault="004850E3" w:rsidP="005B7950">
            <w:pPr>
              <w:spacing w:before="60" w:after="60"/>
              <w:rPr>
                <w:ins w:id="209" w:author="Korisnik" w:date="2024-09-18T12:20:00Z"/>
                <w:rFonts w:ascii="Arial" w:hAnsi="Arial"/>
                <w:sz w:val="18"/>
                <w:rPrChange w:id="210" w:author="Korisnik" w:date="2024-09-18T12:21:00Z">
                  <w:rPr>
                    <w:ins w:id="211" w:author="Korisnik" w:date="2024-09-18T12:20:00Z"/>
                    <w:rFonts w:ascii="Arial" w:hAnsi="Arial"/>
                    <w:sz w:val="18"/>
                    <w:lang w:val="sr-Cyrl-RS"/>
                  </w:rPr>
                </w:rPrChange>
              </w:rPr>
            </w:pPr>
            <w:ins w:id="212" w:author="Korisnik" w:date="2024-09-18T12:21:00Z">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w:t>
              </w:r>
            </w:ins>
            <w:ins w:id="213" w:author="Korisnik" w:date="2024-09-18T12:23:00Z">
              <w:r>
                <w:rPr>
                  <w:rFonts w:ascii="Arial" w:hAnsi="Arial"/>
                  <w:sz w:val="18"/>
                </w:rPr>
                <w:t>s</w:t>
              </w:r>
            </w:ins>
            <w:ins w:id="214" w:author="Korisnik" w:date="2024-09-18T12:21:00Z">
              <w:r>
                <w:rPr>
                  <w:rFonts w:ascii="Arial" w:hAnsi="Arial"/>
                  <w:sz w:val="18"/>
                </w:rPr>
                <w:t xml:space="preserve"> to any question quickly</w:t>
              </w:r>
            </w:ins>
            <w:ins w:id="215" w:author="Korisnik" w:date="2024-09-18T12:23:00Z">
              <w:r>
                <w:rPr>
                  <w:rFonts w:ascii="Arial" w:hAnsi="Arial"/>
                  <w:sz w:val="18"/>
                </w:rPr>
                <w:t xml:space="preserve"> and easily</w:t>
              </w:r>
            </w:ins>
            <w:ins w:id="216" w:author="Korisnik" w:date="2024-09-18T12:21:00Z">
              <w:r>
                <w:rPr>
                  <w:rFonts w:ascii="Arial" w:hAnsi="Arial"/>
                  <w:sz w:val="18"/>
                </w:rPr>
                <w:t>.</w:t>
              </w:r>
            </w:ins>
          </w:p>
          <w:p w14:paraId="554F8B8D" w14:textId="75725D41" w:rsidR="004147C5" w:rsidRPr="0037213B" w:rsidRDefault="004850E3" w:rsidP="005B7950">
            <w:pPr>
              <w:spacing w:before="60" w:after="60"/>
              <w:rPr>
                <w:rFonts w:ascii="Arial" w:hAnsi="Arial"/>
                <w:sz w:val="18"/>
                <w:lang w:val="sr-Latn-RS"/>
              </w:rPr>
            </w:pPr>
            <w:ins w:id="217" w:author="Korisnik" w:date="2024-09-18T12:20:00Z">
              <w:r w:rsidRPr="0083365B">
                <w:rPr>
                  <w:rFonts w:ascii="Arial" w:hAnsi="Arial"/>
                  <w:sz w:val="18"/>
                  <w:lang w:val="sr-Cyrl-RS"/>
                </w:rPr>
                <w:t>.</w:t>
              </w:r>
            </w:ins>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7777777" w:rsidR="004147C5" w:rsidRPr="0037213B" w:rsidRDefault="004147C5" w:rsidP="005B7950">
            <w:pPr>
              <w:spacing w:before="60" w:after="60"/>
              <w:rPr>
                <w:rFonts w:ascii="Arial" w:hAnsi="Arial"/>
                <w:sz w:val="18"/>
                <w:lang w:val="sr-Latn-RS"/>
              </w:rPr>
            </w:pP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AD4822">
          <w:pgSz w:w="12240" w:h="15840"/>
          <w:pgMar w:top="1170" w:right="1440" w:bottom="1080" w:left="1440" w:header="720" w:footer="454" w:gutter="0"/>
          <w:cols w:space="720"/>
          <w:titlePg/>
          <w:docGrid w:linePitch="360"/>
          <w:sectPrChange w:id="218" w:author="SG" w:date="2024-09-18T15:41:00Z">
            <w:sectPr w:rsidR="004147C5" w:rsidRPr="0037213B" w:rsidSect="00AD4822">
              <w:pgMar w:top="1170" w:right="1440" w:bottom="1080" w:left="1440" w:header="720" w:footer="720" w:gutter="0"/>
            </w:sectPr>
          </w:sectPrChange>
        </w:sectPr>
      </w:pPr>
    </w:p>
    <w:p w14:paraId="2E6A2A7F" w14:textId="77777777"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14:paraId="69717DEC" w14:textId="77777777" w:rsidR="00AB6452" w:rsidRPr="0037213B" w:rsidRDefault="00AB6452">
      <w:pPr>
        <w:rPr>
          <w:lang w:val="sr-Latn-RS"/>
        </w:rPr>
      </w:pPr>
    </w:p>
    <w:p w14:paraId="41F8A7C4" w14:textId="77777777"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77777777"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4A4729B2" w14:textId="77777777" w:rsidR="00FE568F" w:rsidRDefault="00FF17E2">
          <w:pPr>
            <w:pStyle w:val="TOC1"/>
            <w:tabs>
              <w:tab w:val="left" w:pos="440"/>
              <w:tab w:val="right" w:leader="dot" w:pos="9350"/>
            </w:tabs>
            <w:rPr>
              <w:ins w:id="219" w:author="SG" w:date="2024-09-18T17:06:00Z"/>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ins w:id="220" w:author="SG" w:date="2024-09-18T17:06:00Z">
            <w:r w:rsidR="00FE568F" w:rsidRPr="002860E3">
              <w:rPr>
                <w:rStyle w:val="Hyperlink"/>
                <w:noProof/>
              </w:rPr>
              <w:fldChar w:fldCharType="begin"/>
            </w:r>
            <w:r w:rsidR="00FE568F" w:rsidRPr="002860E3">
              <w:rPr>
                <w:rStyle w:val="Hyperlink"/>
                <w:noProof/>
              </w:rPr>
              <w:instrText xml:space="preserve"> </w:instrText>
            </w:r>
            <w:r w:rsidR="00FE568F">
              <w:rPr>
                <w:noProof/>
              </w:rPr>
              <w:instrText>HYPERLINK \l "_Toc177571633"</w:instrText>
            </w:r>
            <w:r w:rsidR="00FE568F" w:rsidRPr="002860E3">
              <w:rPr>
                <w:rStyle w:val="Hyperlink"/>
                <w:noProof/>
              </w:rPr>
              <w:instrText xml:space="preserve"> </w:instrText>
            </w:r>
            <w:r w:rsidR="00FE568F" w:rsidRPr="002860E3">
              <w:rPr>
                <w:rStyle w:val="Hyperlink"/>
                <w:noProof/>
              </w:rPr>
              <w:fldChar w:fldCharType="separate"/>
            </w:r>
            <w:r w:rsidR="00FE568F" w:rsidRPr="002860E3">
              <w:rPr>
                <w:rStyle w:val="Hyperlink"/>
                <w:noProof/>
                <w:lang w:val="sr-Latn-RS"/>
              </w:rPr>
              <w:t>1.</w:t>
            </w:r>
            <w:r w:rsidR="00FE568F">
              <w:rPr>
                <w:rFonts w:eastAsiaTheme="minorEastAsia"/>
                <w:noProof/>
              </w:rPr>
              <w:tab/>
            </w:r>
            <w:r w:rsidR="00FE568F" w:rsidRPr="002860E3">
              <w:rPr>
                <w:rStyle w:val="Hyperlink"/>
                <w:noProof/>
                <w:lang w:val="sr-Latn-RS"/>
              </w:rPr>
              <w:t>Uvod</w:t>
            </w:r>
            <w:r w:rsidR="00FE568F">
              <w:rPr>
                <w:noProof/>
                <w:webHidden/>
              </w:rPr>
              <w:tab/>
            </w:r>
            <w:r w:rsidR="00FE568F">
              <w:rPr>
                <w:noProof/>
                <w:webHidden/>
              </w:rPr>
              <w:fldChar w:fldCharType="begin"/>
            </w:r>
            <w:r w:rsidR="00FE568F">
              <w:rPr>
                <w:noProof/>
                <w:webHidden/>
              </w:rPr>
              <w:instrText xml:space="preserve"> PAGEREF _Toc177571633 \h </w:instrText>
            </w:r>
          </w:ins>
          <w:r w:rsidR="00FE568F">
            <w:rPr>
              <w:noProof/>
              <w:webHidden/>
            </w:rPr>
          </w:r>
          <w:r w:rsidR="00FE568F">
            <w:rPr>
              <w:noProof/>
              <w:webHidden/>
            </w:rPr>
            <w:fldChar w:fldCharType="separate"/>
          </w:r>
          <w:ins w:id="221" w:author="SG" w:date="2024-09-18T17:06:00Z">
            <w:r w:rsidR="00FE568F">
              <w:rPr>
                <w:noProof/>
                <w:webHidden/>
              </w:rPr>
              <w:t>9</w:t>
            </w:r>
            <w:r w:rsidR="00FE568F">
              <w:rPr>
                <w:noProof/>
                <w:webHidden/>
              </w:rPr>
              <w:fldChar w:fldCharType="end"/>
            </w:r>
            <w:r w:rsidR="00FE568F" w:rsidRPr="002860E3">
              <w:rPr>
                <w:rStyle w:val="Hyperlink"/>
                <w:noProof/>
              </w:rPr>
              <w:fldChar w:fldCharType="end"/>
            </w:r>
          </w:ins>
        </w:p>
        <w:p w14:paraId="27176656" w14:textId="77777777" w:rsidR="00FE568F" w:rsidRDefault="00FE568F">
          <w:pPr>
            <w:pStyle w:val="TOC1"/>
            <w:tabs>
              <w:tab w:val="left" w:pos="440"/>
              <w:tab w:val="right" w:leader="dot" w:pos="9350"/>
            </w:tabs>
            <w:rPr>
              <w:ins w:id="222" w:author="SG" w:date="2024-09-18T17:06:00Z"/>
              <w:rFonts w:eastAsiaTheme="minorEastAsia"/>
              <w:noProof/>
            </w:rPr>
          </w:pPr>
          <w:ins w:id="223"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"_Toc177571634"</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2.</w:t>
            </w:r>
            <w:r>
              <w:rPr>
                <w:rFonts w:eastAsiaTheme="minorEastAsia"/>
                <w:noProof/>
              </w:rPr>
              <w:tab/>
            </w:r>
            <w:r w:rsidRPr="002860E3">
              <w:rPr>
                <w:rStyle w:val="Hyperlink"/>
                <w:noProof/>
                <w:lang w:val="sr-Latn-RS"/>
              </w:rPr>
              <w:t>Istorijat</w:t>
            </w:r>
            <w:r>
              <w:rPr>
                <w:noProof/>
                <w:webHidden/>
              </w:rPr>
              <w:tab/>
            </w:r>
            <w:r>
              <w:rPr>
                <w:noProof/>
                <w:webHidden/>
              </w:rPr>
              <w:fldChar w:fldCharType="begin"/>
            </w:r>
            <w:r>
              <w:rPr>
                <w:noProof/>
                <w:webHidden/>
              </w:rPr>
              <w:instrText xml:space="preserve"> PAGEREF _Toc177571634 \h </w:instrText>
            </w:r>
          </w:ins>
          <w:r>
            <w:rPr>
              <w:noProof/>
              <w:webHidden/>
            </w:rPr>
          </w:r>
          <w:r>
            <w:rPr>
              <w:noProof/>
              <w:webHidden/>
            </w:rPr>
            <w:fldChar w:fldCharType="separate"/>
          </w:r>
          <w:ins w:id="224" w:author="SG" w:date="2024-09-18T17:06:00Z">
            <w:r>
              <w:rPr>
                <w:noProof/>
                <w:webHidden/>
              </w:rPr>
              <w:t>10</w:t>
            </w:r>
            <w:r>
              <w:rPr>
                <w:noProof/>
                <w:webHidden/>
              </w:rPr>
              <w:fldChar w:fldCharType="end"/>
            </w:r>
            <w:r w:rsidRPr="002860E3">
              <w:rPr>
                <w:rStyle w:val="Hyperlink"/>
                <w:noProof/>
              </w:rPr>
              <w:fldChar w:fldCharType="end"/>
            </w:r>
          </w:ins>
        </w:p>
        <w:p w14:paraId="47BDAE75" w14:textId="77777777" w:rsidR="00FE568F" w:rsidRDefault="00FE568F">
          <w:pPr>
            <w:pStyle w:val="TOC1"/>
            <w:tabs>
              <w:tab w:val="left" w:pos="440"/>
              <w:tab w:val="right" w:leader="dot" w:pos="9350"/>
            </w:tabs>
            <w:rPr>
              <w:ins w:id="225" w:author="SG" w:date="2024-09-18T17:06:00Z"/>
              <w:rFonts w:eastAsiaTheme="minorEastAsia"/>
              <w:noProof/>
            </w:rPr>
          </w:pPr>
          <w:ins w:id="226"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"_Toc177571635"</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3.</w:t>
            </w:r>
            <w:r>
              <w:rPr>
                <w:rFonts w:eastAsiaTheme="minorEastAsia"/>
                <w:noProof/>
              </w:rPr>
              <w:tab/>
            </w:r>
            <w:r w:rsidRPr="002860E3">
              <w:rPr>
                <w:rStyle w:val="Hyperlink"/>
                <w:noProof/>
                <w:lang w:val="sr-Latn-RS"/>
              </w:rPr>
              <w:t>Značaj i primena</w:t>
            </w:r>
            <w:r>
              <w:rPr>
                <w:noProof/>
                <w:webHidden/>
              </w:rPr>
              <w:tab/>
            </w:r>
            <w:r>
              <w:rPr>
                <w:noProof/>
                <w:webHidden/>
              </w:rPr>
              <w:fldChar w:fldCharType="begin"/>
            </w:r>
            <w:r>
              <w:rPr>
                <w:noProof/>
                <w:webHidden/>
              </w:rPr>
              <w:instrText xml:space="preserve"> PAGEREF _Toc177571635 \h </w:instrText>
            </w:r>
          </w:ins>
          <w:r>
            <w:rPr>
              <w:noProof/>
              <w:webHidden/>
            </w:rPr>
          </w:r>
          <w:r>
            <w:rPr>
              <w:noProof/>
              <w:webHidden/>
            </w:rPr>
            <w:fldChar w:fldCharType="separate"/>
          </w:r>
          <w:ins w:id="227" w:author="SG" w:date="2024-09-18T17:06:00Z">
            <w:r>
              <w:rPr>
                <w:noProof/>
                <w:webHidden/>
              </w:rPr>
              <w:t>13</w:t>
            </w:r>
            <w:r>
              <w:rPr>
                <w:noProof/>
                <w:webHidden/>
              </w:rPr>
              <w:fldChar w:fldCharType="end"/>
            </w:r>
            <w:r w:rsidRPr="002860E3">
              <w:rPr>
                <w:rStyle w:val="Hyperlink"/>
                <w:noProof/>
              </w:rPr>
              <w:fldChar w:fldCharType="end"/>
            </w:r>
          </w:ins>
        </w:p>
        <w:p w14:paraId="52DAA7B4" w14:textId="77777777" w:rsidR="00FE568F" w:rsidRDefault="00FE568F">
          <w:pPr>
            <w:pStyle w:val="TOC2"/>
            <w:tabs>
              <w:tab w:val="left" w:pos="880"/>
              <w:tab w:val="right" w:leader="dot" w:pos="9350"/>
            </w:tabs>
            <w:rPr>
              <w:ins w:id="228" w:author="SG" w:date="2024-09-18T17:06:00Z"/>
              <w:rFonts w:eastAsiaTheme="minorEastAsia"/>
              <w:noProof/>
            </w:rPr>
          </w:pPr>
          <w:ins w:id="229"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"_Toc177571636"</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3.1</w:t>
            </w:r>
            <w:r>
              <w:rPr>
                <w:rFonts w:eastAsiaTheme="minorEastAsia"/>
                <w:noProof/>
              </w:rPr>
              <w:tab/>
            </w:r>
            <w:r w:rsidRPr="002860E3">
              <w:rPr>
                <w:rStyle w:val="Hyperlink"/>
                <w:noProof/>
                <w:lang w:val="sr-Latn-RS"/>
              </w:rPr>
              <w:t>Postojeća rešenja</w:t>
            </w:r>
            <w:r>
              <w:rPr>
                <w:noProof/>
                <w:webHidden/>
              </w:rPr>
              <w:tab/>
            </w:r>
            <w:r>
              <w:rPr>
                <w:noProof/>
                <w:webHidden/>
              </w:rPr>
              <w:fldChar w:fldCharType="begin"/>
            </w:r>
            <w:r>
              <w:rPr>
                <w:noProof/>
                <w:webHidden/>
              </w:rPr>
              <w:instrText xml:space="preserve"> PAGEREF _Toc177571636 \h </w:instrText>
            </w:r>
          </w:ins>
          <w:r>
            <w:rPr>
              <w:noProof/>
              <w:webHidden/>
            </w:rPr>
          </w:r>
          <w:r>
            <w:rPr>
              <w:noProof/>
              <w:webHidden/>
            </w:rPr>
            <w:fldChar w:fldCharType="separate"/>
          </w:r>
          <w:ins w:id="230" w:author="SG" w:date="2024-09-18T17:06:00Z">
            <w:r>
              <w:rPr>
                <w:noProof/>
                <w:webHidden/>
              </w:rPr>
              <w:t>14</w:t>
            </w:r>
            <w:r>
              <w:rPr>
                <w:noProof/>
                <w:webHidden/>
              </w:rPr>
              <w:fldChar w:fldCharType="end"/>
            </w:r>
            <w:r w:rsidRPr="002860E3">
              <w:rPr>
                <w:rStyle w:val="Hyperlink"/>
                <w:noProof/>
              </w:rPr>
              <w:fldChar w:fldCharType="end"/>
            </w:r>
          </w:ins>
        </w:p>
        <w:p w14:paraId="29607F21" w14:textId="77777777" w:rsidR="00FE568F" w:rsidRDefault="00FE568F">
          <w:pPr>
            <w:pStyle w:val="TOC3"/>
            <w:tabs>
              <w:tab w:val="right" w:leader="dot" w:pos="9350"/>
            </w:tabs>
            <w:rPr>
              <w:ins w:id="231" w:author="SG" w:date="2024-09-18T17:06:00Z"/>
              <w:rFonts w:eastAsiaTheme="minorEastAsia"/>
              <w:noProof/>
            </w:rPr>
          </w:pPr>
          <w:ins w:id="232"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"_Toc177571637"</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Stack Exchange</w:t>
            </w:r>
            <w:r w:rsidRPr="002860E3">
              <w:rPr>
                <w:rStyle w:val="Hyperlink"/>
                <w:noProof/>
                <w:lang w:val="sr-Latn-RS"/>
              </w:rPr>
              <w:t xml:space="preserve"> i </w:t>
            </w:r>
            <w:r w:rsidRPr="002860E3">
              <w:rPr>
                <w:rStyle w:val="Hyperlink"/>
                <w:i/>
                <w:noProof/>
                <w:lang w:val="sr-Latn-RS"/>
              </w:rPr>
              <w:t>Stack Overflow</w:t>
            </w:r>
            <w:r>
              <w:rPr>
                <w:noProof/>
                <w:webHidden/>
              </w:rPr>
              <w:tab/>
            </w:r>
            <w:r>
              <w:rPr>
                <w:noProof/>
                <w:webHidden/>
              </w:rPr>
              <w:fldChar w:fldCharType="begin"/>
            </w:r>
            <w:r>
              <w:rPr>
                <w:noProof/>
                <w:webHidden/>
              </w:rPr>
              <w:instrText xml:space="preserve"> PAGEREF _Toc177571637 \h </w:instrText>
            </w:r>
          </w:ins>
          <w:r>
            <w:rPr>
              <w:noProof/>
              <w:webHidden/>
            </w:rPr>
          </w:r>
          <w:r>
            <w:rPr>
              <w:noProof/>
              <w:webHidden/>
            </w:rPr>
            <w:fldChar w:fldCharType="separate"/>
          </w:r>
          <w:ins w:id="233" w:author="SG" w:date="2024-09-18T17:06:00Z">
            <w:r>
              <w:rPr>
                <w:noProof/>
                <w:webHidden/>
              </w:rPr>
              <w:t>14</w:t>
            </w:r>
            <w:r>
              <w:rPr>
                <w:noProof/>
                <w:webHidden/>
              </w:rPr>
              <w:fldChar w:fldCharType="end"/>
            </w:r>
            <w:r w:rsidRPr="002860E3">
              <w:rPr>
                <w:rStyle w:val="Hyperlink"/>
                <w:noProof/>
              </w:rPr>
              <w:fldChar w:fldCharType="end"/>
            </w:r>
          </w:ins>
        </w:p>
        <w:p w14:paraId="75F9ED8D" w14:textId="77777777" w:rsidR="00FE568F" w:rsidRDefault="00FE568F">
          <w:pPr>
            <w:pStyle w:val="TOC3"/>
            <w:tabs>
              <w:tab w:val="right" w:leader="dot" w:pos="9350"/>
            </w:tabs>
            <w:rPr>
              <w:ins w:id="234" w:author="SG" w:date="2024-09-18T17:06:00Z"/>
              <w:rFonts w:eastAsiaTheme="minorEastAsia"/>
              <w:noProof/>
            </w:rPr>
          </w:pPr>
          <w:ins w:id="235"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"_Toc177571638"</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Discuss The Elastic Stack</w:t>
            </w:r>
            <w:r>
              <w:rPr>
                <w:noProof/>
                <w:webHidden/>
              </w:rPr>
              <w:tab/>
            </w:r>
            <w:r>
              <w:rPr>
                <w:noProof/>
                <w:webHidden/>
              </w:rPr>
              <w:fldChar w:fldCharType="begin"/>
            </w:r>
            <w:r>
              <w:rPr>
                <w:noProof/>
                <w:webHidden/>
              </w:rPr>
              <w:instrText xml:space="preserve"> PAGEREF _Toc177571638 \h </w:instrText>
            </w:r>
          </w:ins>
          <w:r>
            <w:rPr>
              <w:noProof/>
              <w:webHidden/>
            </w:rPr>
          </w:r>
          <w:r>
            <w:rPr>
              <w:noProof/>
              <w:webHidden/>
            </w:rPr>
            <w:fldChar w:fldCharType="separate"/>
          </w:r>
          <w:ins w:id="236" w:author="SG" w:date="2024-09-18T17:06:00Z">
            <w:r>
              <w:rPr>
                <w:noProof/>
                <w:webHidden/>
              </w:rPr>
              <w:t>14</w:t>
            </w:r>
            <w:r>
              <w:rPr>
                <w:noProof/>
                <w:webHidden/>
              </w:rPr>
              <w:fldChar w:fldCharType="end"/>
            </w:r>
            <w:r w:rsidRPr="002860E3">
              <w:rPr>
                <w:rStyle w:val="Hyperlink"/>
                <w:noProof/>
              </w:rPr>
              <w:fldChar w:fldCharType="end"/>
            </w:r>
          </w:ins>
        </w:p>
        <w:p w14:paraId="101B2EE4" w14:textId="77777777" w:rsidR="00FE568F" w:rsidRDefault="00FE568F">
          <w:pPr>
            <w:pStyle w:val="TOC3"/>
            <w:tabs>
              <w:tab w:val="right" w:leader="dot" w:pos="9350"/>
            </w:tabs>
            <w:rPr>
              <w:ins w:id="237" w:author="SG" w:date="2024-09-18T17:06:00Z"/>
              <w:rFonts w:eastAsiaTheme="minorEastAsia"/>
              <w:noProof/>
            </w:rPr>
          </w:pPr>
          <w:ins w:id="238"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"_Toc177571639"</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GitHub community</w:t>
            </w:r>
            <w:r>
              <w:rPr>
                <w:noProof/>
                <w:webHidden/>
              </w:rPr>
              <w:tab/>
            </w:r>
            <w:r>
              <w:rPr>
                <w:noProof/>
                <w:webHidden/>
              </w:rPr>
              <w:fldChar w:fldCharType="begin"/>
            </w:r>
            <w:r>
              <w:rPr>
                <w:noProof/>
                <w:webHidden/>
              </w:rPr>
              <w:instrText xml:space="preserve"> PAGEREF _Toc177571639 \h </w:instrText>
            </w:r>
          </w:ins>
          <w:r>
            <w:rPr>
              <w:noProof/>
              <w:webHidden/>
            </w:rPr>
          </w:r>
          <w:r>
            <w:rPr>
              <w:noProof/>
              <w:webHidden/>
            </w:rPr>
            <w:fldChar w:fldCharType="separate"/>
          </w:r>
          <w:ins w:id="239" w:author="SG" w:date="2024-09-18T17:06:00Z">
            <w:r>
              <w:rPr>
                <w:noProof/>
                <w:webHidden/>
              </w:rPr>
              <w:t>14</w:t>
            </w:r>
            <w:r>
              <w:rPr>
                <w:noProof/>
                <w:webHidden/>
              </w:rPr>
              <w:fldChar w:fldCharType="end"/>
            </w:r>
            <w:r w:rsidRPr="002860E3">
              <w:rPr>
                <w:rStyle w:val="Hyperlink"/>
                <w:noProof/>
              </w:rPr>
              <w:fldChar w:fldCharType="end"/>
            </w:r>
          </w:ins>
        </w:p>
        <w:p w14:paraId="7DE28D42" w14:textId="77777777" w:rsidR="00FE568F" w:rsidRDefault="00FE568F">
          <w:pPr>
            <w:pStyle w:val="TOC3"/>
            <w:tabs>
              <w:tab w:val="right" w:leader="dot" w:pos="9350"/>
            </w:tabs>
            <w:rPr>
              <w:ins w:id="240" w:author="SG" w:date="2024-09-18T17:06:00Z"/>
              <w:rFonts w:eastAsiaTheme="minorEastAsia"/>
              <w:noProof/>
            </w:rPr>
          </w:pPr>
          <w:ins w:id="241"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"_Toc177571640"</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Ostalo</w:t>
            </w:r>
            <w:r>
              <w:rPr>
                <w:noProof/>
                <w:webHidden/>
              </w:rPr>
              <w:tab/>
            </w:r>
            <w:r>
              <w:rPr>
                <w:noProof/>
                <w:webHidden/>
              </w:rPr>
              <w:fldChar w:fldCharType="begin"/>
            </w:r>
            <w:r>
              <w:rPr>
                <w:noProof/>
                <w:webHidden/>
              </w:rPr>
              <w:instrText xml:space="preserve"> PAGEREF _Toc177571640 \h </w:instrText>
            </w:r>
          </w:ins>
          <w:r>
            <w:rPr>
              <w:noProof/>
              <w:webHidden/>
            </w:rPr>
          </w:r>
          <w:r>
            <w:rPr>
              <w:noProof/>
              <w:webHidden/>
            </w:rPr>
            <w:fldChar w:fldCharType="separate"/>
          </w:r>
          <w:ins w:id="242" w:author="SG" w:date="2024-09-18T17:06:00Z">
            <w:r>
              <w:rPr>
                <w:noProof/>
                <w:webHidden/>
              </w:rPr>
              <w:t>14</w:t>
            </w:r>
            <w:r>
              <w:rPr>
                <w:noProof/>
                <w:webHidden/>
              </w:rPr>
              <w:fldChar w:fldCharType="end"/>
            </w:r>
            <w:r w:rsidRPr="002860E3">
              <w:rPr>
                <w:rStyle w:val="Hyperlink"/>
                <w:noProof/>
              </w:rPr>
              <w:fldChar w:fldCharType="end"/>
            </w:r>
          </w:ins>
        </w:p>
        <w:p w14:paraId="77521229" w14:textId="77777777" w:rsidR="00FE568F" w:rsidRDefault="00FE568F">
          <w:pPr>
            <w:pStyle w:val="TOC1"/>
            <w:tabs>
              <w:tab w:val="left" w:pos="440"/>
              <w:tab w:val="right" w:leader="dot" w:pos="9350"/>
            </w:tabs>
            <w:rPr>
              <w:ins w:id="243" w:author="SG" w:date="2024-09-18T17:06:00Z"/>
              <w:rFonts w:eastAsiaTheme="minorEastAsia"/>
              <w:noProof/>
            </w:rPr>
          </w:pPr>
          <w:ins w:id="244"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"_Toc177571641"</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4.</w:t>
            </w:r>
            <w:r>
              <w:rPr>
                <w:rFonts w:eastAsiaTheme="minorEastAsia"/>
                <w:noProof/>
              </w:rPr>
              <w:tab/>
            </w:r>
            <w:r w:rsidRPr="002860E3">
              <w:rPr>
                <w:rStyle w:val="Hyperlink"/>
                <w:i/>
                <w:noProof/>
                <w:lang w:val="sr-Latn-RS"/>
              </w:rPr>
              <w:t>Elasticsearch</w:t>
            </w:r>
            <w:r w:rsidRPr="002860E3">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_Toc177571641 \h </w:instrText>
            </w:r>
          </w:ins>
          <w:r>
            <w:rPr>
              <w:noProof/>
              <w:webHidden/>
            </w:rPr>
          </w:r>
          <w:r>
            <w:rPr>
              <w:noProof/>
              <w:webHidden/>
            </w:rPr>
            <w:fldChar w:fldCharType="separate"/>
          </w:r>
          <w:ins w:id="245" w:author="SG" w:date="2024-09-18T17:06:00Z">
            <w:r>
              <w:rPr>
                <w:noProof/>
                <w:webHidden/>
              </w:rPr>
              <w:t>15</w:t>
            </w:r>
            <w:r>
              <w:rPr>
                <w:noProof/>
                <w:webHidden/>
              </w:rPr>
              <w:fldChar w:fldCharType="end"/>
            </w:r>
            <w:r w:rsidRPr="002860E3">
              <w:rPr>
                <w:rStyle w:val="Hyperlink"/>
                <w:noProof/>
              </w:rPr>
              <w:fldChar w:fldCharType="end"/>
            </w:r>
          </w:ins>
        </w:p>
        <w:p w14:paraId="228FB265" w14:textId="77777777" w:rsidR="00FE568F" w:rsidRDefault="00FE568F">
          <w:pPr>
            <w:pStyle w:val="TOC2"/>
            <w:tabs>
              <w:tab w:val="left" w:pos="880"/>
              <w:tab w:val="right" w:leader="dot" w:pos="9350"/>
            </w:tabs>
            <w:rPr>
              <w:ins w:id="246" w:author="SG" w:date="2024-09-18T17:06:00Z"/>
              <w:rFonts w:eastAsiaTheme="minorEastAsia"/>
              <w:noProof/>
            </w:rPr>
          </w:pPr>
          <w:ins w:id="247"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"_Toc177571642"</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4.1</w:t>
            </w:r>
            <w:r>
              <w:rPr>
                <w:rFonts w:eastAsiaTheme="minorEastAsia"/>
                <w:noProof/>
              </w:rPr>
              <w:tab/>
            </w:r>
            <w:r w:rsidRPr="002860E3">
              <w:rPr>
                <w:rStyle w:val="Hyperlink"/>
                <w:noProof/>
                <w:lang w:val="sr-Latn-RS"/>
              </w:rPr>
              <w:t xml:space="preserve">Šta je </w:t>
            </w:r>
            <w:r w:rsidRPr="002860E3">
              <w:rPr>
                <w:rStyle w:val="Hyperlink"/>
                <w:i/>
                <w:noProof/>
                <w:lang w:val="sr-Latn-RS"/>
              </w:rPr>
              <w:t>Elasticsearch</w:t>
            </w:r>
            <w:r w:rsidRPr="002860E3">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_Toc177571642 \h </w:instrText>
            </w:r>
          </w:ins>
          <w:r>
            <w:rPr>
              <w:noProof/>
              <w:webHidden/>
            </w:rPr>
          </w:r>
          <w:r>
            <w:rPr>
              <w:noProof/>
              <w:webHidden/>
            </w:rPr>
            <w:fldChar w:fldCharType="separate"/>
          </w:r>
          <w:ins w:id="248" w:author="SG" w:date="2024-09-18T17:06:00Z">
            <w:r>
              <w:rPr>
                <w:noProof/>
                <w:webHidden/>
              </w:rPr>
              <w:t>15</w:t>
            </w:r>
            <w:r>
              <w:rPr>
                <w:noProof/>
                <w:webHidden/>
              </w:rPr>
              <w:fldChar w:fldCharType="end"/>
            </w:r>
            <w:r w:rsidRPr="002860E3">
              <w:rPr>
                <w:rStyle w:val="Hyperlink"/>
                <w:noProof/>
              </w:rPr>
              <w:fldChar w:fldCharType="end"/>
            </w:r>
          </w:ins>
        </w:p>
        <w:p w14:paraId="7DBB9E23" w14:textId="77777777" w:rsidR="00FE568F" w:rsidRDefault="00FE568F">
          <w:pPr>
            <w:pStyle w:val="TOC2"/>
            <w:tabs>
              <w:tab w:val="left" w:pos="880"/>
              <w:tab w:val="right" w:leader="dot" w:pos="9350"/>
            </w:tabs>
            <w:rPr>
              <w:ins w:id="249" w:author="SG" w:date="2024-09-18T17:06:00Z"/>
              <w:rFonts w:eastAsiaTheme="minorEastAsia"/>
              <w:noProof/>
            </w:rPr>
          </w:pPr>
          <w:ins w:id="250"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"_Toc177571643"</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4.2</w:t>
            </w:r>
            <w:r>
              <w:rPr>
                <w:rFonts w:eastAsiaTheme="minorEastAsia"/>
                <w:noProof/>
              </w:rPr>
              <w:tab/>
            </w:r>
            <w:r w:rsidRPr="002860E3">
              <w:rPr>
                <w:rStyle w:val="Hyperlink"/>
                <w:noProof/>
                <w:lang w:val="sr-Latn-RS"/>
              </w:rPr>
              <w:t xml:space="preserve">Struktura </w:t>
            </w:r>
            <w:r w:rsidRPr="002860E3">
              <w:rPr>
                <w:rStyle w:val="Hyperlink"/>
                <w:i/>
                <w:noProof/>
                <w:lang w:val="sr-Latn-RS"/>
              </w:rPr>
              <w:t>Elasticsearch</w:t>
            </w:r>
            <w:r w:rsidRPr="002860E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_Toc177571643 \h </w:instrText>
            </w:r>
          </w:ins>
          <w:r>
            <w:rPr>
              <w:noProof/>
              <w:webHidden/>
            </w:rPr>
          </w:r>
          <w:r>
            <w:rPr>
              <w:noProof/>
              <w:webHidden/>
            </w:rPr>
            <w:fldChar w:fldCharType="separate"/>
          </w:r>
          <w:ins w:id="251" w:author="SG" w:date="2024-09-18T17:06:00Z">
            <w:r>
              <w:rPr>
                <w:noProof/>
                <w:webHidden/>
              </w:rPr>
              <w:t>15</w:t>
            </w:r>
            <w:r>
              <w:rPr>
                <w:noProof/>
                <w:webHidden/>
              </w:rPr>
              <w:fldChar w:fldCharType="end"/>
            </w:r>
            <w:r w:rsidRPr="002860E3">
              <w:rPr>
                <w:rStyle w:val="Hyperlink"/>
                <w:noProof/>
              </w:rPr>
              <w:fldChar w:fldCharType="end"/>
            </w:r>
          </w:ins>
        </w:p>
        <w:p w14:paraId="21AE8F91" w14:textId="77777777" w:rsidR="00FE568F" w:rsidRDefault="00FE568F">
          <w:pPr>
            <w:pStyle w:val="TOC3"/>
            <w:tabs>
              <w:tab w:val="right" w:leader="dot" w:pos="9350"/>
            </w:tabs>
            <w:rPr>
              <w:ins w:id="252" w:author="SG" w:date="2024-09-18T17:06:00Z"/>
              <w:rFonts w:eastAsiaTheme="minorEastAsia"/>
              <w:noProof/>
            </w:rPr>
          </w:pPr>
          <w:ins w:id="253"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"_Toc177571644"</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Index</w:t>
            </w:r>
            <w:r>
              <w:rPr>
                <w:noProof/>
                <w:webHidden/>
              </w:rPr>
              <w:tab/>
            </w:r>
            <w:r>
              <w:rPr>
                <w:noProof/>
                <w:webHidden/>
              </w:rPr>
              <w:fldChar w:fldCharType="begin"/>
            </w:r>
            <w:r>
              <w:rPr>
                <w:noProof/>
                <w:webHidden/>
              </w:rPr>
              <w:instrText xml:space="preserve"> PAGEREF _Toc177571644 \h </w:instrText>
            </w:r>
          </w:ins>
          <w:r>
            <w:rPr>
              <w:noProof/>
              <w:webHidden/>
            </w:rPr>
          </w:r>
          <w:r>
            <w:rPr>
              <w:noProof/>
              <w:webHidden/>
            </w:rPr>
            <w:fldChar w:fldCharType="separate"/>
          </w:r>
          <w:ins w:id="254" w:author="SG" w:date="2024-09-18T17:06:00Z">
            <w:r>
              <w:rPr>
                <w:noProof/>
                <w:webHidden/>
              </w:rPr>
              <w:t>15</w:t>
            </w:r>
            <w:r>
              <w:rPr>
                <w:noProof/>
                <w:webHidden/>
              </w:rPr>
              <w:fldChar w:fldCharType="end"/>
            </w:r>
            <w:r w:rsidRPr="002860E3">
              <w:rPr>
                <w:rStyle w:val="Hyperlink"/>
                <w:noProof/>
              </w:rPr>
              <w:fldChar w:fldCharType="end"/>
            </w:r>
          </w:ins>
        </w:p>
        <w:p w14:paraId="40C6620D" w14:textId="77777777" w:rsidR="00FE568F" w:rsidRDefault="00FE568F">
          <w:pPr>
            <w:pStyle w:val="TOC3"/>
            <w:tabs>
              <w:tab w:val="right" w:leader="dot" w:pos="9350"/>
            </w:tabs>
            <w:rPr>
              <w:ins w:id="255" w:author="SG" w:date="2024-09-18T17:06:00Z"/>
              <w:rFonts w:eastAsiaTheme="minorEastAsia"/>
              <w:noProof/>
            </w:rPr>
          </w:pPr>
          <w:ins w:id="256"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"_Toc177571645"</w:instrText>
            </w:r>
            <w:r w:rsidRPr="002860E3">
              <w:rPr>
                <w:rStyle w:val="Hyperlink"/>
                <w:noProof/>
              </w:rPr>
              <w:instrText xml:space="preserve"> </w:instrText>
            </w:r>
            <w:r w:rsidRPr="002860E3">
              <w:rPr>
                <w:rStyle w:val="Hyperlink"/>
                <w:noProof/>
              </w:rPr>
              <w:fldChar w:fldCharType="separate"/>
            </w:r>
            <w:r w:rsidRPr="002860E3">
              <w:rPr>
                <w:rStyle w:val="Hyperlink"/>
                <w:i/>
                <w:noProof/>
              </w:rPr>
              <w:t>Shard</w:t>
            </w:r>
            <w:r>
              <w:rPr>
                <w:noProof/>
                <w:webHidden/>
              </w:rPr>
              <w:tab/>
            </w:r>
            <w:r>
              <w:rPr>
                <w:noProof/>
                <w:webHidden/>
              </w:rPr>
              <w:fldChar w:fldCharType="begin"/>
            </w:r>
            <w:r>
              <w:rPr>
                <w:noProof/>
                <w:webHidden/>
              </w:rPr>
              <w:instrText xml:space="preserve"> PAGEREF _Toc177571645 \h </w:instrText>
            </w:r>
          </w:ins>
          <w:r>
            <w:rPr>
              <w:noProof/>
              <w:webHidden/>
            </w:rPr>
          </w:r>
          <w:r>
            <w:rPr>
              <w:noProof/>
              <w:webHidden/>
            </w:rPr>
            <w:fldChar w:fldCharType="separate"/>
          </w:r>
          <w:ins w:id="257" w:author="SG" w:date="2024-09-18T17:06:00Z">
            <w:r>
              <w:rPr>
                <w:noProof/>
                <w:webHidden/>
              </w:rPr>
              <w:t>16</w:t>
            </w:r>
            <w:r>
              <w:rPr>
                <w:noProof/>
                <w:webHidden/>
              </w:rPr>
              <w:fldChar w:fldCharType="end"/>
            </w:r>
            <w:r w:rsidRPr="002860E3">
              <w:rPr>
                <w:rStyle w:val="Hyperlink"/>
                <w:noProof/>
              </w:rPr>
              <w:fldChar w:fldCharType="end"/>
            </w:r>
          </w:ins>
        </w:p>
        <w:p w14:paraId="15AC654A" w14:textId="77777777" w:rsidR="00FE568F" w:rsidRDefault="00FE568F">
          <w:pPr>
            <w:pStyle w:val="TOC3"/>
            <w:tabs>
              <w:tab w:val="right" w:leader="dot" w:pos="9350"/>
            </w:tabs>
            <w:rPr>
              <w:ins w:id="258" w:author="SG" w:date="2024-09-18T17:06:00Z"/>
              <w:rFonts w:eastAsiaTheme="minorEastAsia"/>
              <w:noProof/>
            </w:rPr>
          </w:pPr>
          <w:ins w:id="259"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"_Toc177571646"</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Segment</w:t>
            </w:r>
            <w:r>
              <w:rPr>
                <w:noProof/>
                <w:webHidden/>
              </w:rPr>
              <w:tab/>
            </w:r>
            <w:r>
              <w:rPr>
                <w:noProof/>
                <w:webHidden/>
              </w:rPr>
              <w:fldChar w:fldCharType="begin"/>
            </w:r>
            <w:r>
              <w:rPr>
                <w:noProof/>
                <w:webHidden/>
              </w:rPr>
              <w:instrText xml:space="preserve"> PAGEREF _Toc177571646 \h </w:instrText>
            </w:r>
          </w:ins>
          <w:r>
            <w:rPr>
              <w:noProof/>
              <w:webHidden/>
            </w:rPr>
          </w:r>
          <w:r>
            <w:rPr>
              <w:noProof/>
              <w:webHidden/>
            </w:rPr>
            <w:fldChar w:fldCharType="separate"/>
          </w:r>
          <w:ins w:id="260" w:author="SG" w:date="2024-09-18T17:06:00Z">
            <w:r>
              <w:rPr>
                <w:noProof/>
                <w:webHidden/>
              </w:rPr>
              <w:t>18</w:t>
            </w:r>
            <w:r>
              <w:rPr>
                <w:noProof/>
                <w:webHidden/>
              </w:rPr>
              <w:fldChar w:fldCharType="end"/>
            </w:r>
            <w:r w:rsidRPr="002860E3">
              <w:rPr>
                <w:rStyle w:val="Hyperlink"/>
                <w:noProof/>
              </w:rPr>
              <w:fldChar w:fldCharType="end"/>
            </w:r>
          </w:ins>
        </w:p>
        <w:p w14:paraId="11B69630" w14:textId="77777777" w:rsidR="00FE568F" w:rsidRDefault="00FE568F">
          <w:pPr>
            <w:pStyle w:val="TOC3"/>
            <w:tabs>
              <w:tab w:val="right" w:leader="dot" w:pos="9350"/>
            </w:tabs>
            <w:rPr>
              <w:ins w:id="261" w:author="SG" w:date="2024-09-18T17:06:00Z"/>
              <w:rFonts w:eastAsiaTheme="minorEastAsia"/>
              <w:noProof/>
            </w:rPr>
          </w:pPr>
          <w:ins w:id="262"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"_Toc177571647"</w:instrText>
            </w:r>
            <w:r w:rsidRPr="002860E3">
              <w:rPr>
                <w:rStyle w:val="Hyperlink"/>
                <w:noProof/>
              </w:rPr>
              <w:instrText xml:space="preserve"> </w:instrText>
            </w:r>
            <w:r w:rsidRPr="002860E3">
              <w:rPr>
                <w:rStyle w:val="Hyperlink"/>
                <w:noProof/>
              </w:rPr>
              <w:fldChar w:fldCharType="separate"/>
            </w:r>
            <w:r w:rsidRPr="002860E3">
              <w:rPr>
                <w:rStyle w:val="Hyperlink"/>
                <w:i/>
                <w:noProof/>
              </w:rPr>
              <w:t>Cluster</w:t>
            </w:r>
            <w:r w:rsidRPr="002860E3">
              <w:rPr>
                <w:rStyle w:val="Hyperlink"/>
                <w:noProof/>
              </w:rPr>
              <w:t xml:space="preserve"> i </w:t>
            </w:r>
            <w:r w:rsidRPr="002860E3">
              <w:rPr>
                <w:rStyle w:val="Hyperlink"/>
                <w:i/>
                <w:noProof/>
              </w:rPr>
              <w:t>node</w:t>
            </w:r>
            <w:r>
              <w:rPr>
                <w:noProof/>
                <w:webHidden/>
              </w:rPr>
              <w:tab/>
            </w:r>
            <w:r>
              <w:rPr>
                <w:noProof/>
                <w:webHidden/>
              </w:rPr>
              <w:fldChar w:fldCharType="begin"/>
            </w:r>
            <w:r>
              <w:rPr>
                <w:noProof/>
                <w:webHidden/>
              </w:rPr>
              <w:instrText xml:space="preserve"> PAGEREF _Toc177571647 \h </w:instrText>
            </w:r>
          </w:ins>
          <w:r>
            <w:rPr>
              <w:noProof/>
              <w:webHidden/>
            </w:rPr>
          </w:r>
          <w:r>
            <w:rPr>
              <w:noProof/>
              <w:webHidden/>
            </w:rPr>
            <w:fldChar w:fldCharType="separate"/>
          </w:r>
          <w:ins w:id="263" w:author="SG" w:date="2024-09-18T17:06:00Z">
            <w:r>
              <w:rPr>
                <w:noProof/>
                <w:webHidden/>
              </w:rPr>
              <w:t>18</w:t>
            </w:r>
            <w:r>
              <w:rPr>
                <w:noProof/>
                <w:webHidden/>
              </w:rPr>
              <w:fldChar w:fldCharType="end"/>
            </w:r>
            <w:r w:rsidRPr="002860E3">
              <w:rPr>
                <w:rStyle w:val="Hyperlink"/>
                <w:noProof/>
              </w:rPr>
              <w:fldChar w:fldCharType="end"/>
            </w:r>
          </w:ins>
        </w:p>
        <w:p w14:paraId="24AC5BCC" w14:textId="77777777" w:rsidR="00FE568F" w:rsidRDefault="00FE568F">
          <w:pPr>
            <w:pStyle w:val="TOC3"/>
            <w:tabs>
              <w:tab w:val="right" w:leader="dot" w:pos="9350"/>
            </w:tabs>
            <w:rPr>
              <w:ins w:id="264" w:author="SG" w:date="2024-09-18T17:06:00Z"/>
              <w:rFonts w:eastAsiaTheme="minorEastAsia"/>
              <w:noProof/>
            </w:rPr>
          </w:pPr>
          <w:ins w:id="265"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"_Toc177571648"</w:instrText>
            </w:r>
            <w:r w:rsidRPr="002860E3">
              <w:rPr>
                <w:rStyle w:val="Hyperlink"/>
                <w:noProof/>
              </w:rPr>
              <w:instrText xml:space="preserve"> </w:instrText>
            </w:r>
            <w:r w:rsidRPr="002860E3">
              <w:rPr>
                <w:rStyle w:val="Hyperlink"/>
                <w:noProof/>
              </w:rPr>
              <w:fldChar w:fldCharType="separate"/>
            </w:r>
            <w:r w:rsidRPr="002860E3">
              <w:rPr>
                <w:rStyle w:val="Hyperlink"/>
                <w:i/>
                <w:noProof/>
              </w:rPr>
              <w:t>Index template</w:t>
            </w:r>
            <w:r w:rsidRPr="002860E3">
              <w:rPr>
                <w:rStyle w:val="Hyperlink"/>
                <w:noProof/>
              </w:rPr>
              <w:t xml:space="preserve"> i </w:t>
            </w:r>
            <w:r w:rsidRPr="002860E3">
              <w:rPr>
                <w:rStyle w:val="Hyperlink"/>
                <w:i/>
                <w:noProof/>
              </w:rPr>
              <w:t>data mapping</w:t>
            </w:r>
            <w:r>
              <w:rPr>
                <w:noProof/>
                <w:webHidden/>
              </w:rPr>
              <w:tab/>
            </w:r>
            <w:r>
              <w:rPr>
                <w:noProof/>
                <w:webHidden/>
              </w:rPr>
              <w:fldChar w:fldCharType="begin"/>
            </w:r>
            <w:r>
              <w:rPr>
                <w:noProof/>
                <w:webHidden/>
              </w:rPr>
              <w:instrText xml:space="preserve"> PAGEREF _Toc177571648 \h </w:instrText>
            </w:r>
          </w:ins>
          <w:r>
            <w:rPr>
              <w:noProof/>
              <w:webHidden/>
            </w:rPr>
          </w:r>
          <w:r>
            <w:rPr>
              <w:noProof/>
              <w:webHidden/>
            </w:rPr>
            <w:fldChar w:fldCharType="separate"/>
          </w:r>
          <w:ins w:id="266" w:author="SG" w:date="2024-09-18T17:06:00Z">
            <w:r>
              <w:rPr>
                <w:noProof/>
                <w:webHidden/>
              </w:rPr>
              <w:t>19</w:t>
            </w:r>
            <w:r>
              <w:rPr>
                <w:noProof/>
                <w:webHidden/>
              </w:rPr>
              <w:fldChar w:fldCharType="end"/>
            </w:r>
            <w:r w:rsidRPr="002860E3">
              <w:rPr>
                <w:rStyle w:val="Hyperlink"/>
                <w:noProof/>
              </w:rPr>
              <w:fldChar w:fldCharType="end"/>
            </w:r>
          </w:ins>
        </w:p>
        <w:p w14:paraId="034A68F8" w14:textId="77777777" w:rsidR="00FE568F" w:rsidRDefault="00FE568F">
          <w:pPr>
            <w:pStyle w:val="TOC3"/>
            <w:tabs>
              <w:tab w:val="right" w:leader="dot" w:pos="9350"/>
            </w:tabs>
            <w:rPr>
              <w:ins w:id="267" w:author="SG" w:date="2024-09-18T17:06:00Z"/>
              <w:rFonts w:eastAsiaTheme="minorEastAsia"/>
              <w:noProof/>
            </w:rPr>
          </w:pPr>
          <w:ins w:id="268"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"_Toc177571649"</w:instrText>
            </w:r>
            <w:r w:rsidRPr="002860E3">
              <w:rPr>
                <w:rStyle w:val="Hyperlink"/>
                <w:noProof/>
              </w:rPr>
              <w:instrText xml:space="preserve"> </w:instrText>
            </w:r>
            <w:r w:rsidRPr="002860E3">
              <w:rPr>
                <w:rStyle w:val="Hyperlink"/>
                <w:noProof/>
              </w:rPr>
              <w:fldChar w:fldCharType="separate"/>
            </w:r>
            <w:r w:rsidRPr="002860E3">
              <w:rPr>
                <w:rStyle w:val="Hyperlink"/>
                <w:i/>
                <w:noProof/>
              </w:rPr>
              <w:t>Alias</w:t>
            </w:r>
            <w:r>
              <w:rPr>
                <w:noProof/>
                <w:webHidden/>
              </w:rPr>
              <w:tab/>
            </w:r>
            <w:r>
              <w:rPr>
                <w:noProof/>
                <w:webHidden/>
              </w:rPr>
              <w:fldChar w:fldCharType="begin"/>
            </w:r>
            <w:r>
              <w:rPr>
                <w:noProof/>
                <w:webHidden/>
              </w:rPr>
              <w:instrText xml:space="preserve"> PAGEREF _Toc177571649 \h </w:instrText>
            </w:r>
          </w:ins>
          <w:r>
            <w:rPr>
              <w:noProof/>
              <w:webHidden/>
            </w:rPr>
          </w:r>
          <w:r>
            <w:rPr>
              <w:noProof/>
              <w:webHidden/>
            </w:rPr>
            <w:fldChar w:fldCharType="separate"/>
          </w:r>
          <w:ins w:id="269" w:author="SG" w:date="2024-09-18T17:06:00Z">
            <w:r>
              <w:rPr>
                <w:noProof/>
                <w:webHidden/>
              </w:rPr>
              <w:t>20</w:t>
            </w:r>
            <w:r>
              <w:rPr>
                <w:noProof/>
                <w:webHidden/>
              </w:rPr>
              <w:fldChar w:fldCharType="end"/>
            </w:r>
            <w:r w:rsidRPr="002860E3">
              <w:rPr>
                <w:rStyle w:val="Hyperlink"/>
                <w:noProof/>
              </w:rPr>
              <w:fldChar w:fldCharType="end"/>
            </w:r>
          </w:ins>
        </w:p>
        <w:p w14:paraId="58A9ACFC" w14:textId="77777777" w:rsidR="00FE568F" w:rsidRDefault="00FE568F">
          <w:pPr>
            <w:pStyle w:val="TOC2"/>
            <w:tabs>
              <w:tab w:val="left" w:pos="880"/>
              <w:tab w:val="right" w:leader="dot" w:pos="9350"/>
            </w:tabs>
            <w:rPr>
              <w:ins w:id="270" w:author="SG" w:date="2024-09-18T17:06:00Z"/>
              <w:rFonts w:eastAsiaTheme="minorEastAsia"/>
              <w:noProof/>
            </w:rPr>
          </w:pPr>
          <w:ins w:id="271"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"_Toc177571650"</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4.3</w:t>
            </w:r>
            <w:r>
              <w:rPr>
                <w:rFonts w:eastAsiaTheme="minorEastAsia"/>
                <w:noProof/>
              </w:rPr>
              <w:tab/>
            </w:r>
            <w:r w:rsidRPr="002860E3">
              <w:rPr>
                <w:rStyle w:val="Hyperlink"/>
                <w:noProof/>
                <w:lang w:val="sr-Latn-RS"/>
              </w:rPr>
              <w:t xml:space="preserve">Način rada </w:t>
            </w:r>
            <w:r w:rsidRPr="002860E3">
              <w:rPr>
                <w:rStyle w:val="Hyperlink"/>
                <w:i/>
                <w:noProof/>
                <w:lang w:val="sr-Latn-RS"/>
              </w:rPr>
              <w:t>Elasticsearch</w:t>
            </w:r>
            <w:r w:rsidRPr="002860E3">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_Toc177571650 \h </w:instrText>
            </w:r>
          </w:ins>
          <w:r>
            <w:rPr>
              <w:noProof/>
              <w:webHidden/>
            </w:rPr>
          </w:r>
          <w:r>
            <w:rPr>
              <w:noProof/>
              <w:webHidden/>
            </w:rPr>
            <w:fldChar w:fldCharType="separate"/>
          </w:r>
          <w:ins w:id="272" w:author="SG" w:date="2024-09-18T17:06:00Z">
            <w:r>
              <w:rPr>
                <w:noProof/>
                <w:webHidden/>
              </w:rPr>
              <w:t>20</w:t>
            </w:r>
            <w:r>
              <w:rPr>
                <w:noProof/>
                <w:webHidden/>
              </w:rPr>
              <w:fldChar w:fldCharType="end"/>
            </w:r>
            <w:r w:rsidRPr="002860E3">
              <w:rPr>
                <w:rStyle w:val="Hyperlink"/>
                <w:noProof/>
              </w:rPr>
              <w:fldChar w:fldCharType="end"/>
            </w:r>
          </w:ins>
        </w:p>
        <w:p w14:paraId="005E36EA" w14:textId="77777777" w:rsidR="00FE568F" w:rsidRDefault="00FE568F">
          <w:pPr>
            <w:pStyle w:val="TOC3"/>
            <w:tabs>
              <w:tab w:val="right" w:leader="dot" w:pos="9350"/>
            </w:tabs>
            <w:rPr>
              <w:ins w:id="273" w:author="SG" w:date="2024-09-18T17:06:00Z"/>
              <w:rFonts w:eastAsiaTheme="minorEastAsia"/>
              <w:noProof/>
            </w:rPr>
          </w:pPr>
          <w:ins w:id="274"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"_Toc177571651"</w:instrText>
            </w:r>
            <w:r w:rsidRPr="002860E3">
              <w:rPr>
                <w:rStyle w:val="Hyperlink"/>
                <w:noProof/>
              </w:rPr>
              <w:instrText xml:space="preserve"> </w:instrText>
            </w:r>
            <w:r w:rsidRPr="002860E3">
              <w:rPr>
                <w:rStyle w:val="Hyperlink"/>
                <w:noProof/>
              </w:rPr>
              <w:fldChar w:fldCharType="separate"/>
            </w:r>
            <w:r w:rsidRPr="002860E3">
              <w:rPr>
                <w:rStyle w:val="Hyperlink"/>
                <w:i/>
                <w:noProof/>
              </w:rPr>
              <w:t>Text analysis</w:t>
            </w:r>
            <w:r>
              <w:rPr>
                <w:noProof/>
                <w:webHidden/>
              </w:rPr>
              <w:tab/>
            </w:r>
            <w:r>
              <w:rPr>
                <w:noProof/>
                <w:webHidden/>
              </w:rPr>
              <w:fldChar w:fldCharType="begin"/>
            </w:r>
            <w:r>
              <w:rPr>
                <w:noProof/>
                <w:webHidden/>
              </w:rPr>
              <w:instrText xml:space="preserve"> PAGEREF _Toc177571651 \h </w:instrText>
            </w:r>
          </w:ins>
          <w:r>
            <w:rPr>
              <w:noProof/>
              <w:webHidden/>
            </w:rPr>
          </w:r>
          <w:r>
            <w:rPr>
              <w:noProof/>
              <w:webHidden/>
            </w:rPr>
            <w:fldChar w:fldCharType="separate"/>
          </w:r>
          <w:ins w:id="275" w:author="SG" w:date="2024-09-18T17:06:00Z">
            <w:r>
              <w:rPr>
                <w:noProof/>
                <w:webHidden/>
              </w:rPr>
              <w:t>22</w:t>
            </w:r>
            <w:r>
              <w:rPr>
                <w:noProof/>
                <w:webHidden/>
              </w:rPr>
              <w:fldChar w:fldCharType="end"/>
            </w:r>
            <w:r w:rsidRPr="002860E3">
              <w:rPr>
                <w:rStyle w:val="Hyperlink"/>
                <w:noProof/>
              </w:rPr>
              <w:fldChar w:fldCharType="end"/>
            </w:r>
          </w:ins>
        </w:p>
        <w:p w14:paraId="396D60B0" w14:textId="77777777" w:rsidR="00FE568F" w:rsidRDefault="00FE568F">
          <w:pPr>
            <w:pStyle w:val="TOC3"/>
            <w:tabs>
              <w:tab w:val="right" w:leader="dot" w:pos="9350"/>
            </w:tabs>
            <w:rPr>
              <w:ins w:id="276" w:author="SG" w:date="2024-09-18T17:06:00Z"/>
              <w:rFonts w:eastAsiaTheme="minorEastAsia"/>
              <w:noProof/>
            </w:rPr>
          </w:pPr>
          <w:ins w:id="277"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"_Toc177571652"</w:instrText>
            </w:r>
            <w:r w:rsidRPr="002860E3">
              <w:rPr>
                <w:rStyle w:val="Hyperlink"/>
                <w:noProof/>
              </w:rPr>
              <w:instrText xml:space="preserve"> </w:instrText>
            </w:r>
            <w:r w:rsidRPr="002860E3">
              <w:rPr>
                <w:rStyle w:val="Hyperlink"/>
                <w:noProof/>
              </w:rPr>
              <w:fldChar w:fldCharType="separate"/>
            </w:r>
            <w:r w:rsidRPr="002860E3">
              <w:rPr>
                <w:rStyle w:val="Hyperlink"/>
                <w:i/>
                <w:noProof/>
              </w:rPr>
              <w:t>Stemming</w:t>
            </w:r>
            <w:r>
              <w:rPr>
                <w:noProof/>
                <w:webHidden/>
              </w:rPr>
              <w:tab/>
            </w:r>
            <w:r>
              <w:rPr>
                <w:noProof/>
                <w:webHidden/>
              </w:rPr>
              <w:fldChar w:fldCharType="begin"/>
            </w:r>
            <w:r>
              <w:rPr>
                <w:noProof/>
                <w:webHidden/>
              </w:rPr>
              <w:instrText xml:space="preserve"> PAGEREF _Toc177571652 \h </w:instrText>
            </w:r>
          </w:ins>
          <w:r>
            <w:rPr>
              <w:noProof/>
              <w:webHidden/>
            </w:rPr>
          </w:r>
          <w:r>
            <w:rPr>
              <w:noProof/>
              <w:webHidden/>
            </w:rPr>
            <w:fldChar w:fldCharType="separate"/>
          </w:r>
          <w:ins w:id="278" w:author="SG" w:date="2024-09-18T17:06:00Z">
            <w:r>
              <w:rPr>
                <w:noProof/>
                <w:webHidden/>
              </w:rPr>
              <w:t>23</w:t>
            </w:r>
            <w:r>
              <w:rPr>
                <w:noProof/>
                <w:webHidden/>
              </w:rPr>
              <w:fldChar w:fldCharType="end"/>
            </w:r>
            <w:r w:rsidRPr="002860E3">
              <w:rPr>
                <w:rStyle w:val="Hyperlink"/>
                <w:noProof/>
              </w:rPr>
              <w:fldChar w:fldCharType="end"/>
            </w:r>
          </w:ins>
        </w:p>
        <w:p w14:paraId="342303D3" w14:textId="77777777" w:rsidR="00FE568F" w:rsidRDefault="00FE568F">
          <w:pPr>
            <w:pStyle w:val="TOC3"/>
            <w:tabs>
              <w:tab w:val="right" w:leader="dot" w:pos="9350"/>
            </w:tabs>
            <w:rPr>
              <w:ins w:id="279" w:author="SG" w:date="2024-09-18T17:06:00Z"/>
              <w:rFonts w:eastAsiaTheme="minorEastAsia"/>
              <w:noProof/>
            </w:rPr>
          </w:pPr>
          <w:ins w:id="280"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"_Toc177571653"</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Stop words</w:t>
            </w:r>
            <w:r>
              <w:rPr>
                <w:noProof/>
                <w:webHidden/>
              </w:rPr>
              <w:tab/>
            </w:r>
            <w:r>
              <w:rPr>
                <w:noProof/>
                <w:webHidden/>
              </w:rPr>
              <w:fldChar w:fldCharType="begin"/>
            </w:r>
            <w:r>
              <w:rPr>
                <w:noProof/>
                <w:webHidden/>
              </w:rPr>
              <w:instrText xml:space="preserve"> PAGEREF _Toc177571653 \h </w:instrText>
            </w:r>
          </w:ins>
          <w:r>
            <w:rPr>
              <w:noProof/>
              <w:webHidden/>
            </w:rPr>
          </w:r>
          <w:r>
            <w:rPr>
              <w:noProof/>
              <w:webHidden/>
            </w:rPr>
            <w:fldChar w:fldCharType="separate"/>
          </w:r>
          <w:ins w:id="281" w:author="SG" w:date="2024-09-18T17:06:00Z">
            <w:r>
              <w:rPr>
                <w:noProof/>
                <w:webHidden/>
              </w:rPr>
              <w:t>24</w:t>
            </w:r>
            <w:r>
              <w:rPr>
                <w:noProof/>
                <w:webHidden/>
              </w:rPr>
              <w:fldChar w:fldCharType="end"/>
            </w:r>
            <w:r w:rsidRPr="002860E3">
              <w:rPr>
                <w:rStyle w:val="Hyperlink"/>
                <w:noProof/>
              </w:rPr>
              <w:fldChar w:fldCharType="end"/>
            </w:r>
          </w:ins>
        </w:p>
        <w:p w14:paraId="3E568D3E" w14:textId="77777777" w:rsidR="00FE568F" w:rsidRDefault="00FE568F">
          <w:pPr>
            <w:pStyle w:val="TOC3"/>
            <w:tabs>
              <w:tab w:val="right" w:leader="dot" w:pos="9350"/>
            </w:tabs>
            <w:rPr>
              <w:ins w:id="282" w:author="SG" w:date="2024-09-18T17:06:00Z"/>
              <w:rFonts w:eastAsiaTheme="minorEastAsia"/>
              <w:noProof/>
            </w:rPr>
          </w:pPr>
          <w:ins w:id="283"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"_Toc177571654"</w:instrText>
            </w:r>
            <w:r w:rsidRPr="002860E3">
              <w:rPr>
                <w:rStyle w:val="Hyperlink"/>
                <w:noProof/>
              </w:rPr>
              <w:instrText xml:space="preserve"> </w:instrText>
            </w:r>
            <w:r w:rsidRPr="002860E3">
              <w:rPr>
                <w:rStyle w:val="Hyperlink"/>
                <w:noProof/>
              </w:rPr>
              <w:fldChar w:fldCharType="separate"/>
            </w:r>
            <w:r w:rsidRPr="002860E3">
              <w:rPr>
                <w:rStyle w:val="Hyperlink"/>
                <w:i/>
                <w:noProof/>
              </w:rPr>
              <w:t>Synonyms</w:t>
            </w:r>
            <w:r>
              <w:rPr>
                <w:noProof/>
                <w:webHidden/>
              </w:rPr>
              <w:tab/>
            </w:r>
            <w:r>
              <w:rPr>
                <w:noProof/>
                <w:webHidden/>
              </w:rPr>
              <w:fldChar w:fldCharType="begin"/>
            </w:r>
            <w:r>
              <w:rPr>
                <w:noProof/>
                <w:webHidden/>
              </w:rPr>
              <w:instrText xml:space="preserve"> PAGEREF _Toc177571654 \h </w:instrText>
            </w:r>
          </w:ins>
          <w:r>
            <w:rPr>
              <w:noProof/>
              <w:webHidden/>
            </w:rPr>
          </w:r>
          <w:r>
            <w:rPr>
              <w:noProof/>
              <w:webHidden/>
            </w:rPr>
            <w:fldChar w:fldCharType="separate"/>
          </w:r>
          <w:ins w:id="284" w:author="SG" w:date="2024-09-18T17:06:00Z">
            <w:r>
              <w:rPr>
                <w:noProof/>
                <w:webHidden/>
              </w:rPr>
              <w:t>24</w:t>
            </w:r>
            <w:r>
              <w:rPr>
                <w:noProof/>
                <w:webHidden/>
              </w:rPr>
              <w:fldChar w:fldCharType="end"/>
            </w:r>
            <w:r w:rsidRPr="002860E3">
              <w:rPr>
                <w:rStyle w:val="Hyperlink"/>
                <w:noProof/>
              </w:rPr>
              <w:fldChar w:fldCharType="end"/>
            </w:r>
          </w:ins>
        </w:p>
        <w:p w14:paraId="19756A54" w14:textId="77777777" w:rsidR="00FE568F" w:rsidRDefault="00FE568F">
          <w:pPr>
            <w:pStyle w:val="TOC3"/>
            <w:tabs>
              <w:tab w:val="right" w:leader="dot" w:pos="9350"/>
            </w:tabs>
            <w:rPr>
              <w:ins w:id="285" w:author="SG" w:date="2024-09-18T17:06:00Z"/>
              <w:rFonts w:eastAsiaTheme="minorEastAsia"/>
              <w:noProof/>
            </w:rPr>
          </w:pPr>
          <w:ins w:id="286"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"_Toc177571655"</w:instrText>
            </w:r>
            <w:r w:rsidRPr="002860E3">
              <w:rPr>
                <w:rStyle w:val="Hyperlink"/>
                <w:noProof/>
              </w:rPr>
              <w:instrText xml:space="preserve"> </w:instrText>
            </w:r>
            <w:r w:rsidRPr="002860E3">
              <w:rPr>
                <w:rStyle w:val="Hyperlink"/>
                <w:noProof/>
              </w:rPr>
              <w:fldChar w:fldCharType="separate"/>
            </w:r>
            <w:r w:rsidRPr="002860E3">
              <w:rPr>
                <w:rStyle w:val="Hyperlink"/>
                <w:i/>
                <w:noProof/>
              </w:rPr>
              <w:t>Scoring mehanizam</w:t>
            </w:r>
            <w:r>
              <w:rPr>
                <w:noProof/>
                <w:webHidden/>
              </w:rPr>
              <w:tab/>
            </w:r>
            <w:r>
              <w:rPr>
                <w:noProof/>
                <w:webHidden/>
              </w:rPr>
              <w:fldChar w:fldCharType="begin"/>
            </w:r>
            <w:r>
              <w:rPr>
                <w:noProof/>
                <w:webHidden/>
              </w:rPr>
              <w:instrText xml:space="preserve"> PAGEREF _Toc177571655 \h </w:instrText>
            </w:r>
          </w:ins>
          <w:r>
            <w:rPr>
              <w:noProof/>
              <w:webHidden/>
            </w:rPr>
          </w:r>
          <w:r>
            <w:rPr>
              <w:noProof/>
              <w:webHidden/>
            </w:rPr>
            <w:fldChar w:fldCharType="separate"/>
          </w:r>
          <w:ins w:id="287" w:author="SG" w:date="2024-09-18T17:06:00Z">
            <w:r>
              <w:rPr>
                <w:noProof/>
                <w:webHidden/>
              </w:rPr>
              <w:t>24</w:t>
            </w:r>
            <w:r>
              <w:rPr>
                <w:noProof/>
                <w:webHidden/>
              </w:rPr>
              <w:fldChar w:fldCharType="end"/>
            </w:r>
            <w:r w:rsidRPr="002860E3">
              <w:rPr>
                <w:rStyle w:val="Hyperlink"/>
                <w:noProof/>
              </w:rPr>
              <w:fldChar w:fldCharType="end"/>
            </w:r>
          </w:ins>
        </w:p>
        <w:p w14:paraId="487CD415" w14:textId="77777777" w:rsidR="00FE568F" w:rsidRDefault="00FE568F">
          <w:pPr>
            <w:pStyle w:val="TOC3"/>
            <w:tabs>
              <w:tab w:val="right" w:leader="dot" w:pos="9350"/>
            </w:tabs>
            <w:rPr>
              <w:ins w:id="288" w:author="SG" w:date="2024-09-18T17:06:00Z"/>
              <w:rFonts w:eastAsiaTheme="minorEastAsia"/>
              <w:noProof/>
            </w:rPr>
          </w:pPr>
          <w:ins w:id="289"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"_Toc177571656"</w:instrText>
            </w:r>
            <w:r w:rsidRPr="002860E3">
              <w:rPr>
                <w:rStyle w:val="Hyperlink"/>
                <w:noProof/>
              </w:rPr>
              <w:instrText xml:space="preserve"> </w:instrText>
            </w:r>
            <w:r w:rsidRPr="002860E3">
              <w:rPr>
                <w:rStyle w:val="Hyperlink"/>
                <w:noProof/>
              </w:rPr>
              <w:fldChar w:fldCharType="separate"/>
            </w:r>
            <w:r w:rsidRPr="002860E3">
              <w:rPr>
                <w:rStyle w:val="Hyperlink"/>
                <w:i/>
                <w:noProof/>
              </w:rPr>
              <w:t>Fuzzy search</w:t>
            </w:r>
            <w:r>
              <w:rPr>
                <w:noProof/>
                <w:webHidden/>
              </w:rPr>
              <w:tab/>
            </w:r>
            <w:r>
              <w:rPr>
                <w:noProof/>
                <w:webHidden/>
              </w:rPr>
              <w:fldChar w:fldCharType="begin"/>
            </w:r>
            <w:r>
              <w:rPr>
                <w:noProof/>
                <w:webHidden/>
              </w:rPr>
              <w:instrText xml:space="preserve"> PAGEREF _Toc177571656 \h </w:instrText>
            </w:r>
          </w:ins>
          <w:r>
            <w:rPr>
              <w:noProof/>
              <w:webHidden/>
            </w:rPr>
          </w:r>
          <w:r>
            <w:rPr>
              <w:noProof/>
              <w:webHidden/>
            </w:rPr>
            <w:fldChar w:fldCharType="separate"/>
          </w:r>
          <w:ins w:id="290" w:author="SG" w:date="2024-09-18T17:06:00Z">
            <w:r>
              <w:rPr>
                <w:noProof/>
                <w:webHidden/>
              </w:rPr>
              <w:t>26</w:t>
            </w:r>
            <w:r>
              <w:rPr>
                <w:noProof/>
                <w:webHidden/>
              </w:rPr>
              <w:fldChar w:fldCharType="end"/>
            </w:r>
            <w:r w:rsidRPr="002860E3">
              <w:rPr>
                <w:rStyle w:val="Hyperlink"/>
                <w:noProof/>
              </w:rPr>
              <w:fldChar w:fldCharType="end"/>
            </w:r>
          </w:ins>
        </w:p>
        <w:p w14:paraId="77E112FA" w14:textId="77777777" w:rsidR="00FE568F" w:rsidRDefault="00FE568F">
          <w:pPr>
            <w:pStyle w:val="TOC1"/>
            <w:tabs>
              <w:tab w:val="left" w:pos="440"/>
              <w:tab w:val="right" w:leader="dot" w:pos="9350"/>
            </w:tabs>
            <w:rPr>
              <w:ins w:id="291" w:author="SG" w:date="2024-09-18T17:06:00Z"/>
              <w:rFonts w:eastAsiaTheme="minorEastAsia"/>
              <w:noProof/>
            </w:rPr>
          </w:pPr>
          <w:ins w:id="292"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"_Toc177571657"</w:instrText>
            </w:r>
            <w:r w:rsidRPr="002860E3">
              <w:rPr>
                <w:rStyle w:val="Hyperlink"/>
                <w:noProof/>
              </w:rPr>
              <w:instrText xml:space="preserve"> </w:instrText>
            </w:r>
            <w:r w:rsidRPr="002860E3">
              <w:rPr>
                <w:rStyle w:val="Hyperlink"/>
                <w:noProof/>
              </w:rPr>
              <w:fldChar w:fldCharType="separate"/>
            </w:r>
            <w:r w:rsidRPr="002860E3">
              <w:rPr>
                <w:rStyle w:val="Hyperlink"/>
                <w:i/>
                <w:noProof/>
                <w:lang w:val="sr-Latn-RS"/>
              </w:rPr>
              <w:t>5.</w:t>
            </w:r>
            <w:r>
              <w:rPr>
                <w:rFonts w:eastAsiaTheme="minorEastAsia"/>
                <w:noProof/>
              </w:rPr>
              <w:tab/>
            </w:r>
            <w:r w:rsidRPr="002860E3">
              <w:rPr>
                <w:rStyle w:val="Hyperlink"/>
                <w:i/>
                <w:noProof/>
                <w:lang w:val="sr-Latn-RS"/>
              </w:rPr>
              <w:t>DebugIt</w:t>
            </w:r>
            <w:r>
              <w:rPr>
                <w:noProof/>
                <w:webHidden/>
              </w:rPr>
              <w:tab/>
            </w:r>
            <w:r>
              <w:rPr>
                <w:noProof/>
                <w:webHidden/>
              </w:rPr>
              <w:fldChar w:fldCharType="begin"/>
            </w:r>
            <w:r>
              <w:rPr>
                <w:noProof/>
                <w:webHidden/>
              </w:rPr>
              <w:instrText xml:space="preserve"> PAGEREF _Toc177571657 \h </w:instrText>
            </w:r>
          </w:ins>
          <w:r>
            <w:rPr>
              <w:noProof/>
              <w:webHidden/>
            </w:rPr>
          </w:r>
          <w:r>
            <w:rPr>
              <w:noProof/>
              <w:webHidden/>
            </w:rPr>
            <w:fldChar w:fldCharType="separate"/>
          </w:r>
          <w:ins w:id="293" w:author="SG" w:date="2024-09-18T17:06:00Z">
            <w:r>
              <w:rPr>
                <w:noProof/>
                <w:webHidden/>
              </w:rPr>
              <w:t>28</w:t>
            </w:r>
            <w:r>
              <w:rPr>
                <w:noProof/>
                <w:webHidden/>
              </w:rPr>
              <w:fldChar w:fldCharType="end"/>
            </w:r>
            <w:r w:rsidRPr="002860E3">
              <w:rPr>
                <w:rStyle w:val="Hyperlink"/>
                <w:noProof/>
              </w:rPr>
              <w:fldChar w:fldCharType="end"/>
            </w:r>
          </w:ins>
        </w:p>
        <w:p w14:paraId="10A1E980" w14:textId="77777777" w:rsidR="00FE568F" w:rsidRDefault="00FE568F">
          <w:pPr>
            <w:pStyle w:val="TOC2"/>
            <w:tabs>
              <w:tab w:val="left" w:pos="880"/>
              <w:tab w:val="right" w:leader="dot" w:pos="9350"/>
            </w:tabs>
            <w:rPr>
              <w:ins w:id="294" w:author="SG" w:date="2024-09-18T17:06:00Z"/>
              <w:rFonts w:eastAsiaTheme="minorEastAsia"/>
              <w:noProof/>
            </w:rPr>
          </w:pPr>
          <w:ins w:id="295"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"_Toc177571658"</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5.1</w:t>
            </w:r>
            <w:r>
              <w:rPr>
                <w:rFonts w:eastAsiaTheme="minorEastAsia"/>
                <w:noProof/>
              </w:rPr>
              <w:tab/>
            </w:r>
            <w:r w:rsidRPr="002860E3">
              <w:rPr>
                <w:rStyle w:val="Hyperlink"/>
                <w:noProof/>
                <w:lang w:val="sr-Latn-RS"/>
              </w:rPr>
              <w:t>Korišćene tehnologije</w:t>
            </w:r>
            <w:r>
              <w:rPr>
                <w:noProof/>
                <w:webHidden/>
              </w:rPr>
              <w:tab/>
            </w:r>
            <w:r>
              <w:rPr>
                <w:noProof/>
                <w:webHidden/>
              </w:rPr>
              <w:fldChar w:fldCharType="begin"/>
            </w:r>
            <w:r>
              <w:rPr>
                <w:noProof/>
                <w:webHidden/>
              </w:rPr>
              <w:instrText xml:space="preserve"> PAGEREF _Toc177571658 \h </w:instrText>
            </w:r>
          </w:ins>
          <w:r>
            <w:rPr>
              <w:noProof/>
              <w:webHidden/>
            </w:rPr>
          </w:r>
          <w:r>
            <w:rPr>
              <w:noProof/>
              <w:webHidden/>
            </w:rPr>
            <w:fldChar w:fldCharType="separate"/>
          </w:r>
          <w:ins w:id="296" w:author="SG" w:date="2024-09-18T17:06:00Z">
            <w:r>
              <w:rPr>
                <w:noProof/>
                <w:webHidden/>
              </w:rPr>
              <w:t>28</w:t>
            </w:r>
            <w:r>
              <w:rPr>
                <w:noProof/>
                <w:webHidden/>
              </w:rPr>
              <w:fldChar w:fldCharType="end"/>
            </w:r>
            <w:r w:rsidRPr="002860E3">
              <w:rPr>
                <w:rStyle w:val="Hyperlink"/>
                <w:noProof/>
              </w:rPr>
              <w:fldChar w:fldCharType="end"/>
            </w:r>
          </w:ins>
        </w:p>
        <w:p w14:paraId="2E877D89" w14:textId="77777777" w:rsidR="00FE568F" w:rsidRDefault="00FE568F">
          <w:pPr>
            <w:pStyle w:val="TOC2"/>
            <w:tabs>
              <w:tab w:val="left" w:pos="880"/>
              <w:tab w:val="right" w:leader="dot" w:pos="9350"/>
            </w:tabs>
            <w:rPr>
              <w:ins w:id="297" w:author="SG" w:date="2024-09-18T17:06:00Z"/>
              <w:rFonts w:eastAsiaTheme="minorEastAsia"/>
              <w:noProof/>
            </w:rPr>
          </w:pPr>
          <w:ins w:id="298"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"_Toc177571659"</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5.2</w:t>
            </w:r>
            <w:r>
              <w:rPr>
                <w:rFonts w:eastAsiaTheme="minorEastAsia"/>
                <w:noProof/>
              </w:rPr>
              <w:tab/>
            </w:r>
            <w:r w:rsidRPr="002860E3">
              <w:rPr>
                <w:rStyle w:val="Hyperlink"/>
                <w:noProof/>
                <w:lang w:val="sr-Latn-RS"/>
              </w:rPr>
              <w:t>Detalji implementacije</w:t>
            </w:r>
            <w:r>
              <w:rPr>
                <w:noProof/>
                <w:webHidden/>
              </w:rPr>
              <w:tab/>
            </w:r>
            <w:r>
              <w:rPr>
                <w:noProof/>
                <w:webHidden/>
              </w:rPr>
              <w:fldChar w:fldCharType="begin"/>
            </w:r>
            <w:r>
              <w:rPr>
                <w:noProof/>
                <w:webHidden/>
              </w:rPr>
              <w:instrText xml:space="preserve"> PAGEREF _Toc177571659 \h </w:instrText>
            </w:r>
          </w:ins>
          <w:r>
            <w:rPr>
              <w:noProof/>
              <w:webHidden/>
            </w:rPr>
          </w:r>
          <w:r>
            <w:rPr>
              <w:noProof/>
              <w:webHidden/>
            </w:rPr>
            <w:fldChar w:fldCharType="separate"/>
          </w:r>
          <w:ins w:id="299" w:author="SG" w:date="2024-09-18T17:06:00Z">
            <w:r>
              <w:rPr>
                <w:noProof/>
                <w:webHidden/>
              </w:rPr>
              <w:t>28</w:t>
            </w:r>
            <w:r>
              <w:rPr>
                <w:noProof/>
                <w:webHidden/>
              </w:rPr>
              <w:fldChar w:fldCharType="end"/>
            </w:r>
            <w:r w:rsidRPr="002860E3">
              <w:rPr>
                <w:rStyle w:val="Hyperlink"/>
                <w:noProof/>
              </w:rPr>
              <w:fldChar w:fldCharType="end"/>
            </w:r>
          </w:ins>
        </w:p>
        <w:p w14:paraId="1EE7C6CA" w14:textId="77777777" w:rsidR="00FE568F" w:rsidRDefault="00FE568F">
          <w:pPr>
            <w:pStyle w:val="TOC3"/>
            <w:tabs>
              <w:tab w:val="right" w:leader="dot" w:pos="9350"/>
            </w:tabs>
            <w:rPr>
              <w:ins w:id="300" w:author="SG" w:date="2024-09-18T17:06:00Z"/>
              <w:rFonts w:eastAsiaTheme="minorEastAsia"/>
              <w:noProof/>
            </w:rPr>
          </w:pPr>
          <w:ins w:id="301"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"_Toc177571660"</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 xml:space="preserve">Konfiguracija </w:t>
            </w:r>
            <w:r w:rsidRPr="002860E3">
              <w:rPr>
                <w:rStyle w:val="Hyperlink"/>
                <w:i/>
                <w:noProof/>
                <w:lang w:val="sr-Latn-RS"/>
              </w:rPr>
              <w:t>Elasticsearch</w:t>
            </w:r>
            <w:r w:rsidRPr="002860E3">
              <w:rPr>
                <w:rStyle w:val="Hyperlink"/>
                <w:noProof/>
                <w:lang w:val="sr-Latn-RS"/>
              </w:rPr>
              <w:t xml:space="preserve"> mehanizma i </w:t>
            </w:r>
            <w:r w:rsidRPr="002860E3">
              <w:rPr>
                <w:rStyle w:val="Hyperlink"/>
                <w:i/>
                <w:noProof/>
                <w:lang w:val="sr-Latn-RS"/>
              </w:rPr>
              <w:t>index</w:t>
            </w:r>
            <w:r w:rsidRPr="002860E3">
              <w:rPr>
                <w:rStyle w:val="Hyperlink"/>
                <w:noProof/>
                <w:lang w:val="sr-Latn-RS"/>
              </w:rPr>
              <w:t xml:space="preserve"> komponenti</w:t>
            </w:r>
            <w:r>
              <w:rPr>
                <w:noProof/>
                <w:webHidden/>
              </w:rPr>
              <w:tab/>
            </w:r>
            <w:r>
              <w:rPr>
                <w:noProof/>
                <w:webHidden/>
              </w:rPr>
              <w:fldChar w:fldCharType="begin"/>
            </w:r>
            <w:r>
              <w:rPr>
                <w:noProof/>
                <w:webHidden/>
              </w:rPr>
              <w:instrText xml:space="preserve"> PAGEREF _Toc177571660 \h </w:instrText>
            </w:r>
          </w:ins>
          <w:r>
            <w:rPr>
              <w:noProof/>
              <w:webHidden/>
            </w:rPr>
          </w:r>
          <w:r>
            <w:rPr>
              <w:noProof/>
              <w:webHidden/>
            </w:rPr>
            <w:fldChar w:fldCharType="separate"/>
          </w:r>
          <w:ins w:id="302" w:author="SG" w:date="2024-09-18T17:06:00Z">
            <w:r>
              <w:rPr>
                <w:noProof/>
                <w:webHidden/>
              </w:rPr>
              <w:t>28</w:t>
            </w:r>
            <w:r>
              <w:rPr>
                <w:noProof/>
                <w:webHidden/>
              </w:rPr>
              <w:fldChar w:fldCharType="end"/>
            </w:r>
            <w:r w:rsidRPr="002860E3">
              <w:rPr>
                <w:rStyle w:val="Hyperlink"/>
                <w:noProof/>
              </w:rPr>
              <w:fldChar w:fldCharType="end"/>
            </w:r>
          </w:ins>
        </w:p>
        <w:p w14:paraId="3CC1FAF1" w14:textId="77777777" w:rsidR="00FE568F" w:rsidRDefault="00FE568F">
          <w:pPr>
            <w:pStyle w:val="TOC3"/>
            <w:tabs>
              <w:tab w:val="right" w:leader="dot" w:pos="9350"/>
            </w:tabs>
            <w:rPr>
              <w:ins w:id="303" w:author="SG" w:date="2024-09-18T17:06:00Z"/>
              <w:rFonts w:eastAsiaTheme="minorEastAsia"/>
              <w:noProof/>
            </w:rPr>
          </w:pPr>
          <w:ins w:id="304"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"_Toc177571661"</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 xml:space="preserve">Implementacija </w:t>
            </w:r>
            <w:r w:rsidRPr="002860E3">
              <w:rPr>
                <w:rStyle w:val="Hyperlink"/>
                <w:i/>
                <w:noProof/>
                <w:lang w:val="sr-Latn-RS"/>
              </w:rPr>
              <w:t>CRUD</w:t>
            </w:r>
            <w:r w:rsidRPr="002860E3">
              <w:rPr>
                <w:rStyle w:val="Hyperlink"/>
                <w:noProof/>
                <w:lang w:val="sr-Latn-RS"/>
              </w:rPr>
              <w:t xml:space="preserve"> metoda</w:t>
            </w:r>
            <w:r>
              <w:rPr>
                <w:noProof/>
                <w:webHidden/>
              </w:rPr>
              <w:tab/>
            </w:r>
            <w:r>
              <w:rPr>
                <w:noProof/>
                <w:webHidden/>
              </w:rPr>
              <w:fldChar w:fldCharType="begin"/>
            </w:r>
            <w:r>
              <w:rPr>
                <w:noProof/>
                <w:webHidden/>
              </w:rPr>
              <w:instrText xml:space="preserve"> PAGEREF _Toc177571661 \h </w:instrText>
            </w:r>
          </w:ins>
          <w:r>
            <w:rPr>
              <w:noProof/>
              <w:webHidden/>
            </w:rPr>
          </w:r>
          <w:r>
            <w:rPr>
              <w:noProof/>
              <w:webHidden/>
            </w:rPr>
            <w:fldChar w:fldCharType="separate"/>
          </w:r>
          <w:ins w:id="305" w:author="SG" w:date="2024-09-18T17:06:00Z">
            <w:r>
              <w:rPr>
                <w:noProof/>
                <w:webHidden/>
              </w:rPr>
              <w:t>31</w:t>
            </w:r>
            <w:r>
              <w:rPr>
                <w:noProof/>
                <w:webHidden/>
              </w:rPr>
              <w:fldChar w:fldCharType="end"/>
            </w:r>
            <w:r w:rsidRPr="002860E3">
              <w:rPr>
                <w:rStyle w:val="Hyperlink"/>
                <w:noProof/>
              </w:rPr>
              <w:fldChar w:fldCharType="end"/>
            </w:r>
          </w:ins>
        </w:p>
        <w:p w14:paraId="78C4B4EE" w14:textId="77777777" w:rsidR="00FE568F" w:rsidRDefault="00FE568F">
          <w:pPr>
            <w:pStyle w:val="TOC3"/>
            <w:tabs>
              <w:tab w:val="right" w:leader="dot" w:pos="9350"/>
            </w:tabs>
            <w:rPr>
              <w:ins w:id="306" w:author="SG" w:date="2024-09-18T17:06:00Z"/>
              <w:rFonts w:eastAsiaTheme="minorEastAsia"/>
              <w:noProof/>
            </w:rPr>
          </w:pPr>
          <w:ins w:id="307"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"_Toc177571662"</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Implementacija pretrage</w:t>
            </w:r>
            <w:r>
              <w:rPr>
                <w:noProof/>
                <w:webHidden/>
              </w:rPr>
              <w:tab/>
            </w:r>
            <w:r>
              <w:rPr>
                <w:noProof/>
                <w:webHidden/>
              </w:rPr>
              <w:fldChar w:fldCharType="begin"/>
            </w:r>
            <w:r>
              <w:rPr>
                <w:noProof/>
                <w:webHidden/>
              </w:rPr>
              <w:instrText xml:space="preserve"> PAGEREF _Toc177571662 \h </w:instrText>
            </w:r>
          </w:ins>
          <w:r>
            <w:rPr>
              <w:noProof/>
              <w:webHidden/>
            </w:rPr>
          </w:r>
          <w:r>
            <w:rPr>
              <w:noProof/>
              <w:webHidden/>
            </w:rPr>
            <w:fldChar w:fldCharType="separate"/>
          </w:r>
          <w:ins w:id="308" w:author="SG" w:date="2024-09-18T17:06:00Z">
            <w:r>
              <w:rPr>
                <w:noProof/>
                <w:webHidden/>
              </w:rPr>
              <w:t>32</w:t>
            </w:r>
            <w:r>
              <w:rPr>
                <w:noProof/>
                <w:webHidden/>
              </w:rPr>
              <w:fldChar w:fldCharType="end"/>
            </w:r>
            <w:r w:rsidRPr="002860E3">
              <w:rPr>
                <w:rStyle w:val="Hyperlink"/>
                <w:noProof/>
              </w:rPr>
              <w:fldChar w:fldCharType="end"/>
            </w:r>
          </w:ins>
        </w:p>
        <w:p w14:paraId="2D5E164F" w14:textId="77777777" w:rsidR="00FE568F" w:rsidRDefault="00FE568F">
          <w:pPr>
            <w:pStyle w:val="TOC3"/>
            <w:tabs>
              <w:tab w:val="right" w:leader="dot" w:pos="9350"/>
            </w:tabs>
            <w:rPr>
              <w:ins w:id="309" w:author="SG" w:date="2024-09-18T17:06:00Z"/>
              <w:rFonts w:eastAsiaTheme="minorEastAsia"/>
              <w:noProof/>
            </w:rPr>
          </w:pPr>
          <w:ins w:id="310"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"_Toc177571663"</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Primeri korisničkog interfejsa</w:t>
            </w:r>
            <w:r>
              <w:rPr>
                <w:noProof/>
                <w:webHidden/>
              </w:rPr>
              <w:tab/>
            </w:r>
            <w:r>
              <w:rPr>
                <w:noProof/>
                <w:webHidden/>
              </w:rPr>
              <w:fldChar w:fldCharType="begin"/>
            </w:r>
            <w:r>
              <w:rPr>
                <w:noProof/>
                <w:webHidden/>
              </w:rPr>
              <w:instrText xml:space="preserve"> PAGEREF _Toc177571663 \h </w:instrText>
            </w:r>
          </w:ins>
          <w:r>
            <w:rPr>
              <w:noProof/>
              <w:webHidden/>
            </w:rPr>
          </w:r>
          <w:r>
            <w:rPr>
              <w:noProof/>
              <w:webHidden/>
            </w:rPr>
            <w:fldChar w:fldCharType="separate"/>
          </w:r>
          <w:ins w:id="311" w:author="SG" w:date="2024-09-18T17:06:00Z">
            <w:r>
              <w:rPr>
                <w:noProof/>
                <w:webHidden/>
              </w:rPr>
              <w:t>33</w:t>
            </w:r>
            <w:r>
              <w:rPr>
                <w:noProof/>
                <w:webHidden/>
              </w:rPr>
              <w:fldChar w:fldCharType="end"/>
            </w:r>
            <w:r w:rsidRPr="002860E3">
              <w:rPr>
                <w:rStyle w:val="Hyperlink"/>
                <w:noProof/>
              </w:rPr>
              <w:fldChar w:fldCharType="end"/>
            </w:r>
          </w:ins>
        </w:p>
        <w:p w14:paraId="0D8A9451" w14:textId="77777777" w:rsidR="00FE568F" w:rsidRDefault="00FE568F">
          <w:pPr>
            <w:pStyle w:val="TOC2"/>
            <w:tabs>
              <w:tab w:val="left" w:pos="880"/>
              <w:tab w:val="right" w:leader="dot" w:pos="9350"/>
            </w:tabs>
            <w:rPr>
              <w:ins w:id="312" w:author="SG" w:date="2024-09-18T17:06:00Z"/>
              <w:rFonts w:eastAsiaTheme="minorEastAsia"/>
              <w:noProof/>
            </w:rPr>
          </w:pPr>
          <w:ins w:id="313" w:author="SG" w:date="2024-09-18T17:06:00Z">
            <w:r w:rsidRPr="002860E3">
              <w:rPr>
                <w:rStyle w:val="Hyperlink"/>
                <w:noProof/>
              </w:rPr>
              <w:lastRenderedPageBreak/>
              <w:fldChar w:fldCharType="begin"/>
            </w:r>
            <w:r w:rsidRPr="002860E3">
              <w:rPr>
                <w:rStyle w:val="Hyperlink"/>
                <w:noProof/>
              </w:rPr>
              <w:instrText xml:space="preserve"> </w:instrText>
            </w:r>
            <w:r>
              <w:rPr>
                <w:noProof/>
              </w:rPr>
              <w:instrText>HYPERLINK \l "_Toc177571664"</w:instrText>
            </w:r>
            <w:r w:rsidRPr="002860E3">
              <w:rPr>
                <w:rStyle w:val="Hyperlink"/>
                <w:noProof/>
              </w:rPr>
              <w:instrText xml:space="preserve"> </w:instrText>
            </w:r>
            <w:r w:rsidRPr="002860E3">
              <w:rPr>
                <w:rStyle w:val="Hyperlink"/>
                <w:noProof/>
              </w:rPr>
              <w:fldChar w:fldCharType="separate"/>
            </w:r>
            <w:r w:rsidRPr="002860E3">
              <w:rPr>
                <w:rStyle w:val="Hyperlink"/>
                <w:noProof/>
              </w:rPr>
              <w:t>5.3</w:t>
            </w:r>
            <w:r>
              <w:rPr>
                <w:rFonts w:eastAsiaTheme="minorEastAsia"/>
                <w:noProof/>
              </w:rPr>
              <w:tab/>
            </w:r>
            <w:r w:rsidRPr="002860E3">
              <w:rPr>
                <w:rStyle w:val="Hyperlink"/>
                <w:noProof/>
              </w:rPr>
              <w:t>Izazovi u realizaciji</w:t>
            </w:r>
            <w:r>
              <w:rPr>
                <w:noProof/>
                <w:webHidden/>
              </w:rPr>
              <w:tab/>
            </w:r>
            <w:r>
              <w:rPr>
                <w:noProof/>
                <w:webHidden/>
              </w:rPr>
              <w:fldChar w:fldCharType="begin"/>
            </w:r>
            <w:r>
              <w:rPr>
                <w:noProof/>
                <w:webHidden/>
              </w:rPr>
              <w:instrText xml:space="preserve"> PAGEREF _Toc177571664 \h </w:instrText>
            </w:r>
          </w:ins>
          <w:r>
            <w:rPr>
              <w:noProof/>
              <w:webHidden/>
            </w:rPr>
          </w:r>
          <w:r>
            <w:rPr>
              <w:noProof/>
              <w:webHidden/>
            </w:rPr>
            <w:fldChar w:fldCharType="separate"/>
          </w:r>
          <w:ins w:id="314" w:author="SG" w:date="2024-09-18T17:06:00Z">
            <w:r>
              <w:rPr>
                <w:noProof/>
                <w:webHidden/>
              </w:rPr>
              <w:t>36</w:t>
            </w:r>
            <w:r>
              <w:rPr>
                <w:noProof/>
                <w:webHidden/>
              </w:rPr>
              <w:fldChar w:fldCharType="end"/>
            </w:r>
            <w:r w:rsidRPr="002860E3">
              <w:rPr>
                <w:rStyle w:val="Hyperlink"/>
                <w:noProof/>
              </w:rPr>
              <w:fldChar w:fldCharType="end"/>
            </w:r>
          </w:ins>
        </w:p>
        <w:p w14:paraId="1868A312" w14:textId="77777777" w:rsidR="00FE568F" w:rsidRDefault="00FE568F">
          <w:pPr>
            <w:pStyle w:val="TOC2"/>
            <w:tabs>
              <w:tab w:val="left" w:pos="880"/>
              <w:tab w:val="right" w:leader="dot" w:pos="9350"/>
            </w:tabs>
            <w:rPr>
              <w:ins w:id="315" w:author="SG" w:date="2024-09-18T17:06:00Z"/>
              <w:rFonts w:eastAsiaTheme="minorEastAsia"/>
              <w:noProof/>
            </w:rPr>
          </w:pPr>
          <w:ins w:id="316"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"_Toc177571665"</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5.4</w:t>
            </w:r>
            <w:r>
              <w:rPr>
                <w:rFonts w:eastAsiaTheme="minorEastAsia"/>
                <w:noProof/>
              </w:rPr>
              <w:tab/>
            </w:r>
            <w:r w:rsidRPr="002860E3">
              <w:rPr>
                <w:rStyle w:val="Hyperlink"/>
                <w:noProof/>
                <w:lang w:val="sr-Latn-RS"/>
              </w:rPr>
              <w:t>Potencijalna unapređenja</w:t>
            </w:r>
            <w:r>
              <w:rPr>
                <w:noProof/>
                <w:webHidden/>
              </w:rPr>
              <w:tab/>
            </w:r>
            <w:r>
              <w:rPr>
                <w:noProof/>
                <w:webHidden/>
              </w:rPr>
              <w:fldChar w:fldCharType="begin"/>
            </w:r>
            <w:r>
              <w:rPr>
                <w:noProof/>
                <w:webHidden/>
              </w:rPr>
              <w:instrText xml:space="preserve"> PAGEREF _Toc177571665 \h </w:instrText>
            </w:r>
          </w:ins>
          <w:r>
            <w:rPr>
              <w:noProof/>
              <w:webHidden/>
            </w:rPr>
          </w:r>
          <w:r>
            <w:rPr>
              <w:noProof/>
              <w:webHidden/>
            </w:rPr>
            <w:fldChar w:fldCharType="separate"/>
          </w:r>
          <w:ins w:id="317" w:author="SG" w:date="2024-09-18T17:06:00Z">
            <w:r>
              <w:rPr>
                <w:noProof/>
                <w:webHidden/>
              </w:rPr>
              <w:t>37</w:t>
            </w:r>
            <w:r>
              <w:rPr>
                <w:noProof/>
                <w:webHidden/>
              </w:rPr>
              <w:fldChar w:fldCharType="end"/>
            </w:r>
            <w:r w:rsidRPr="002860E3">
              <w:rPr>
                <w:rStyle w:val="Hyperlink"/>
                <w:noProof/>
              </w:rPr>
              <w:fldChar w:fldCharType="end"/>
            </w:r>
          </w:ins>
        </w:p>
        <w:p w14:paraId="0144B37F" w14:textId="77777777" w:rsidR="00FE568F" w:rsidRDefault="00FE568F">
          <w:pPr>
            <w:pStyle w:val="TOC1"/>
            <w:tabs>
              <w:tab w:val="left" w:pos="440"/>
              <w:tab w:val="right" w:leader="dot" w:pos="9350"/>
            </w:tabs>
            <w:rPr>
              <w:ins w:id="318" w:author="SG" w:date="2024-09-18T17:06:00Z"/>
              <w:rFonts w:eastAsiaTheme="minorEastAsia"/>
              <w:noProof/>
            </w:rPr>
          </w:pPr>
          <w:ins w:id="319"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"_Toc177571666"</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6.</w:t>
            </w:r>
            <w:r>
              <w:rPr>
                <w:rFonts w:eastAsiaTheme="minorEastAsia"/>
                <w:noProof/>
              </w:rPr>
              <w:tab/>
            </w:r>
            <w:r w:rsidRPr="002860E3">
              <w:rPr>
                <w:rStyle w:val="Hyperlink"/>
                <w:noProof/>
                <w:lang w:val="sr-Latn-RS"/>
              </w:rPr>
              <w:t>Zaključak</w:t>
            </w:r>
            <w:r>
              <w:rPr>
                <w:noProof/>
                <w:webHidden/>
              </w:rPr>
              <w:tab/>
            </w:r>
            <w:r>
              <w:rPr>
                <w:noProof/>
                <w:webHidden/>
              </w:rPr>
              <w:fldChar w:fldCharType="begin"/>
            </w:r>
            <w:r>
              <w:rPr>
                <w:noProof/>
                <w:webHidden/>
              </w:rPr>
              <w:instrText xml:space="preserve"> PAGEREF _Toc177571666 \h </w:instrText>
            </w:r>
          </w:ins>
          <w:r>
            <w:rPr>
              <w:noProof/>
              <w:webHidden/>
            </w:rPr>
          </w:r>
          <w:r>
            <w:rPr>
              <w:noProof/>
              <w:webHidden/>
            </w:rPr>
            <w:fldChar w:fldCharType="separate"/>
          </w:r>
          <w:ins w:id="320" w:author="SG" w:date="2024-09-18T17:06:00Z">
            <w:r>
              <w:rPr>
                <w:noProof/>
                <w:webHidden/>
              </w:rPr>
              <w:t>38</w:t>
            </w:r>
            <w:r>
              <w:rPr>
                <w:noProof/>
                <w:webHidden/>
              </w:rPr>
              <w:fldChar w:fldCharType="end"/>
            </w:r>
            <w:r w:rsidRPr="002860E3">
              <w:rPr>
                <w:rStyle w:val="Hyperlink"/>
                <w:noProof/>
              </w:rPr>
              <w:fldChar w:fldCharType="end"/>
            </w:r>
          </w:ins>
        </w:p>
        <w:p w14:paraId="43A6CD54" w14:textId="77777777" w:rsidR="00FE568F" w:rsidRDefault="00FE568F">
          <w:pPr>
            <w:pStyle w:val="TOC1"/>
            <w:tabs>
              <w:tab w:val="right" w:leader="dot" w:pos="9350"/>
            </w:tabs>
            <w:rPr>
              <w:ins w:id="321" w:author="SG" w:date="2024-09-18T17:06:00Z"/>
              <w:rFonts w:eastAsiaTheme="minorEastAsia"/>
              <w:noProof/>
            </w:rPr>
          </w:pPr>
          <w:ins w:id="322"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"_Toc177571667"</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Literatura</w:t>
            </w:r>
            <w:r>
              <w:rPr>
                <w:noProof/>
                <w:webHidden/>
              </w:rPr>
              <w:tab/>
            </w:r>
            <w:r>
              <w:rPr>
                <w:noProof/>
                <w:webHidden/>
              </w:rPr>
              <w:fldChar w:fldCharType="begin"/>
            </w:r>
            <w:r>
              <w:rPr>
                <w:noProof/>
                <w:webHidden/>
              </w:rPr>
              <w:instrText xml:space="preserve"> PAGEREF _Toc177571667 \h </w:instrText>
            </w:r>
          </w:ins>
          <w:r>
            <w:rPr>
              <w:noProof/>
              <w:webHidden/>
            </w:rPr>
          </w:r>
          <w:r>
            <w:rPr>
              <w:noProof/>
              <w:webHidden/>
            </w:rPr>
            <w:fldChar w:fldCharType="separate"/>
          </w:r>
          <w:ins w:id="323" w:author="SG" w:date="2024-09-18T17:06:00Z">
            <w:r>
              <w:rPr>
                <w:noProof/>
                <w:webHidden/>
              </w:rPr>
              <w:t>39</w:t>
            </w:r>
            <w:r>
              <w:rPr>
                <w:noProof/>
                <w:webHidden/>
              </w:rPr>
              <w:fldChar w:fldCharType="end"/>
            </w:r>
            <w:r w:rsidRPr="002860E3">
              <w:rPr>
                <w:rStyle w:val="Hyperlink"/>
                <w:noProof/>
              </w:rPr>
              <w:fldChar w:fldCharType="end"/>
            </w:r>
          </w:ins>
        </w:p>
        <w:p w14:paraId="711FE036" w14:textId="77777777" w:rsidR="00FE568F" w:rsidRDefault="00FE568F">
          <w:pPr>
            <w:pStyle w:val="TOC1"/>
            <w:tabs>
              <w:tab w:val="right" w:leader="dot" w:pos="9350"/>
            </w:tabs>
            <w:rPr>
              <w:ins w:id="324" w:author="SG" w:date="2024-09-18T17:06:00Z"/>
              <w:rFonts w:eastAsiaTheme="minorEastAsia"/>
              <w:noProof/>
            </w:rPr>
          </w:pPr>
          <w:ins w:id="325" w:author="SG" w:date="2024-09-18T17:06:00Z">
            <w:r w:rsidRPr="002860E3">
              <w:rPr>
                <w:rStyle w:val="Hyperlink"/>
                <w:noProof/>
              </w:rPr>
              <w:fldChar w:fldCharType="begin"/>
            </w:r>
            <w:r w:rsidRPr="002860E3">
              <w:rPr>
                <w:rStyle w:val="Hyperlink"/>
                <w:noProof/>
              </w:rPr>
              <w:instrText xml:space="preserve"> </w:instrText>
            </w:r>
            <w:r>
              <w:rPr>
                <w:noProof/>
              </w:rPr>
              <w:instrText>HYPERLINK \l "_Toc177571668"</w:instrText>
            </w:r>
            <w:r w:rsidRPr="002860E3">
              <w:rPr>
                <w:rStyle w:val="Hyperlink"/>
                <w:noProof/>
              </w:rPr>
              <w:instrText xml:space="preserve"> </w:instrText>
            </w:r>
            <w:r w:rsidRPr="002860E3">
              <w:rPr>
                <w:rStyle w:val="Hyperlink"/>
                <w:noProof/>
              </w:rPr>
              <w:fldChar w:fldCharType="separate"/>
            </w:r>
            <w:r w:rsidRPr="002860E3">
              <w:rPr>
                <w:rStyle w:val="Hyperlink"/>
                <w:noProof/>
                <w:lang w:val="sr-Latn-RS"/>
              </w:rPr>
              <w:t>Podaci o kandidatu</w:t>
            </w:r>
            <w:r>
              <w:rPr>
                <w:noProof/>
                <w:webHidden/>
              </w:rPr>
              <w:tab/>
            </w:r>
            <w:r>
              <w:rPr>
                <w:noProof/>
                <w:webHidden/>
              </w:rPr>
              <w:fldChar w:fldCharType="begin"/>
            </w:r>
            <w:r>
              <w:rPr>
                <w:noProof/>
                <w:webHidden/>
              </w:rPr>
              <w:instrText xml:space="preserve"> PAGEREF _Toc177571668 \h </w:instrText>
            </w:r>
          </w:ins>
          <w:r>
            <w:rPr>
              <w:noProof/>
              <w:webHidden/>
            </w:rPr>
          </w:r>
          <w:r>
            <w:rPr>
              <w:noProof/>
              <w:webHidden/>
            </w:rPr>
            <w:fldChar w:fldCharType="separate"/>
          </w:r>
          <w:ins w:id="326" w:author="SG" w:date="2024-09-18T17:06:00Z">
            <w:r>
              <w:rPr>
                <w:noProof/>
                <w:webHidden/>
              </w:rPr>
              <w:t>42</w:t>
            </w:r>
            <w:r>
              <w:rPr>
                <w:noProof/>
                <w:webHidden/>
              </w:rPr>
              <w:fldChar w:fldCharType="end"/>
            </w:r>
            <w:r w:rsidRPr="002860E3">
              <w:rPr>
                <w:rStyle w:val="Hyperlink"/>
                <w:noProof/>
              </w:rPr>
              <w:fldChar w:fldCharType="end"/>
            </w:r>
          </w:ins>
        </w:p>
        <w:p w14:paraId="15F525DB" w14:textId="77777777" w:rsidR="00363978" w:rsidDel="00FE568F" w:rsidRDefault="00363978">
          <w:pPr>
            <w:pStyle w:val="TOC1"/>
            <w:tabs>
              <w:tab w:val="left" w:pos="440"/>
              <w:tab w:val="right" w:leader="dot" w:pos="9350"/>
            </w:tabs>
            <w:rPr>
              <w:del w:id="327" w:author="SG" w:date="2024-09-18T17:06:00Z"/>
              <w:rFonts w:eastAsiaTheme="minorEastAsia"/>
              <w:noProof/>
            </w:rPr>
          </w:pPr>
          <w:del w:id="328" w:author="SG" w:date="2024-09-18T17:06:00Z">
            <w:r w:rsidRPr="00FE568F" w:rsidDel="00FE568F">
              <w:rPr>
                <w:rPrChange w:id="329" w:author="SG" w:date="2024-09-18T17:06:00Z">
                  <w:rPr>
                    <w:rStyle w:val="Hyperlink"/>
                    <w:noProof/>
                    <w:lang w:val="sr-Latn-RS"/>
                  </w:rPr>
                </w:rPrChange>
              </w:rPr>
              <w:delText>1.</w:delText>
            </w:r>
            <w:r w:rsidDel="00FE568F">
              <w:rPr>
                <w:rFonts w:eastAsiaTheme="minorEastAsia"/>
                <w:noProof/>
              </w:rPr>
              <w:tab/>
            </w:r>
            <w:r w:rsidRPr="00FE568F" w:rsidDel="00FE568F">
              <w:rPr>
                <w:rPrChange w:id="330" w:author="SG" w:date="2024-09-18T17:06:00Z">
                  <w:rPr>
                    <w:rStyle w:val="Hyperlink"/>
                    <w:noProof/>
                    <w:lang w:val="sr-Latn-RS"/>
                  </w:rPr>
                </w:rPrChange>
              </w:rPr>
              <w:delText>Uvod</w:delText>
            </w:r>
            <w:r w:rsidDel="00FE568F">
              <w:rPr>
                <w:noProof/>
                <w:webHidden/>
              </w:rPr>
              <w:tab/>
              <w:delText>8</w:delText>
            </w:r>
          </w:del>
        </w:p>
        <w:p w14:paraId="78BA095D" w14:textId="77777777" w:rsidR="00363978" w:rsidDel="00FE568F" w:rsidRDefault="00363978">
          <w:pPr>
            <w:pStyle w:val="TOC2"/>
            <w:tabs>
              <w:tab w:val="left" w:pos="880"/>
              <w:tab w:val="right" w:leader="dot" w:pos="9350"/>
            </w:tabs>
            <w:rPr>
              <w:del w:id="331" w:author="SG" w:date="2024-09-18T17:06:00Z"/>
              <w:rFonts w:eastAsiaTheme="minorEastAsia"/>
              <w:noProof/>
            </w:rPr>
          </w:pPr>
          <w:del w:id="332" w:author="SG" w:date="2024-09-18T17:06:00Z">
            <w:r w:rsidRPr="00FE568F" w:rsidDel="00FE568F">
              <w:rPr>
                <w:rPrChange w:id="333" w:author="SG" w:date="2024-09-18T17:06:00Z">
                  <w:rPr>
                    <w:rStyle w:val="Hyperlink"/>
                    <w:noProof/>
                    <w:lang w:val="sr-Latn-RS"/>
                  </w:rPr>
                </w:rPrChange>
              </w:rPr>
              <w:delText>1.1</w:delText>
            </w:r>
            <w:r w:rsidDel="00FE568F">
              <w:rPr>
                <w:rFonts w:eastAsiaTheme="minorEastAsia"/>
                <w:noProof/>
              </w:rPr>
              <w:tab/>
            </w:r>
            <w:r w:rsidRPr="00FE568F" w:rsidDel="00FE568F">
              <w:rPr>
                <w:rPrChange w:id="334" w:author="SG" w:date="2024-09-18T17:06:00Z">
                  <w:rPr>
                    <w:rStyle w:val="Hyperlink"/>
                    <w:noProof/>
                    <w:lang w:val="sr-Latn-RS"/>
                  </w:rPr>
                </w:rPrChange>
              </w:rPr>
              <w:delText>Šta pisati u uvodu?</w:delText>
            </w:r>
            <w:r w:rsidDel="00FE568F">
              <w:rPr>
                <w:noProof/>
                <w:webHidden/>
              </w:rPr>
              <w:tab/>
              <w:delText>8</w:delText>
            </w:r>
          </w:del>
        </w:p>
        <w:p w14:paraId="14062794" w14:textId="77777777" w:rsidR="00363978" w:rsidDel="00FE568F" w:rsidRDefault="00363978">
          <w:pPr>
            <w:pStyle w:val="TOC1"/>
            <w:tabs>
              <w:tab w:val="left" w:pos="440"/>
              <w:tab w:val="right" w:leader="dot" w:pos="9350"/>
            </w:tabs>
            <w:rPr>
              <w:del w:id="335" w:author="SG" w:date="2024-09-18T17:06:00Z"/>
              <w:rFonts w:eastAsiaTheme="minorEastAsia"/>
              <w:noProof/>
            </w:rPr>
          </w:pPr>
          <w:del w:id="336" w:author="SG" w:date="2024-09-18T17:06:00Z">
            <w:r w:rsidRPr="00FE568F" w:rsidDel="00FE568F">
              <w:rPr>
                <w:rPrChange w:id="337" w:author="SG" w:date="2024-09-18T17:06:00Z">
                  <w:rPr>
                    <w:rStyle w:val="Hyperlink"/>
                    <w:noProof/>
                    <w:lang w:val="sr-Latn-RS"/>
                  </w:rPr>
                </w:rPrChange>
              </w:rPr>
              <w:delText>2.</w:delText>
            </w:r>
            <w:r w:rsidDel="00FE568F">
              <w:rPr>
                <w:rFonts w:eastAsiaTheme="minorEastAsia"/>
                <w:noProof/>
              </w:rPr>
              <w:tab/>
            </w:r>
            <w:r w:rsidRPr="00FE568F" w:rsidDel="00FE568F">
              <w:rPr>
                <w:rPrChange w:id="338" w:author="SG" w:date="2024-09-18T17:06:00Z">
                  <w:rPr>
                    <w:rStyle w:val="Hyperlink"/>
                    <w:noProof/>
                    <w:lang w:val="sr-Latn-RS"/>
                  </w:rPr>
                </w:rPrChange>
              </w:rPr>
              <w:delText>Istorijat</w:delText>
            </w:r>
            <w:r w:rsidDel="00FE568F">
              <w:rPr>
                <w:noProof/>
                <w:webHidden/>
              </w:rPr>
              <w:tab/>
              <w:delText>9</w:delText>
            </w:r>
          </w:del>
        </w:p>
        <w:p w14:paraId="4B2916BB" w14:textId="77777777" w:rsidR="00363978" w:rsidDel="00FE568F" w:rsidRDefault="00363978">
          <w:pPr>
            <w:pStyle w:val="TOC1"/>
            <w:tabs>
              <w:tab w:val="left" w:pos="440"/>
              <w:tab w:val="right" w:leader="dot" w:pos="9350"/>
            </w:tabs>
            <w:rPr>
              <w:del w:id="339" w:author="SG" w:date="2024-09-18T17:06:00Z"/>
              <w:rFonts w:eastAsiaTheme="minorEastAsia"/>
              <w:noProof/>
            </w:rPr>
          </w:pPr>
          <w:del w:id="340" w:author="SG" w:date="2024-09-18T17:06:00Z">
            <w:r w:rsidRPr="00FE568F" w:rsidDel="00FE568F">
              <w:rPr>
                <w:rPrChange w:id="341" w:author="SG" w:date="2024-09-18T17:06:00Z">
                  <w:rPr>
                    <w:rStyle w:val="Hyperlink"/>
                    <w:noProof/>
                    <w:lang w:val="sr-Latn-RS"/>
                  </w:rPr>
                </w:rPrChange>
              </w:rPr>
              <w:delText>3.</w:delText>
            </w:r>
            <w:r w:rsidDel="00FE568F">
              <w:rPr>
                <w:rFonts w:eastAsiaTheme="minorEastAsia"/>
                <w:noProof/>
              </w:rPr>
              <w:tab/>
            </w:r>
            <w:r w:rsidRPr="00FE568F" w:rsidDel="00FE568F">
              <w:rPr>
                <w:rPrChange w:id="342" w:author="SG" w:date="2024-09-18T17:06:00Z">
                  <w:rPr>
                    <w:rStyle w:val="Hyperlink"/>
                    <w:noProof/>
                    <w:lang w:val="sr-Latn-RS"/>
                  </w:rPr>
                </w:rPrChange>
              </w:rPr>
              <w:delText>Značaj i primena</w:delText>
            </w:r>
            <w:r w:rsidDel="00FE568F">
              <w:rPr>
                <w:noProof/>
                <w:webHidden/>
              </w:rPr>
              <w:tab/>
              <w:delText>12</w:delText>
            </w:r>
          </w:del>
        </w:p>
        <w:p w14:paraId="0259E618" w14:textId="77777777" w:rsidR="00363978" w:rsidDel="00FE568F" w:rsidRDefault="00363978">
          <w:pPr>
            <w:pStyle w:val="TOC2"/>
            <w:tabs>
              <w:tab w:val="left" w:pos="880"/>
              <w:tab w:val="right" w:leader="dot" w:pos="9350"/>
            </w:tabs>
            <w:rPr>
              <w:del w:id="343" w:author="SG" w:date="2024-09-18T17:06:00Z"/>
              <w:rFonts w:eastAsiaTheme="minorEastAsia"/>
              <w:noProof/>
            </w:rPr>
          </w:pPr>
          <w:del w:id="344" w:author="SG" w:date="2024-09-18T17:06:00Z">
            <w:r w:rsidRPr="00FE568F" w:rsidDel="00FE568F">
              <w:rPr>
                <w:rPrChange w:id="345" w:author="SG" w:date="2024-09-18T17:06:00Z">
                  <w:rPr>
                    <w:rStyle w:val="Hyperlink"/>
                    <w:noProof/>
                    <w:lang w:val="sr-Latn-RS"/>
                  </w:rPr>
                </w:rPrChange>
              </w:rPr>
              <w:delText>3.1</w:delText>
            </w:r>
            <w:r w:rsidDel="00FE568F">
              <w:rPr>
                <w:rFonts w:eastAsiaTheme="minorEastAsia"/>
                <w:noProof/>
              </w:rPr>
              <w:tab/>
            </w:r>
            <w:r w:rsidRPr="00FE568F" w:rsidDel="00FE568F">
              <w:rPr>
                <w:rPrChange w:id="346" w:author="SG" w:date="2024-09-18T17:06:00Z">
                  <w:rPr>
                    <w:rStyle w:val="Hyperlink"/>
                    <w:noProof/>
                    <w:lang w:val="sr-Latn-RS"/>
                  </w:rPr>
                </w:rPrChange>
              </w:rPr>
              <w:delText>Postojeća rešenja</w:delText>
            </w:r>
            <w:r w:rsidDel="00FE568F">
              <w:rPr>
                <w:noProof/>
                <w:webHidden/>
              </w:rPr>
              <w:tab/>
              <w:delText>13</w:delText>
            </w:r>
          </w:del>
        </w:p>
        <w:p w14:paraId="4DDCD83F" w14:textId="77777777" w:rsidR="00363978" w:rsidDel="00FE568F" w:rsidRDefault="00363978">
          <w:pPr>
            <w:pStyle w:val="TOC3"/>
            <w:tabs>
              <w:tab w:val="right" w:leader="dot" w:pos="9350"/>
            </w:tabs>
            <w:rPr>
              <w:del w:id="347" w:author="SG" w:date="2024-09-18T17:06:00Z"/>
              <w:rFonts w:eastAsiaTheme="minorEastAsia"/>
              <w:noProof/>
            </w:rPr>
          </w:pPr>
          <w:del w:id="348" w:author="SG" w:date="2024-09-18T17:06:00Z">
            <w:r w:rsidRPr="00FE568F" w:rsidDel="00FE568F">
              <w:rPr>
                <w:rPrChange w:id="349" w:author="SG" w:date="2024-09-18T17:06:00Z">
                  <w:rPr>
                    <w:rStyle w:val="Hyperlink"/>
                    <w:i/>
                    <w:noProof/>
                    <w:lang w:val="sr-Latn-RS"/>
                  </w:rPr>
                </w:rPrChange>
              </w:rPr>
              <w:delText>Stack Exchange i Stack Overflow</w:delText>
            </w:r>
            <w:r w:rsidDel="00FE568F">
              <w:rPr>
                <w:noProof/>
                <w:webHidden/>
              </w:rPr>
              <w:tab/>
              <w:delText>13</w:delText>
            </w:r>
          </w:del>
        </w:p>
        <w:p w14:paraId="2C60C534" w14:textId="77777777" w:rsidR="00363978" w:rsidDel="00FE568F" w:rsidRDefault="00363978">
          <w:pPr>
            <w:pStyle w:val="TOC3"/>
            <w:tabs>
              <w:tab w:val="right" w:leader="dot" w:pos="9350"/>
            </w:tabs>
            <w:rPr>
              <w:del w:id="350" w:author="SG" w:date="2024-09-18T17:06:00Z"/>
              <w:rFonts w:eastAsiaTheme="minorEastAsia"/>
              <w:noProof/>
            </w:rPr>
          </w:pPr>
          <w:del w:id="351" w:author="SG" w:date="2024-09-18T17:06:00Z">
            <w:r w:rsidRPr="00FE568F" w:rsidDel="00FE568F">
              <w:rPr>
                <w:rPrChange w:id="352" w:author="SG" w:date="2024-09-18T17:06:00Z">
                  <w:rPr>
                    <w:rStyle w:val="Hyperlink"/>
                    <w:i/>
                    <w:noProof/>
                    <w:lang w:val="sr-Latn-RS"/>
                  </w:rPr>
                </w:rPrChange>
              </w:rPr>
              <w:delText>Discuss The Elastic Stack</w:delText>
            </w:r>
            <w:r w:rsidDel="00FE568F">
              <w:rPr>
                <w:noProof/>
                <w:webHidden/>
              </w:rPr>
              <w:tab/>
              <w:delText>13</w:delText>
            </w:r>
          </w:del>
        </w:p>
        <w:p w14:paraId="177A1DFB" w14:textId="77777777" w:rsidR="00363978" w:rsidDel="00FE568F" w:rsidRDefault="00363978">
          <w:pPr>
            <w:pStyle w:val="TOC3"/>
            <w:tabs>
              <w:tab w:val="right" w:leader="dot" w:pos="9350"/>
            </w:tabs>
            <w:rPr>
              <w:del w:id="353" w:author="SG" w:date="2024-09-18T17:06:00Z"/>
              <w:rFonts w:eastAsiaTheme="minorEastAsia"/>
              <w:noProof/>
            </w:rPr>
          </w:pPr>
          <w:del w:id="354" w:author="SG" w:date="2024-09-18T17:06:00Z">
            <w:r w:rsidRPr="00FE568F" w:rsidDel="00FE568F">
              <w:rPr>
                <w:rPrChange w:id="355" w:author="SG" w:date="2024-09-18T17:06:00Z">
                  <w:rPr>
                    <w:rStyle w:val="Hyperlink"/>
                    <w:i/>
                    <w:noProof/>
                    <w:lang w:val="sr-Latn-RS"/>
                  </w:rPr>
                </w:rPrChange>
              </w:rPr>
              <w:delText>GitHub community</w:delText>
            </w:r>
            <w:r w:rsidDel="00FE568F">
              <w:rPr>
                <w:noProof/>
                <w:webHidden/>
              </w:rPr>
              <w:tab/>
              <w:delText>13</w:delText>
            </w:r>
          </w:del>
        </w:p>
        <w:p w14:paraId="42DCE19A" w14:textId="77777777" w:rsidR="00363978" w:rsidDel="00FE568F" w:rsidRDefault="00363978">
          <w:pPr>
            <w:pStyle w:val="TOC3"/>
            <w:tabs>
              <w:tab w:val="right" w:leader="dot" w:pos="9350"/>
            </w:tabs>
            <w:rPr>
              <w:del w:id="356" w:author="SG" w:date="2024-09-18T17:06:00Z"/>
              <w:rFonts w:eastAsiaTheme="minorEastAsia"/>
              <w:noProof/>
            </w:rPr>
          </w:pPr>
          <w:del w:id="357" w:author="SG" w:date="2024-09-18T17:06:00Z">
            <w:r w:rsidRPr="00FE568F" w:rsidDel="00FE568F">
              <w:rPr>
                <w:rPrChange w:id="358" w:author="SG" w:date="2024-09-18T17:06:00Z">
                  <w:rPr>
                    <w:rStyle w:val="Hyperlink"/>
                    <w:noProof/>
                    <w:lang w:val="sr-Latn-RS"/>
                  </w:rPr>
                </w:rPrChange>
              </w:rPr>
              <w:delText>Ostalo</w:delText>
            </w:r>
            <w:r w:rsidDel="00FE568F">
              <w:rPr>
                <w:noProof/>
                <w:webHidden/>
              </w:rPr>
              <w:tab/>
              <w:delText>13</w:delText>
            </w:r>
          </w:del>
        </w:p>
        <w:p w14:paraId="2EC7AC5C" w14:textId="77777777" w:rsidR="00363978" w:rsidDel="00FE568F" w:rsidRDefault="00363978">
          <w:pPr>
            <w:pStyle w:val="TOC1"/>
            <w:tabs>
              <w:tab w:val="left" w:pos="440"/>
              <w:tab w:val="right" w:leader="dot" w:pos="9350"/>
            </w:tabs>
            <w:rPr>
              <w:del w:id="359" w:author="SG" w:date="2024-09-18T17:06:00Z"/>
              <w:rFonts w:eastAsiaTheme="minorEastAsia"/>
              <w:noProof/>
            </w:rPr>
          </w:pPr>
          <w:del w:id="360" w:author="SG" w:date="2024-09-18T17:06:00Z">
            <w:r w:rsidRPr="00FE568F" w:rsidDel="00FE568F">
              <w:rPr>
                <w:rPrChange w:id="361" w:author="SG" w:date="2024-09-18T17:06:00Z">
                  <w:rPr>
                    <w:rStyle w:val="Hyperlink"/>
                    <w:noProof/>
                    <w:lang w:val="sr-Latn-RS"/>
                  </w:rPr>
                </w:rPrChange>
              </w:rPr>
              <w:delText>4.</w:delText>
            </w:r>
            <w:r w:rsidDel="00FE568F">
              <w:rPr>
                <w:rFonts w:eastAsiaTheme="minorEastAsia"/>
                <w:noProof/>
              </w:rPr>
              <w:tab/>
            </w:r>
            <w:r w:rsidRPr="00FE568F" w:rsidDel="00FE568F">
              <w:rPr>
                <w:rPrChange w:id="362" w:author="SG" w:date="2024-09-18T17:06:00Z">
                  <w:rPr>
                    <w:rStyle w:val="Hyperlink"/>
                    <w:i/>
                    <w:noProof/>
                    <w:lang w:val="sr-Latn-RS"/>
                  </w:rPr>
                </w:rPrChange>
              </w:rPr>
              <w:delText>Elasticsearch mehanizam pretrage</w:delText>
            </w:r>
            <w:r w:rsidDel="00FE568F">
              <w:rPr>
                <w:noProof/>
                <w:webHidden/>
              </w:rPr>
              <w:tab/>
              <w:delText>14</w:delText>
            </w:r>
          </w:del>
        </w:p>
        <w:p w14:paraId="3D2C0FFA" w14:textId="77777777" w:rsidR="00363978" w:rsidDel="00FE568F" w:rsidRDefault="00363978">
          <w:pPr>
            <w:pStyle w:val="TOC2"/>
            <w:tabs>
              <w:tab w:val="left" w:pos="880"/>
              <w:tab w:val="right" w:leader="dot" w:pos="9350"/>
            </w:tabs>
            <w:rPr>
              <w:del w:id="363" w:author="SG" w:date="2024-09-18T17:06:00Z"/>
              <w:rFonts w:eastAsiaTheme="minorEastAsia"/>
              <w:noProof/>
            </w:rPr>
          </w:pPr>
          <w:del w:id="364" w:author="SG" w:date="2024-09-18T17:06:00Z">
            <w:r w:rsidRPr="00FE568F" w:rsidDel="00FE568F">
              <w:rPr>
                <w:rPrChange w:id="365" w:author="SG" w:date="2024-09-18T17:06:00Z">
                  <w:rPr>
                    <w:rStyle w:val="Hyperlink"/>
                    <w:noProof/>
                    <w:lang w:val="sr-Latn-RS"/>
                  </w:rPr>
                </w:rPrChange>
              </w:rPr>
              <w:delText>4.1</w:delText>
            </w:r>
            <w:r w:rsidDel="00FE568F">
              <w:rPr>
                <w:rFonts w:eastAsiaTheme="minorEastAsia"/>
                <w:noProof/>
              </w:rPr>
              <w:tab/>
            </w:r>
            <w:r w:rsidRPr="00FE568F" w:rsidDel="00FE568F">
              <w:rPr>
                <w:rPrChange w:id="366" w:author="SG" w:date="2024-09-18T17:06:00Z">
                  <w:rPr>
                    <w:rStyle w:val="Hyperlink"/>
                    <w:noProof/>
                    <w:lang w:val="sr-Latn-RS"/>
                  </w:rPr>
                </w:rPrChange>
              </w:rPr>
              <w:delText>Šta je Elasticsearch mehanizam pretrage i kako je nastao?</w:delText>
            </w:r>
            <w:r w:rsidDel="00FE568F">
              <w:rPr>
                <w:noProof/>
                <w:webHidden/>
              </w:rPr>
              <w:tab/>
              <w:delText>14</w:delText>
            </w:r>
          </w:del>
        </w:p>
        <w:p w14:paraId="5E6DB965" w14:textId="77777777" w:rsidR="00363978" w:rsidDel="00FE568F" w:rsidRDefault="00363978">
          <w:pPr>
            <w:pStyle w:val="TOC2"/>
            <w:tabs>
              <w:tab w:val="left" w:pos="880"/>
              <w:tab w:val="right" w:leader="dot" w:pos="9350"/>
            </w:tabs>
            <w:rPr>
              <w:del w:id="367" w:author="SG" w:date="2024-09-18T17:06:00Z"/>
              <w:rFonts w:eastAsiaTheme="minorEastAsia"/>
              <w:noProof/>
            </w:rPr>
          </w:pPr>
          <w:del w:id="368" w:author="SG" w:date="2024-09-18T17:06:00Z">
            <w:r w:rsidRPr="00FE568F" w:rsidDel="00FE568F">
              <w:rPr>
                <w:rPrChange w:id="369" w:author="SG" w:date="2024-09-18T17:06:00Z">
                  <w:rPr>
                    <w:rStyle w:val="Hyperlink"/>
                    <w:noProof/>
                    <w:lang w:val="sr-Latn-RS"/>
                  </w:rPr>
                </w:rPrChange>
              </w:rPr>
              <w:delText>4.2</w:delText>
            </w:r>
            <w:r w:rsidDel="00FE568F">
              <w:rPr>
                <w:rFonts w:eastAsiaTheme="minorEastAsia"/>
                <w:noProof/>
              </w:rPr>
              <w:tab/>
            </w:r>
            <w:r w:rsidRPr="00FE568F" w:rsidDel="00FE568F">
              <w:rPr>
                <w:rPrChange w:id="370" w:author="SG" w:date="2024-09-18T17:06:00Z">
                  <w:rPr>
                    <w:rStyle w:val="Hyperlink"/>
                    <w:noProof/>
                    <w:lang w:val="sr-Latn-RS"/>
                  </w:rPr>
                </w:rPrChange>
              </w:rPr>
              <w:delText>Struktura Elasticsearch mehanizma pretrage</w:delText>
            </w:r>
            <w:r w:rsidDel="00FE568F">
              <w:rPr>
                <w:noProof/>
                <w:webHidden/>
              </w:rPr>
              <w:tab/>
              <w:delText>14</w:delText>
            </w:r>
          </w:del>
        </w:p>
        <w:p w14:paraId="326E2DC9" w14:textId="77777777" w:rsidR="00363978" w:rsidDel="00FE568F" w:rsidRDefault="00363978">
          <w:pPr>
            <w:pStyle w:val="TOC3"/>
            <w:tabs>
              <w:tab w:val="right" w:leader="dot" w:pos="9350"/>
            </w:tabs>
            <w:rPr>
              <w:del w:id="371" w:author="SG" w:date="2024-09-18T17:06:00Z"/>
              <w:rFonts w:eastAsiaTheme="minorEastAsia"/>
              <w:noProof/>
            </w:rPr>
          </w:pPr>
          <w:del w:id="372" w:author="SG" w:date="2024-09-18T17:06:00Z">
            <w:r w:rsidRPr="00FE568F" w:rsidDel="00FE568F">
              <w:rPr>
                <w:rPrChange w:id="373" w:author="SG" w:date="2024-09-18T17:06:00Z">
                  <w:rPr>
                    <w:rStyle w:val="Hyperlink"/>
                    <w:i/>
                    <w:noProof/>
                    <w:lang w:val="sr-Latn-RS"/>
                  </w:rPr>
                </w:rPrChange>
              </w:rPr>
              <w:delText>Index</w:delText>
            </w:r>
            <w:r w:rsidDel="00FE568F">
              <w:rPr>
                <w:noProof/>
                <w:webHidden/>
              </w:rPr>
              <w:tab/>
              <w:delText>14</w:delText>
            </w:r>
          </w:del>
        </w:p>
        <w:p w14:paraId="47DF468B" w14:textId="77777777" w:rsidR="00363978" w:rsidDel="00FE568F" w:rsidRDefault="00363978">
          <w:pPr>
            <w:pStyle w:val="TOC3"/>
            <w:tabs>
              <w:tab w:val="right" w:leader="dot" w:pos="9350"/>
            </w:tabs>
            <w:rPr>
              <w:del w:id="374" w:author="SG" w:date="2024-09-18T17:06:00Z"/>
              <w:rFonts w:eastAsiaTheme="minorEastAsia"/>
              <w:noProof/>
            </w:rPr>
          </w:pPr>
          <w:del w:id="375" w:author="SG" w:date="2024-09-18T17:06:00Z">
            <w:r w:rsidRPr="00FE568F" w:rsidDel="00FE568F">
              <w:rPr>
                <w:rPrChange w:id="376" w:author="SG" w:date="2024-09-18T17:06:00Z">
                  <w:rPr>
                    <w:rStyle w:val="Hyperlink"/>
                    <w:i/>
                    <w:noProof/>
                  </w:rPr>
                </w:rPrChange>
              </w:rPr>
              <w:delText>Shard</w:delText>
            </w:r>
            <w:r w:rsidDel="00FE568F">
              <w:rPr>
                <w:noProof/>
                <w:webHidden/>
              </w:rPr>
              <w:tab/>
              <w:delText>15</w:delText>
            </w:r>
          </w:del>
        </w:p>
        <w:p w14:paraId="5BA22A1F" w14:textId="77777777" w:rsidR="00363978" w:rsidDel="00FE568F" w:rsidRDefault="00363978">
          <w:pPr>
            <w:pStyle w:val="TOC3"/>
            <w:tabs>
              <w:tab w:val="right" w:leader="dot" w:pos="9350"/>
            </w:tabs>
            <w:rPr>
              <w:del w:id="377" w:author="SG" w:date="2024-09-18T17:06:00Z"/>
              <w:rFonts w:eastAsiaTheme="minorEastAsia"/>
              <w:noProof/>
            </w:rPr>
          </w:pPr>
          <w:del w:id="378" w:author="SG" w:date="2024-09-18T17:06:00Z">
            <w:r w:rsidRPr="00FE568F" w:rsidDel="00FE568F">
              <w:rPr>
                <w:rPrChange w:id="379" w:author="SG" w:date="2024-09-18T17:06:00Z">
                  <w:rPr>
                    <w:rStyle w:val="Hyperlink"/>
                    <w:i/>
                    <w:noProof/>
                    <w:lang w:val="sr-Latn-RS"/>
                  </w:rPr>
                </w:rPrChange>
              </w:rPr>
              <w:delText>Segment</w:delText>
            </w:r>
            <w:r w:rsidDel="00FE568F">
              <w:rPr>
                <w:noProof/>
                <w:webHidden/>
              </w:rPr>
              <w:tab/>
              <w:delText>17</w:delText>
            </w:r>
          </w:del>
        </w:p>
        <w:p w14:paraId="7736C91D" w14:textId="77777777" w:rsidR="00363978" w:rsidDel="00FE568F" w:rsidRDefault="00363978">
          <w:pPr>
            <w:pStyle w:val="TOC3"/>
            <w:tabs>
              <w:tab w:val="right" w:leader="dot" w:pos="9350"/>
            </w:tabs>
            <w:rPr>
              <w:del w:id="380" w:author="SG" w:date="2024-09-18T17:06:00Z"/>
              <w:rFonts w:eastAsiaTheme="minorEastAsia"/>
              <w:noProof/>
            </w:rPr>
          </w:pPr>
          <w:del w:id="381" w:author="SG" w:date="2024-09-18T17:06:00Z">
            <w:r w:rsidRPr="00FE568F" w:rsidDel="00FE568F">
              <w:rPr>
                <w:rPrChange w:id="382" w:author="SG" w:date="2024-09-18T17:06:00Z">
                  <w:rPr>
                    <w:rStyle w:val="Hyperlink"/>
                    <w:i/>
                    <w:noProof/>
                  </w:rPr>
                </w:rPrChange>
              </w:rPr>
              <w:delText>Cluster i node</w:delText>
            </w:r>
            <w:r w:rsidDel="00FE568F">
              <w:rPr>
                <w:noProof/>
                <w:webHidden/>
              </w:rPr>
              <w:tab/>
              <w:delText>17</w:delText>
            </w:r>
          </w:del>
        </w:p>
        <w:p w14:paraId="0BCE6648" w14:textId="77777777" w:rsidR="00363978" w:rsidDel="00FE568F" w:rsidRDefault="00363978">
          <w:pPr>
            <w:pStyle w:val="TOC3"/>
            <w:tabs>
              <w:tab w:val="right" w:leader="dot" w:pos="9350"/>
            </w:tabs>
            <w:rPr>
              <w:del w:id="383" w:author="SG" w:date="2024-09-18T17:06:00Z"/>
              <w:rFonts w:eastAsiaTheme="minorEastAsia"/>
              <w:noProof/>
            </w:rPr>
          </w:pPr>
          <w:del w:id="384" w:author="SG" w:date="2024-09-18T17:06:00Z">
            <w:r w:rsidRPr="00FE568F" w:rsidDel="00FE568F">
              <w:rPr>
                <w:rPrChange w:id="385" w:author="SG" w:date="2024-09-18T17:06:00Z">
                  <w:rPr>
                    <w:rStyle w:val="Hyperlink"/>
                    <w:i/>
                    <w:noProof/>
                  </w:rPr>
                </w:rPrChange>
              </w:rPr>
              <w:delText>Index template i data mapping</w:delText>
            </w:r>
            <w:r w:rsidDel="00FE568F">
              <w:rPr>
                <w:noProof/>
                <w:webHidden/>
              </w:rPr>
              <w:tab/>
              <w:delText>18</w:delText>
            </w:r>
          </w:del>
        </w:p>
        <w:p w14:paraId="08369EAB" w14:textId="77777777" w:rsidR="00363978" w:rsidDel="00FE568F" w:rsidRDefault="00363978">
          <w:pPr>
            <w:pStyle w:val="TOC3"/>
            <w:tabs>
              <w:tab w:val="right" w:leader="dot" w:pos="9350"/>
            </w:tabs>
            <w:rPr>
              <w:del w:id="386" w:author="SG" w:date="2024-09-18T17:06:00Z"/>
              <w:rFonts w:eastAsiaTheme="minorEastAsia"/>
              <w:noProof/>
            </w:rPr>
          </w:pPr>
          <w:del w:id="387" w:author="SG" w:date="2024-09-18T17:06:00Z">
            <w:r w:rsidRPr="00FE568F" w:rsidDel="00FE568F">
              <w:rPr>
                <w:rPrChange w:id="388" w:author="SG" w:date="2024-09-18T17:06:00Z">
                  <w:rPr>
                    <w:rStyle w:val="Hyperlink"/>
                    <w:i/>
                    <w:noProof/>
                  </w:rPr>
                </w:rPrChange>
              </w:rPr>
              <w:delText>Alias</w:delText>
            </w:r>
            <w:r w:rsidDel="00FE568F">
              <w:rPr>
                <w:noProof/>
                <w:webHidden/>
              </w:rPr>
              <w:tab/>
              <w:delText>19</w:delText>
            </w:r>
          </w:del>
        </w:p>
        <w:p w14:paraId="3271B6AD" w14:textId="77777777" w:rsidR="00363978" w:rsidDel="00FE568F" w:rsidRDefault="00363978">
          <w:pPr>
            <w:pStyle w:val="TOC2"/>
            <w:tabs>
              <w:tab w:val="left" w:pos="880"/>
              <w:tab w:val="right" w:leader="dot" w:pos="9350"/>
            </w:tabs>
            <w:rPr>
              <w:del w:id="389" w:author="SG" w:date="2024-09-18T17:06:00Z"/>
              <w:rFonts w:eastAsiaTheme="minorEastAsia"/>
              <w:noProof/>
            </w:rPr>
          </w:pPr>
          <w:del w:id="390" w:author="SG" w:date="2024-09-18T17:06:00Z">
            <w:r w:rsidRPr="00FE568F" w:rsidDel="00FE568F">
              <w:rPr>
                <w:rPrChange w:id="391" w:author="SG" w:date="2024-09-18T17:06:00Z">
                  <w:rPr>
                    <w:rStyle w:val="Hyperlink"/>
                    <w:noProof/>
                    <w:lang w:val="sr-Latn-RS"/>
                  </w:rPr>
                </w:rPrChange>
              </w:rPr>
              <w:delText>4.3</w:delText>
            </w:r>
            <w:r w:rsidDel="00FE568F">
              <w:rPr>
                <w:rFonts w:eastAsiaTheme="minorEastAsia"/>
                <w:noProof/>
              </w:rPr>
              <w:tab/>
            </w:r>
            <w:r w:rsidRPr="00FE568F" w:rsidDel="00FE568F">
              <w:rPr>
                <w:rPrChange w:id="392" w:author="SG" w:date="2024-09-18T17:06:00Z">
                  <w:rPr>
                    <w:rStyle w:val="Hyperlink"/>
                    <w:noProof/>
                    <w:lang w:val="sr-Latn-RS"/>
                  </w:rPr>
                </w:rPrChange>
              </w:rPr>
              <w:delText>Način rada Elasticsearch mehanizma pretrage</w:delText>
            </w:r>
            <w:r w:rsidDel="00FE568F">
              <w:rPr>
                <w:noProof/>
                <w:webHidden/>
              </w:rPr>
              <w:tab/>
              <w:delText>19</w:delText>
            </w:r>
          </w:del>
        </w:p>
        <w:p w14:paraId="4F79D94C" w14:textId="77777777" w:rsidR="00363978" w:rsidDel="00FE568F" w:rsidRDefault="00363978">
          <w:pPr>
            <w:pStyle w:val="TOC3"/>
            <w:tabs>
              <w:tab w:val="right" w:leader="dot" w:pos="9350"/>
            </w:tabs>
            <w:rPr>
              <w:del w:id="393" w:author="SG" w:date="2024-09-18T17:06:00Z"/>
              <w:rFonts w:eastAsiaTheme="minorEastAsia"/>
              <w:noProof/>
            </w:rPr>
          </w:pPr>
          <w:del w:id="394" w:author="SG" w:date="2024-09-18T17:06:00Z">
            <w:r w:rsidRPr="00FE568F" w:rsidDel="00FE568F">
              <w:rPr>
                <w:rPrChange w:id="395" w:author="SG" w:date="2024-09-18T17:06:00Z">
                  <w:rPr>
                    <w:rStyle w:val="Hyperlink"/>
                    <w:i/>
                    <w:noProof/>
                  </w:rPr>
                </w:rPrChange>
              </w:rPr>
              <w:delText>Text analysis</w:delText>
            </w:r>
            <w:r w:rsidDel="00FE568F">
              <w:rPr>
                <w:noProof/>
                <w:webHidden/>
              </w:rPr>
              <w:tab/>
              <w:delText>21</w:delText>
            </w:r>
          </w:del>
        </w:p>
        <w:p w14:paraId="10921945" w14:textId="77777777" w:rsidR="00363978" w:rsidDel="00FE568F" w:rsidRDefault="00363978">
          <w:pPr>
            <w:pStyle w:val="TOC3"/>
            <w:tabs>
              <w:tab w:val="right" w:leader="dot" w:pos="9350"/>
            </w:tabs>
            <w:rPr>
              <w:del w:id="396" w:author="SG" w:date="2024-09-18T17:06:00Z"/>
              <w:rFonts w:eastAsiaTheme="minorEastAsia"/>
              <w:noProof/>
            </w:rPr>
          </w:pPr>
          <w:del w:id="397" w:author="SG" w:date="2024-09-18T17:06:00Z">
            <w:r w:rsidRPr="00FE568F" w:rsidDel="00FE568F">
              <w:rPr>
                <w:rPrChange w:id="398" w:author="SG" w:date="2024-09-18T17:06:00Z">
                  <w:rPr>
                    <w:rStyle w:val="Hyperlink"/>
                    <w:i/>
                    <w:noProof/>
                  </w:rPr>
                </w:rPrChange>
              </w:rPr>
              <w:delText>Stemming</w:delText>
            </w:r>
            <w:r w:rsidDel="00FE568F">
              <w:rPr>
                <w:noProof/>
                <w:webHidden/>
              </w:rPr>
              <w:tab/>
              <w:delText>22</w:delText>
            </w:r>
          </w:del>
        </w:p>
        <w:p w14:paraId="4FE02BAE" w14:textId="77777777" w:rsidR="00363978" w:rsidDel="00FE568F" w:rsidRDefault="00363978">
          <w:pPr>
            <w:pStyle w:val="TOC3"/>
            <w:tabs>
              <w:tab w:val="right" w:leader="dot" w:pos="9350"/>
            </w:tabs>
            <w:rPr>
              <w:del w:id="399" w:author="SG" w:date="2024-09-18T17:06:00Z"/>
              <w:rFonts w:eastAsiaTheme="minorEastAsia"/>
              <w:noProof/>
            </w:rPr>
          </w:pPr>
          <w:del w:id="400" w:author="SG" w:date="2024-09-18T17:06:00Z">
            <w:r w:rsidRPr="00FE568F" w:rsidDel="00FE568F">
              <w:rPr>
                <w:rPrChange w:id="401" w:author="SG" w:date="2024-09-18T17:06:00Z">
                  <w:rPr>
                    <w:rStyle w:val="Hyperlink"/>
                    <w:i/>
                    <w:noProof/>
                    <w:lang w:val="sr-Latn-RS"/>
                  </w:rPr>
                </w:rPrChange>
              </w:rPr>
              <w:delText>Stop words</w:delText>
            </w:r>
            <w:r w:rsidDel="00FE568F">
              <w:rPr>
                <w:noProof/>
                <w:webHidden/>
              </w:rPr>
              <w:tab/>
              <w:delText>23</w:delText>
            </w:r>
          </w:del>
        </w:p>
        <w:p w14:paraId="65F89437" w14:textId="77777777" w:rsidR="00363978" w:rsidDel="00FE568F" w:rsidRDefault="00363978">
          <w:pPr>
            <w:pStyle w:val="TOC3"/>
            <w:tabs>
              <w:tab w:val="right" w:leader="dot" w:pos="9350"/>
            </w:tabs>
            <w:rPr>
              <w:del w:id="402" w:author="SG" w:date="2024-09-18T17:06:00Z"/>
              <w:rFonts w:eastAsiaTheme="minorEastAsia"/>
              <w:noProof/>
            </w:rPr>
          </w:pPr>
          <w:del w:id="403" w:author="SG" w:date="2024-09-18T17:06:00Z">
            <w:r w:rsidRPr="00FE568F" w:rsidDel="00FE568F">
              <w:rPr>
                <w:rPrChange w:id="404" w:author="SG" w:date="2024-09-18T17:06:00Z">
                  <w:rPr>
                    <w:rStyle w:val="Hyperlink"/>
                    <w:i/>
                    <w:noProof/>
                  </w:rPr>
                </w:rPrChange>
              </w:rPr>
              <w:delText>Synonyms</w:delText>
            </w:r>
            <w:r w:rsidDel="00FE568F">
              <w:rPr>
                <w:noProof/>
                <w:webHidden/>
              </w:rPr>
              <w:tab/>
              <w:delText>23</w:delText>
            </w:r>
          </w:del>
        </w:p>
        <w:p w14:paraId="0C5AF24D" w14:textId="77777777" w:rsidR="00363978" w:rsidDel="00FE568F" w:rsidRDefault="00363978">
          <w:pPr>
            <w:pStyle w:val="TOC3"/>
            <w:tabs>
              <w:tab w:val="right" w:leader="dot" w:pos="9350"/>
            </w:tabs>
            <w:rPr>
              <w:del w:id="405" w:author="SG" w:date="2024-09-18T17:06:00Z"/>
              <w:rFonts w:eastAsiaTheme="minorEastAsia"/>
              <w:noProof/>
            </w:rPr>
          </w:pPr>
          <w:del w:id="406" w:author="SG" w:date="2024-09-18T17:06:00Z">
            <w:r w:rsidRPr="00FE568F" w:rsidDel="00FE568F">
              <w:rPr>
                <w:rPrChange w:id="407" w:author="SG" w:date="2024-09-18T17:06:00Z">
                  <w:rPr>
                    <w:rStyle w:val="Hyperlink"/>
                    <w:i/>
                    <w:noProof/>
                  </w:rPr>
                </w:rPrChange>
              </w:rPr>
              <w:delText>Scoring mehanizam</w:delText>
            </w:r>
            <w:r w:rsidDel="00FE568F">
              <w:rPr>
                <w:noProof/>
                <w:webHidden/>
              </w:rPr>
              <w:tab/>
              <w:delText>23</w:delText>
            </w:r>
          </w:del>
        </w:p>
        <w:p w14:paraId="180E322A" w14:textId="77777777" w:rsidR="00363978" w:rsidDel="00FE568F" w:rsidRDefault="00363978">
          <w:pPr>
            <w:pStyle w:val="TOC3"/>
            <w:tabs>
              <w:tab w:val="right" w:leader="dot" w:pos="9350"/>
            </w:tabs>
            <w:rPr>
              <w:del w:id="408" w:author="SG" w:date="2024-09-18T17:06:00Z"/>
              <w:rFonts w:eastAsiaTheme="minorEastAsia"/>
              <w:noProof/>
            </w:rPr>
          </w:pPr>
          <w:del w:id="409" w:author="SG" w:date="2024-09-18T17:06:00Z">
            <w:r w:rsidRPr="00FE568F" w:rsidDel="00FE568F">
              <w:rPr>
                <w:rPrChange w:id="410" w:author="SG" w:date="2024-09-18T17:06:00Z">
                  <w:rPr>
                    <w:rStyle w:val="Hyperlink"/>
                    <w:i/>
                    <w:noProof/>
                  </w:rPr>
                </w:rPrChange>
              </w:rPr>
              <w:delText>Fuzzy search</w:delText>
            </w:r>
            <w:r w:rsidDel="00FE568F">
              <w:rPr>
                <w:noProof/>
                <w:webHidden/>
              </w:rPr>
              <w:tab/>
              <w:delText>25</w:delText>
            </w:r>
          </w:del>
        </w:p>
        <w:p w14:paraId="73A745F4" w14:textId="77777777" w:rsidR="00363978" w:rsidDel="00FE568F" w:rsidRDefault="00363978">
          <w:pPr>
            <w:pStyle w:val="TOC1"/>
            <w:tabs>
              <w:tab w:val="left" w:pos="440"/>
              <w:tab w:val="right" w:leader="dot" w:pos="9350"/>
            </w:tabs>
            <w:rPr>
              <w:del w:id="411" w:author="SG" w:date="2024-09-18T17:06:00Z"/>
              <w:rFonts w:eastAsiaTheme="minorEastAsia"/>
              <w:noProof/>
            </w:rPr>
          </w:pPr>
          <w:del w:id="412" w:author="SG" w:date="2024-09-18T17:06:00Z">
            <w:r w:rsidRPr="00FE568F" w:rsidDel="00FE568F">
              <w:rPr>
                <w:rPrChange w:id="413" w:author="SG" w:date="2024-09-18T17:06:00Z">
                  <w:rPr>
                    <w:rStyle w:val="Hyperlink"/>
                    <w:i/>
                    <w:noProof/>
                    <w:lang w:val="sr-Latn-RS"/>
                  </w:rPr>
                </w:rPrChange>
              </w:rPr>
              <w:delText>5.</w:delText>
            </w:r>
            <w:r w:rsidDel="00FE568F">
              <w:rPr>
                <w:rFonts w:eastAsiaTheme="minorEastAsia"/>
                <w:noProof/>
              </w:rPr>
              <w:tab/>
            </w:r>
            <w:r w:rsidRPr="00FE568F" w:rsidDel="00FE568F">
              <w:rPr>
                <w:rPrChange w:id="414" w:author="SG" w:date="2024-09-18T17:06:00Z">
                  <w:rPr>
                    <w:rStyle w:val="Hyperlink"/>
                    <w:i/>
                    <w:noProof/>
                    <w:lang w:val="sr-Latn-RS"/>
                  </w:rPr>
                </w:rPrChange>
              </w:rPr>
              <w:delText>DebugIt</w:delText>
            </w:r>
            <w:r w:rsidDel="00FE568F">
              <w:rPr>
                <w:noProof/>
                <w:webHidden/>
              </w:rPr>
              <w:tab/>
              <w:delText>27</w:delText>
            </w:r>
          </w:del>
        </w:p>
        <w:p w14:paraId="73339387" w14:textId="77777777" w:rsidR="00363978" w:rsidDel="00FE568F" w:rsidRDefault="00363978">
          <w:pPr>
            <w:pStyle w:val="TOC2"/>
            <w:tabs>
              <w:tab w:val="left" w:pos="880"/>
              <w:tab w:val="right" w:leader="dot" w:pos="9350"/>
            </w:tabs>
            <w:rPr>
              <w:del w:id="415" w:author="SG" w:date="2024-09-18T17:06:00Z"/>
              <w:rFonts w:eastAsiaTheme="minorEastAsia"/>
              <w:noProof/>
            </w:rPr>
          </w:pPr>
          <w:del w:id="416" w:author="SG" w:date="2024-09-18T17:06:00Z">
            <w:r w:rsidRPr="00FE568F" w:rsidDel="00FE568F">
              <w:rPr>
                <w:rPrChange w:id="417" w:author="SG" w:date="2024-09-18T17:06:00Z">
                  <w:rPr>
                    <w:rStyle w:val="Hyperlink"/>
                    <w:noProof/>
                    <w:lang w:val="sr-Latn-RS"/>
                  </w:rPr>
                </w:rPrChange>
              </w:rPr>
              <w:delText>5.1</w:delText>
            </w:r>
            <w:r w:rsidDel="00FE568F">
              <w:rPr>
                <w:rFonts w:eastAsiaTheme="minorEastAsia"/>
                <w:noProof/>
              </w:rPr>
              <w:tab/>
            </w:r>
            <w:r w:rsidRPr="00FE568F" w:rsidDel="00FE568F">
              <w:rPr>
                <w:rPrChange w:id="418" w:author="SG" w:date="2024-09-18T17:06:00Z">
                  <w:rPr>
                    <w:rStyle w:val="Hyperlink"/>
                    <w:noProof/>
                    <w:lang w:val="sr-Latn-RS"/>
                  </w:rPr>
                </w:rPrChange>
              </w:rPr>
              <w:delText>Korišćene tehnologije</w:delText>
            </w:r>
            <w:r w:rsidDel="00FE568F">
              <w:rPr>
                <w:noProof/>
                <w:webHidden/>
              </w:rPr>
              <w:tab/>
              <w:delText>27</w:delText>
            </w:r>
          </w:del>
        </w:p>
        <w:p w14:paraId="1CAFA5D8" w14:textId="77777777" w:rsidR="00363978" w:rsidDel="00FE568F" w:rsidRDefault="00363978">
          <w:pPr>
            <w:pStyle w:val="TOC2"/>
            <w:tabs>
              <w:tab w:val="left" w:pos="880"/>
              <w:tab w:val="right" w:leader="dot" w:pos="9350"/>
            </w:tabs>
            <w:rPr>
              <w:del w:id="419" w:author="SG" w:date="2024-09-18T17:06:00Z"/>
              <w:rFonts w:eastAsiaTheme="minorEastAsia"/>
              <w:noProof/>
            </w:rPr>
          </w:pPr>
          <w:del w:id="420" w:author="SG" w:date="2024-09-18T17:06:00Z">
            <w:r w:rsidRPr="00FE568F" w:rsidDel="00FE568F">
              <w:rPr>
                <w:rPrChange w:id="421" w:author="SG" w:date="2024-09-18T17:06:00Z">
                  <w:rPr>
                    <w:rStyle w:val="Hyperlink"/>
                    <w:noProof/>
                    <w:lang w:val="sr-Latn-RS"/>
                  </w:rPr>
                </w:rPrChange>
              </w:rPr>
              <w:delText>5.2</w:delText>
            </w:r>
            <w:r w:rsidDel="00FE568F">
              <w:rPr>
                <w:rFonts w:eastAsiaTheme="minorEastAsia"/>
                <w:noProof/>
              </w:rPr>
              <w:tab/>
            </w:r>
            <w:r w:rsidRPr="00FE568F" w:rsidDel="00FE568F">
              <w:rPr>
                <w:rPrChange w:id="422" w:author="SG" w:date="2024-09-18T17:06:00Z">
                  <w:rPr>
                    <w:rStyle w:val="Hyperlink"/>
                    <w:noProof/>
                    <w:lang w:val="sr-Latn-RS"/>
                  </w:rPr>
                </w:rPrChange>
              </w:rPr>
              <w:delText>Detalji implementacije</w:delText>
            </w:r>
            <w:r w:rsidDel="00FE568F">
              <w:rPr>
                <w:noProof/>
                <w:webHidden/>
              </w:rPr>
              <w:tab/>
              <w:delText>27</w:delText>
            </w:r>
          </w:del>
        </w:p>
        <w:p w14:paraId="197A166E" w14:textId="77777777" w:rsidR="00363978" w:rsidDel="00FE568F" w:rsidRDefault="00363978">
          <w:pPr>
            <w:pStyle w:val="TOC3"/>
            <w:tabs>
              <w:tab w:val="right" w:leader="dot" w:pos="9350"/>
            </w:tabs>
            <w:rPr>
              <w:del w:id="423" w:author="SG" w:date="2024-09-18T17:06:00Z"/>
              <w:rFonts w:eastAsiaTheme="minorEastAsia"/>
              <w:noProof/>
            </w:rPr>
          </w:pPr>
          <w:del w:id="424" w:author="SG" w:date="2024-09-18T17:06:00Z">
            <w:r w:rsidRPr="00FE568F" w:rsidDel="00FE568F">
              <w:rPr>
                <w:rPrChange w:id="425" w:author="SG" w:date="2024-09-18T17:06:00Z">
                  <w:rPr>
                    <w:rStyle w:val="Hyperlink"/>
                    <w:noProof/>
                    <w:lang w:val="sr-Latn-RS"/>
                  </w:rPr>
                </w:rPrChange>
              </w:rPr>
              <w:delText>Konfiguracija Elasticsearch mehanizma i index komponenti</w:delText>
            </w:r>
            <w:r w:rsidDel="00FE568F">
              <w:rPr>
                <w:noProof/>
                <w:webHidden/>
              </w:rPr>
              <w:tab/>
              <w:delText>27</w:delText>
            </w:r>
          </w:del>
        </w:p>
        <w:p w14:paraId="7BBB2DF5" w14:textId="77777777" w:rsidR="00363978" w:rsidDel="00FE568F" w:rsidRDefault="00363978">
          <w:pPr>
            <w:pStyle w:val="TOC3"/>
            <w:tabs>
              <w:tab w:val="right" w:leader="dot" w:pos="9350"/>
            </w:tabs>
            <w:rPr>
              <w:del w:id="426" w:author="SG" w:date="2024-09-18T17:06:00Z"/>
              <w:rFonts w:eastAsiaTheme="minorEastAsia"/>
              <w:noProof/>
            </w:rPr>
          </w:pPr>
          <w:del w:id="427" w:author="SG" w:date="2024-09-18T17:06:00Z">
            <w:r w:rsidRPr="00FE568F" w:rsidDel="00FE568F">
              <w:rPr>
                <w:rPrChange w:id="428" w:author="SG" w:date="2024-09-18T17:06:00Z">
                  <w:rPr>
                    <w:rStyle w:val="Hyperlink"/>
                    <w:noProof/>
                    <w:lang w:val="sr-Latn-RS"/>
                  </w:rPr>
                </w:rPrChange>
              </w:rPr>
              <w:delText>Implementacija CRUD metoda</w:delText>
            </w:r>
            <w:r w:rsidDel="00FE568F">
              <w:rPr>
                <w:noProof/>
                <w:webHidden/>
              </w:rPr>
              <w:tab/>
              <w:delText>30</w:delText>
            </w:r>
          </w:del>
        </w:p>
        <w:p w14:paraId="56DF1274" w14:textId="77777777" w:rsidR="00363978" w:rsidDel="00FE568F" w:rsidRDefault="00363978">
          <w:pPr>
            <w:pStyle w:val="TOC3"/>
            <w:tabs>
              <w:tab w:val="right" w:leader="dot" w:pos="9350"/>
            </w:tabs>
            <w:rPr>
              <w:del w:id="429" w:author="SG" w:date="2024-09-18T17:06:00Z"/>
              <w:rFonts w:eastAsiaTheme="minorEastAsia"/>
              <w:noProof/>
            </w:rPr>
          </w:pPr>
          <w:del w:id="430" w:author="SG" w:date="2024-09-18T17:06:00Z">
            <w:r w:rsidRPr="00FE568F" w:rsidDel="00FE568F">
              <w:rPr>
                <w:rPrChange w:id="431" w:author="SG" w:date="2024-09-18T17:06:00Z">
                  <w:rPr>
                    <w:rStyle w:val="Hyperlink"/>
                    <w:noProof/>
                    <w:lang w:val="sr-Latn-RS"/>
                  </w:rPr>
                </w:rPrChange>
              </w:rPr>
              <w:delText>Implementacija pretrage</w:delText>
            </w:r>
            <w:r w:rsidDel="00FE568F">
              <w:rPr>
                <w:noProof/>
                <w:webHidden/>
              </w:rPr>
              <w:tab/>
              <w:delText>31</w:delText>
            </w:r>
          </w:del>
        </w:p>
        <w:p w14:paraId="46D3CF1F" w14:textId="77777777" w:rsidR="00363978" w:rsidDel="00FE568F" w:rsidRDefault="00363978">
          <w:pPr>
            <w:pStyle w:val="TOC3"/>
            <w:tabs>
              <w:tab w:val="right" w:leader="dot" w:pos="9350"/>
            </w:tabs>
            <w:rPr>
              <w:del w:id="432" w:author="SG" w:date="2024-09-18T17:06:00Z"/>
              <w:rFonts w:eastAsiaTheme="minorEastAsia"/>
              <w:noProof/>
            </w:rPr>
          </w:pPr>
          <w:del w:id="433" w:author="SG" w:date="2024-09-18T17:06:00Z">
            <w:r w:rsidRPr="00FE568F" w:rsidDel="00FE568F">
              <w:rPr>
                <w:rPrChange w:id="434" w:author="SG" w:date="2024-09-18T17:06:00Z">
                  <w:rPr>
                    <w:rStyle w:val="Hyperlink"/>
                    <w:noProof/>
                  </w:rPr>
                </w:rPrChange>
              </w:rPr>
              <w:delText>Primeri korisničkog interfejsa</w:delText>
            </w:r>
            <w:r w:rsidDel="00FE568F">
              <w:rPr>
                <w:noProof/>
                <w:webHidden/>
              </w:rPr>
              <w:tab/>
              <w:delText>32</w:delText>
            </w:r>
          </w:del>
        </w:p>
        <w:p w14:paraId="46BDB014" w14:textId="77777777" w:rsidR="00363978" w:rsidDel="00FE568F" w:rsidRDefault="00363978">
          <w:pPr>
            <w:pStyle w:val="TOC2"/>
            <w:tabs>
              <w:tab w:val="left" w:pos="880"/>
              <w:tab w:val="right" w:leader="dot" w:pos="9350"/>
            </w:tabs>
            <w:rPr>
              <w:del w:id="435" w:author="SG" w:date="2024-09-18T17:06:00Z"/>
              <w:rFonts w:eastAsiaTheme="minorEastAsia"/>
              <w:noProof/>
            </w:rPr>
          </w:pPr>
          <w:del w:id="436" w:author="SG" w:date="2024-09-18T17:06:00Z">
            <w:r w:rsidRPr="00FE568F" w:rsidDel="00FE568F">
              <w:rPr>
                <w:rPrChange w:id="437" w:author="SG" w:date="2024-09-18T17:06:00Z">
                  <w:rPr>
                    <w:rStyle w:val="Hyperlink"/>
                    <w:noProof/>
                  </w:rPr>
                </w:rPrChange>
              </w:rPr>
              <w:delText>5.3</w:delText>
            </w:r>
            <w:r w:rsidDel="00FE568F">
              <w:rPr>
                <w:rFonts w:eastAsiaTheme="minorEastAsia"/>
                <w:noProof/>
              </w:rPr>
              <w:tab/>
            </w:r>
            <w:r w:rsidRPr="00FE568F" w:rsidDel="00FE568F">
              <w:rPr>
                <w:rPrChange w:id="438" w:author="SG" w:date="2024-09-18T17:06:00Z">
                  <w:rPr>
                    <w:rStyle w:val="Hyperlink"/>
                    <w:noProof/>
                  </w:rPr>
                </w:rPrChange>
              </w:rPr>
              <w:delText>Izazovi u realizaciji</w:delText>
            </w:r>
            <w:r w:rsidDel="00FE568F">
              <w:rPr>
                <w:noProof/>
                <w:webHidden/>
              </w:rPr>
              <w:tab/>
              <w:delText>35</w:delText>
            </w:r>
          </w:del>
        </w:p>
        <w:p w14:paraId="7618C49B" w14:textId="77777777" w:rsidR="00363978" w:rsidDel="00FE568F" w:rsidRDefault="00363978">
          <w:pPr>
            <w:pStyle w:val="TOC2"/>
            <w:tabs>
              <w:tab w:val="left" w:pos="880"/>
              <w:tab w:val="right" w:leader="dot" w:pos="9350"/>
            </w:tabs>
            <w:rPr>
              <w:del w:id="439" w:author="SG" w:date="2024-09-18T17:06:00Z"/>
              <w:rFonts w:eastAsiaTheme="minorEastAsia"/>
              <w:noProof/>
            </w:rPr>
          </w:pPr>
          <w:del w:id="440" w:author="SG" w:date="2024-09-18T17:06:00Z">
            <w:r w:rsidRPr="00FE568F" w:rsidDel="00FE568F">
              <w:rPr>
                <w:rPrChange w:id="441" w:author="SG" w:date="2024-09-18T17:06:00Z">
                  <w:rPr>
                    <w:rStyle w:val="Hyperlink"/>
                    <w:noProof/>
                    <w:lang w:val="sr-Latn-RS"/>
                  </w:rPr>
                </w:rPrChange>
              </w:rPr>
              <w:delText>5.4</w:delText>
            </w:r>
            <w:r w:rsidDel="00FE568F">
              <w:rPr>
                <w:rFonts w:eastAsiaTheme="minorEastAsia"/>
                <w:noProof/>
              </w:rPr>
              <w:tab/>
            </w:r>
            <w:r w:rsidRPr="00FE568F" w:rsidDel="00FE568F">
              <w:rPr>
                <w:rPrChange w:id="442" w:author="SG" w:date="2024-09-18T17:06:00Z">
                  <w:rPr>
                    <w:rStyle w:val="Hyperlink"/>
                    <w:noProof/>
                    <w:lang w:val="sr-Latn-RS"/>
                  </w:rPr>
                </w:rPrChange>
              </w:rPr>
              <w:delText>Potencijalna unapređenja</w:delText>
            </w:r>
            <w:r w:rsidDel="00FE568F">
              <w:rPr>
                <w:noProof/>
                <w:webHidden/>
              </w:rPr>
              <w:tab/>
              <w:delText>36</w:delText>
            </w:r>
          </w:del>
        </w:p>
        <w:p w14:paraId="2F3B6A3E" w14:textId="77777777" w:rsidR="00363978" w:rsidDel="00FE568F" w:rsidRDefault="00363978">
          <w:pPr>
            <w:pStyle w:val="TOC1"/>
            <w:tabs>
              <w:tab w:val="left" w:pos="440"/>
              <w:tab w:val="right" w:leader="dot" w:pos="9350"/>
            </w:tabs>
            <w:rPr>
              <w:del w:id="443" w:author="SG" w:date="2024-09-18T17:06:00Z"/>
              <w:rFonts w:eastAsiaTheme="minorEastAsia"/>
              <w:noProof/>
            </w:rPr>
          </w:pPr>
          <w:del w:id="444" w:author="SG" w:date="2024-09-18T17:06:00Z">
            <w:r w:rsidRPr="00FE568F" w:rsidDel="00FE568F">
              <w:rPr>
                <w:rPrChange w:id="445" w:author="SG" w:date="2024-09-18T17:06:00Z">
                  <w:rPr>
                    <w:rStyle w:val="Hyperlink"/>
                    <w:noProof/>
                    <w:lang w:val="sr-Latn-RS"/>
                  </w:rPr>
                </w:rPrChange>
              </w:rPr>
              <w:delText>6.</w:delText>
            </w:r>
            <w:r w:rsidDel="00FE568F">
              <w:rPr>
                <w:rFonts w:eastAsiaTheme="minorEastAsia"/>
                <w:noProof/>
              </w:rPr>
              <w:tab/>
            </w:r>
            <w:r w:rsidRPr="00FE568F" w:rsidDel="00FE568F">
              <w:rPr>
                <w:rPrChange w:id="446" w:author="SG" w:date="2024-09-18T17:06:00Z">
                  <w:rPr>
                    <w:rStyle w:val="Hyperlink"/>
                    <w:noProof/>
                    <w:lang w:val="sr-Latn-RS"/>
                  </w:rPr>
                </w:rPrChange>
              </w:rPr>
              <w:delText>Zaključak</w:delText>
            </w:r>
            <w:r w:rsidDel="00FE568F">
              <w:rPr>
                <w:noProof/>
                <w:webHidden/>
              </w:rPr>
              <w:tab/>
              <w:delText>37</w:delText>
            </w:r>
          </w:del>
        </w:p>
        <w:p w14:paraId="156790C9" w14:textId="77777777" w:rsidR="00363978" w:rsidDel="00FE568F" w:rsidRDefault="00363978">
          <w:pPr>
            <w:pStyle w:val="TOC1"/>
            <w:tabs>
              <w:tab w:val="right" w:leader="dot" w:pos="9350"/>
            </w:tabs>
            <w:rPr>
              <w:del w:id="447" w:author="SG" w:date="2024-09-18T17:06:00Z"/>
              <w:rFonts w:eastAsiaTheme="minorEastAsia"/>
              <w:noProof/>
            </w:rPr>
          </w:pPr>
          <w:del w:id="448" w:author="SG" w:date="2024-09-18T17:06:00Z">
            <w:r w:rsidRPr="00FE568F" w:rsidDel="00FE568F">
              <w:rPr>
                <w:rPrChange w:id="449" w:author="SG" w:date="2024-09-18T17:06:00Z">
                  <w:rPr>
                    <w:rStyle w:val="Hyperlink"/>
                    <w:noProof/>
                    <w:lang w:val="sr-Latn-RS"/>
                  </w:rPr>
                </w:rPrChange>
              </w:rPr>
              <w:delText>Literatura</w:delText>
            </w:r>
            <w:r w:rsidDel="00FE568F">
              <w:rPr>
                <w:noProof/>
                <w:webHidden/>
              </w:rPr>
              <w:tab/>
              <w:delText>38</w:delText>
            </w:r>
          </w:del>
        </w:p>
        <w:p w14:paraId="412A34B4" w14:textId="77777777" w:rsidR="00363978" w:rsidDel="00FE568F" w:rsidRDefault="00363978">
          <w:pPr>
            <w:pStyle w:val="TOC1"/>
            <w:tabs>
              <w:tab w:val="right" w:leader="dot" w:pos="9350"/>
            </w:tabs>
            <w:rPr>
              <w:del w:id="450" w:author="SG" w:date="2024-09-18T17:06:00Z"/>
              <w:rFonts w:eastAsiaTheme="minorEastAsia"/>
              <w:noProof/>
            </w:rPr>
          </w:pPr>
          <w:del w:id="451" w:author="SG" w:date="2024-09-18T17:06:00Z">
            <w:r w:rsidRPr="00FE568F" w:rsidDel="00FE568F">
              <w:rPr>
                <w:rPrChange w:id="452" w:author="SG" w:date="2024-09-18T17:06:00Z">
                  <w:rPr>
                    <w:rStyle w:val="Hyperlink"/>
                    <w:noProof/>
                    <w:lang w:val="sr-Latn-RS"/>
                  </w:rPr>
                </w:rPrChange>
              </w:rPr>
              <w:delText>Dodatak A</w:delText>
            </w:r>
            <w:r w:rsidDel="00FE568F">
              <w:rPr>
                <w:noProof/>
                <w:webHidden/>
              </w:rPr>
              <w:tab/>
              <w:delText>41</w:delText>
            </w:r>
          </w:del>
        </w:p>
        <w:p w14:paraId="0B34B463" w14:textId="77777777" w:rsidR="00363978" w:rsidDel="00FE568F" w:rsidRDefault="00363978">
          <w:pPr>
            <w:pStyle w:val="TOC1"/>
            <w:tabs>
              <w:tab w:val="right" w:leader="dot" w:pos="9350"/>
            </w:tabs>
            <w:rPr>
              <w:del w:id="453" w:author="SG" w:date="2024-09-18T17:06:00Z"/>
              <w:rFonts w:eastAsiaTheme="minorEastAsia"/>
              <w:noProof/>
            </w:rPr>
          </w:pPr>
          <w:del w:id="454" w:author="SG" w:date="2024-09-18T17:06:00Z">
            <w:r w:rsidRPr="00FE568F" w:rsidDel="00FE568F">
              <w:rPr>
                <w:rPrChange w:id="455" w:author="SG" w:date="2024-09-18T17:06:00Z">
                  <w:rPr>
                    <w:rStyle w:val="Hyperlink"/>
                    <w:noProof/>
                    <w:lang w:val="sr-Latn-RS"/>
                  </w:rPr>
                </w:rPrChange>
              </w:rPr>
              <w:delText>Dodatak B</w:delText>
            </w:r>
            <w:r w:rsidDel="00FE568F">
              <w:rPr>
                <w:noProof/>
                <w:webHidden/>
              </w:rPr>
              <w:tab/>
              <w:delText>42</w:delText>
            </w:r>
          </w:del>
        </w:p>
        <w:p w14:paraId="7FF8E904" w14:textId="77777777" w:rsidR="00363978" w:rsidDel="00FE568F" w:rsidRDefault="00363978">
          <w:pPr>
            <w:pStyle w:val="TOC1"/>
            <w:tabs>
              <w:tab w:val="right" w:leader="dot" w:pos="9350"/>
            </w:tabs>
            <w:rPr>
              <w:del w:id="456" w:author="SG" w:date="2024-09-18T17:06:00Z"/>
              <w:rFonts w:eastAsiaTheme="minorEastAsia"/>
              <w:noProof/>
            </w:rPr>
          </w:pPr>
          <w:del w:id="457" w:author="SG" w:date="2024-09-18T17:06:00Z">
            <w:r w:rsidRPr="00FE568F" w:rsidDel="00FE568F">
              <w:rPr>
                <w:rPrChange w:id="458" w:author="SG" w:date="2024-09-18T17:06:00Z">
                  <w:rPr>
                    <w:rStyle w:val="Hyperlink"/>
                    <w:noProof/>
                    <w:lang w:val="sr-Latn-RS"/>
                  </w:rPr>
                </w:rPrChange>
              </w:rPr>
              <w:delText>Podaci o kandidatu</w:delText>
            </w:r>
            <w:r w:rsidDel="00FE568F">
              <w:rPr>
                <w:noProof/>
                <w:webHidden/>
              </w:rPr>
              <w:tab/>
              <w:delText>43</w:delText>
            </w:r>
          </w:del>
        </w:p>
        <w:p w14:paraId="0B10415B" w14:textId="6EE974F8" w:rsidR="00FE568F" w:rsidRDefault="00FF17E2">
          <w:pPr>
            <w:rPr>
              <w:ins w:id="459" w:author="SG" w:date="2024-09-18T17:07:00Z"/>
              <w:bCs/>
              <w:lang w:val="sr-Latn-RS"/>
            </w:rPr>
          </w:pPr>
          <w:r w:rsidRPr="0037213B">
            <w:rPr>
              <w:b/>
              <w:bCs/>
              <w:lang w:val="sr-Latn-RS"/>
            </w:rPr>
            <w:fldChar w:fldCharType="end"/>
          </w:r>
        </w:p>
      </w:sdtContent>
    </w:sdt>
    <w:p w14:paraId="6CD184FD" w14:textId="77777777" w:rsidR="00FE568F" w:rsidRPr="00FE35C2" w:rsidRDefault="00FE568F">
      <w:pPr>
        <w:rPr>
          <w:ins w:id="460" w:author="SG" w:date="2024-09-18T17:07:00Z"/>
          <w:lang w:val="sr-Latn-RS"/>
        </w:rPr>
      </w:pPr>
    </w:p>
    <w:p w14:paraId="23DC8BE8" w14:textId="77777777" w:rsidR="00FE568F" w:rsidRPr="00E4205F" w:rsidRDefault="00FE568F">
      <w:pPr>
        <w:rPr>
          <w:ins w:id="461" w:author="SG" w:date="2024-09-18T17:07:00Z"/>
          <w:lang w:val="sr-Latn-RS"/>
        </w:rPr>
      </w:pPr>
    </w:p>
    <w:p w14:paraId="383052C2" w14:textId="77777777" w:rsidR="00FE568F" w:rsidRPr="00D576B0" w:rsidRDefault="00FE568F">
      <w:pPr>
        <w:rPr>
          <w:ins w:id="462" w:author="SG" w:date="2024-09-18T17:07:00Z"/>
          <w:lang w:val="sr-Latn-RS"/>
        </w:rPr>
      </w:pPr>
    </w:p>
    <w:p w14:paraId="2C03E585" w14:textId="77777777" w:rsidR="00FE568F" w:rsidRPr="00D576B0" w:rsidRDefault="00FE568F">
      <w:pPr>
        <w:rPr>
          <w:ins w:id="463" w:author="SG" w:date="2024-09-18T17:07:00Z"/>
          <w:lang w:val="sr-Latn-RS"/>
        </w:rPr>
      </w:pPr>
    </w:p>
    <w:p w14:paraId="1C1EF87A" w14:textId="77777777" w:rsidR="00FE568F" w:rsidRPr="00FE568F" w:rsidRDefault="00FE568F">
      <w:pPr>
        <w:rPr>
          <w:ins w:id="464" w:author="SG" w:date="2024-09-18T17:07:00Z"/>
          <w:lang w:val="sr-Latn-RS"/>
          <w:rPrChange w:id="465" w:author="SG" w:date="2024-09-18T17:07:00Z">
            <w:rPr>
              <w:ins w:id="466" w:author="SG" w:date="2024-09-18T17:07:00Z"/>
              <w:bCs/>
              <w:lang w:val="sr-Latn-RS"/>
            </w:rPr>
          </w:rPrChange>
        </w:rPr>
      </w:pPr>
    </w:p>
    <w:p w14:paraId="080EAB2C" w14:textId="77777777" w:rsidR="00FE568F" w:rsidRPr="00FE568F" w:rsidRDefault="00FE568F">
      <w:pPr>
        <w:rPr>
          <w:ins w:id="467" w:author="SG" w:date="2024-09-18T17:07:00Z"/>
          <w:lang w:val="sr-Latn-RS"/>
          <w:rPrChange w:id="468" w:author="SG" w:date="2024-09-18T17:07:00Z">
            <w:rPr>
              <w:ins w:id="469" w:author="SG" w:date="2024-09-18T17:07:00Z"/>
              <w:bCs/>
              <w:lang w:val="sr-Latn-RS"/>
            </w:rPr>
          </w:rPrChange>
        </w:rPr>
      </w:pPr>
    </w:p>
    <w:p w14:paraId="0CD1EDDA" w14:textId="77777777" w:rsidR="00FE568F" w:rsidRPr="00FE568F" w:rsidRDefault="00FE568F">
      <w:pPr>
        <w:rPr>
          <w:ins w:id="470" w:author="SG" w:date="2024-09-18T17:07:00Z"/>
          <w:lang w:val="sr-Latn-RS"/>
          <w:rPrChange w:id="471" w:author="SG" w:date="2024-09-18T17:07:00Z">
            <w:rPr>
              <w:ins w:id="472" w:author="SG" w:date="2024-09-18T17:07:00Z"/>
              <w:bCs/>
              <w:lang w:val="sr-Latn-RS"/>
            </w:rPr>
          </w:rPrChange>
        </w:rPr>
      </w:pPr>
    </w:p>
    <w:p w14:paraId="153CA05A" w14:textId="2C787817" w:rsidR="00FE568F" w:rsidRPr="00FE35C2" w:rsidRDefault="00FE568F">
      <w:pPr>
        <w:tabs>
          <w:tab w:val="left" w:pos="6099"/>
        </w:tabs>
        <w:rPr>
          <w:ins w:id="473" w:author="SG" w:date="2024-09-18T17:07:00Z"/>
          <w:lang w:val="sr-Latn-RS"/>
        </w:rPr>
        <w:pPrChange w:id="474" w:author="SG" w:date="2024-09-18T17:07:00Z">
          <w:pPr/>
        </w:pPrChange>
      </w:pPr>
      <w:ins w:id="475" w:author="SG" w:date="2024-09-18T17:07:00Z">
        <w:r>
          <w:rPr>
            <w:lang w:val="sr-Latn-RS"/>
          </w:rPr>
          <w:tab/>
        </w:r>
      </w:ins>
    </w:p>
    <w:p w14:paraId="251FFD48" w14:textId="77777777" w:rsidR="00FE568F" w:rsidRPr="00E4205F" w:rsidRDefault="00FE568F">
      <w:pPr>
        <w:rPr>
          <w:ins w:id="476" w:author="SG" w:date="2024-09-18T17:07:00Z"/>
          <w:lang w:val="sr-Latn-RS"/>
        </w:rPr>
      </w:pPr>
    </w:p>
    <w:p w14:paraId="761C66C7" w14:textId="77777777" w:rsidR="00FE568F" w:rsidRPr="00D576B0" w:rsidRDefault="00FE568F">
      <w:pPr>
        <w:rPr>
          <w:ins w:id="477" w:author="SG" w:date="2024-09-18T17:07:00Z"/>
          <w:lang w:val="sr-Latn-RS"/>
        </w:rPr>
      </w:pPr>
    </w:p>
    <w:p w14:paraId="239F2C70" w14:textId="77777777" w:rsidR="00FE568F" w:rsidRPr="00D576B0" w:rsidRDefault="00FE568F">
      <w:pPr>
        <w:rPr>
          <w:ins w:id="478" w:author="SG" w:date="2024-09-18T17:07:00Z"/>
          <w:lang w:val="sr-Latn-RS"/>
        </w:rPr>
      </w:pPr>
    </w:p>
    <w:p w14:paraId="0D3949F4" w14:textId="3A9FE84A" w:rsidR="00786316" w:rsidRPr="00FE568F" w:rsidRDefault="00786316">
      <w:pPr>
        <w:rPr>
          <w:lang w:val="sr-Latn-RS"/>
          <w:rPrChange w:id="479" w:author="SG" w:date="2024-09-18T17:07:00Z">
            <w:rPr>
              <w:bCs/>
              <w:lang w:val="sr-Latn-RS"/>
            </w:rPr>
          </w:rPrChange>
        </w:rPr>
      </w:pPr>
    </w:p>
    <w:p w14:paraId="09A80020" w14:textId="77777777" w:rsidR="00786316" w:rsidRPr="0037213B" w:rsidRDefault="00786316" w:rsidP="008410E0">
      <w:pPr>
        <w:pStyle w:val="Heading1"/>
        <w:rPr>
          <w:lang w:val="sr-Latn-RS"/>
        </w:rPr>
      </w:pPr>
      <w:bookmarkStart w:id="480" w:name="_Toc177571633"/>
      <w:r w:rsidRPr="0037213B">
        <w:rPr>
          <w:lang w:val="sr-Latn-RS"/>
        </w:rPr>
        <w:lastRenderedPageBreak/>
        <w:t>Uvod</w:t>
      </w:r>
      <w:bookmarkEnd w:id="480"/>
    </w:p>
    <w:p w14:paraId="0D198AB8" w14:textId="1258177F"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del w:id="481" w:author="Korisnik" w:date="2024-09-18T12:42:00Z">
        <w:r w:rsidR="0051149C" w:rsidDel="00147482">
          <w:rPr>
            <w:lang w:val="sr-Latn-RS"/>
          </w:rPr>
          <w:delText xml:space="preserve">oktucanim </w:delText>
        </w:r>
      </w:del>
      <w:ins w:id="482" w:author="Korisnik" w:date="2024-09-18T12:42:00Z">
        <w:r w:rsidR="00147482">
          <w:rPr>
            <w:lang w:val="sr-Latn-RS"/>
          </w:rPr>
          <w:t xml:space="preserve">otkucanim </w:t>
        </w:r>
      </w:ins>
      <w:r w:rsidR="00716F12">
        <w:rPr>
          <w:lang w:val="sr-Latn-RS"/>
        </w:rPr>
        <w:t>upitom</w:t>
      </w:r>
      <w:r w:rsidR="00436B94">
        <w:rPr>
          <w:lang w:val="sr-Latn-RS"/>
        </w:rPr>
        <w:t>.</w:t>
      </w:r>
    </w:p>
    <w:p w14:paraId="27EB6613" w14:textId="39887A0A" w:rsidR="0033374E" w:rsidRPr="0037213B" w:rsidRDefault="005F5822" w:rsidP="0033374E">
      <w:pPr>
        <w:jc w:val="both"/>
        <w:rPr>
          <w:lang w:val="sr-Latn-RS"/>
        </w:rPr>
      </w:pPr>
      <w:ins w:id="483" w:author="Dunja Vrbaski" w:date="2024-09-17T23:12:00Z">
        <w:r w:rsidRPr="005F5822">
          <w:rPr>
            <w:iCs/>
            <w:lang w:val="sr-Latn-RS"/>
            <w:rPrChange w:id="484" w:author="Dunja Vrbaski" w:date="2024-09-17T23:13:00Z">
              <w:rPr>
                <w:i/>
                <w:lang w:val="sr-Latn-RS"/>
              </w:rPr>
            </w:rPrChange>
          </w:rPr>
          <w:t xml:space="preserve">Platforma </w:t>
        </w:r>
      </w:ins>
      <w:r w:rsidR="0097687E" w:rsidRPr="00862173">
        <w:rPr>
          <w:i/>
          <w:lang w:val="sr-Latn-RS"/>
        </w:rPr>
        <w:t>DebugIt</w:t>
      </w:r>
      <w:r w:rsidR="0097687E">
        <w:rPr>
          <w:lang w:val="sr-Latn-RS"/>
        </w:rPr>
        <w:t xml:space="preserve"> </w:t>
      </w:r>
      <w:del w:id="485" w:author="Dunja Vrbaski" w:date="2024-09-17T23:13:00Z">
        <w:r w:rsidR="0097687E" w:rsidDel="005F5822">
          <w:rPr>
            <w:lang w:val="sr-Latn-RS"/>
          </w:rPr>
          <w:delText xml:space="preserve">platforma </w:delText>
        </w:r>
      </w:del>
      <w:commentRangeStart w:id="486"/>
      <w:r w:rsidR="0097687E">
        <w:rPr>
          <w:lang w:val="sr-Latn-RS"/>
        </w:rPr>
        <w:t>predstavlja</w:t>
      </w:r>
      <w:commentRangeEnd w:id="486"/>
      <w:r>
        <w:rPr>
          <w:rStyle w:val="CommentReference"/>
        </w:rPr>
        <w:commentReference w:id="486"/>
      </w:r>
      <w:r w:rsidR="0097687E">
        <w:rPr>
          <w:lang w:val="sr-Latn-RS"/>
        </w:rPr>
        <w:t xml:space="preserve">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0CB7A758" w14:textId="18B64AF5" w:rsidR="00710B69" w:rsidRPr="00710B69" w:rsidDel="00B279E1" w:rsidRDefault="00B927AD" w:rsidP="00710B69">
      <w:pPr>
        <w:pStyle w:val="Heading2"/>
        <w:rPr>
          <w:del w:id="487" w:author="Dunja Vrbaski" w:date="2024-09-17T23:17:00Z"/>
          <w:lang w:val="sr-Latn-RS"/>
        </w:rPr>
      </w:pPr>
      <w:del w:id="488" w:author="Dunja Vrbaski" w:date="2024-09-17T23:17:00Z">
        <w:r w:rsidDel="00B279E1">
          <w:rPr>
            <w:lang w:val="sr-Latn-RS"/>
          </w:rPr>
          <w:delText>Opis poglavlja</w:delText>
        </w:r>
      </w:del>
    </w:p>
    <w:p w14:paraId="7C9B9689" w14:textId="028AD473" w:rsidR="00DE01CD" w:rsidRDefault="00710B69" w:rsidP="00710B69">
      <w:pPr>
        <w:jc w:val="both"/>
        <w:rPr>
          <w:lang w:val="sr-Latn-RS"/>
        </w:rPr>
      </w:pPr>
      <w:del w:id="489" w:author="Korisnik" w:date="2024-09-18T12:56:00Z">
        <w:r w:rsidRPr="00D3108C" w:rsidDel="00E22BF3">
          <w:rPr>
            <w:lang w:val="sr-Latn-RS"/>
          </w:rPr>
          <w:delText>2. Istorijat</w:delText>
        </w:r>
        <w:r w:rsidDel="00E22BF3">
          <w:rPr>
            <w:lang w:val="sr-Latn-RS"/>
          </w:rPr>
          <w:delText xml:space="preserve"> - </w:delText>
        </w:r>
      </w:del>
      <w:ins w:id="490" w:author="Korisnik" w:date="2024-09-18T12:41:00Z">
        <w:r w:rsidR="00147482">
          <w:rPr>
            <w:lang w:val="sr-Latn-RS"/>
          </w:rPr>
          <w:t>U poglavlju</w:t>
        </w:r>
      </w:ins>
      <w:ins w:id="491" w:author="Korisnik" w:date="2024-09-18T12:56:00Z">
        <w:r w:rsidR="00E22BF3">
          <w:rPr>
            <w:lang w:val="sr-Latn-RS"/>
          </w:rPr>
          <w:t xml:space="preserve"> 2</w:t>
        </w:r>
      </w:ins>
      <w:ins w:id="492" w:author="Korisnik" w:date="2024-09-18T12:41:00Z">
        <w:r w:rsidR="00147482">
          <w:rPr>
            <w:lang w:val="sr-Latn-RS"/>
          </w:rPr>
          <w:t xml:space="preserve"> se nalazi </w:t>
        </w:r>
      </w:ins>
      <w:r>
        <w:rPr>
          <w:lang w:val="sr-Latn-RS"/>
        </w:rPr>
        <w:t xml:space="preserve">kratka istorija najznačajnijih mehanizama </w:t>
      </w:r>
      <w:commentRangeStart w:id="493"/>
      <w:r>
        <w:rPr>
          <w:lang w:val="sr-Latn-RS"/>
        </w:rPr>
        <w:t>pretrage</w:t>
      </w:r>
      <w:commentRangeEnd w:id="493"/>
      <w:r w:rsidR="00B279E1">
        <w:rPr>
          <w:rStyle w:val="CommentReference"/>
        </w:rPr>
        <w:commentReference w:id="493"/>
      </w:r>
      <w:ins w:id="494" w:author="Korisnik" w:date="2024-09-18T12:43:00Z">
        <w:r w:rsidR="0096421B">
          <w:rPr>
            <w:lang w:val="sr-Latn-RS"/>
          </w:rPr>
          <w:t>, zajedno sa informacijama o njihovim kreatorima i na</w:t>
        </w:r>
      </w:ins>
      <w:ins w:id="495" w:author="Korisnik" w:date="2024-09-18T12:44:00Z">
        <w:r w:rsidR="0096421B">
          <w:rPr>
            <w:lang w:val="sr-Latn-RS"/>
          </w:rPr>
          <w:t>činima rada samih mehanizama.</w:t>
        </w:r>
      </w:ins>
      <w:del w:id="496" w:author="Korisnik" w:date="2024-09-18T12:41:00Z">
        <w:r w:rsidDel="00147482">
          <w:rPr>
            <w:lang w:val="sr-Latn-RS"/>
          </w:rPr>
          <w:delText>.</w:delText>
        </w:r>
      </w:del>
    </w:p>
    <w:p w14:paraId="77EAEF1E" w14:textId="349F4A6A" w:rsidR="00710B69" w:rsidRDefault="00710B69" w:rsidP="00710B69">
      <w:pPr>
        <w:jc w:val="both"/>
        <w:rPr>
          <w:lang w:val="sr-Latn-RS"/>
        </w:rPr>
      </w:pPr>
      <w:del w:id="497" w:author="Korisnik" w:date="2024-09-18T12:57:00Z">
        <w:r w:rsidDel="00E22BF3">
          <w:rPr>
            <w:lang w:val="sr-Latn-RS"/>
          </w:rPr>
          <w:delText>3. Značaj i primena</w:delText>
        </w:r>
        <w:r w:rsidR="00D3108C" w:rsidDel="00E22BF3">
          <w:rPr>
            <w:lang w:val="sr-Latn-RS"/>
          </w:rPr>
          <w:delText xml:space="preserve"> -</w:delText>
        </w:r>
      </w:del>
      <w:ins w:id="498" w:author="Korisnik" w:date="2024-09-18T12:57:00Z">
        <w:r w:rsidR="00E22BF3">
          <w:rPr>
            <w:lang w:val="sr-Latn-RS"/>
          </w:rPr>
          <w:t>U narednom poglavlju se nalazi</w:t>
        </w:r>
      </w:ins>
      <w:del w:id="499" w:author="Korisnik" w:date="2024-09-18T12:57:00Z">
        <w:r w:rsidR="00D3108C" w:rsidDel="00E22BF3">
          <w:rPr>
            <w:lang w:val="sr-Latn-RS"/>
          </w:rPr>
          <w:delText xml:space="preserve"> </w:delText>
        </w:r>
      </w:del>
      <w:ins w:id="500" w:author="Korisnik" w:date="2024-09-18T12:57:00Z">
        <w:r w:rsidR="00E22BF3">
          <w:rPr>
            <w:lang w:val="sr-Latn-RS"/>
          </w:rPr>
          <w:t xml:space="preserve"> o</w:t>
        </w:r>
      </w:ins>
      <w:ins w:id="501" w:author="Korisnik" w:date="2024-09-18T12:49:00Z">
        <w:r w:rsidR="005E68A7">
          <w:rPr>
            <w:lang w:val="sr-Latn-RS"/>
          </w:rPr>
          <w:t xml:space="preserve">pis problema i </w:t>
        </w:r>
      </w:ins>
      <w:ins w:id="502" w:author="Korisnik" w:date="2024-09-18T12:52:00Z">
        <w:r w:rsidR="005E68A7">
          <w:rPr>
            <w:lang w:val="sr-Latn-RS"/>
          </w:rPr>
          <w:t>ideje</w:t>
        </w:r>
      </w:ins>
      <w:ins w:id="503" w:author="Korisnik" w:date="2024-09-18T12:49:00Z">
        <w:r w:rsidR="005E68A7">
          <w:rPr>
            <w:lang w:val="sr-Latn-RS"/>
          </w:rPr>
          <w:t xml:space="preserve"> za kreiranje i korišćenje</w:t>
        </w:r>
      </w:ins>
      <w:del w:id="504" w:author="Korisnik" w:date="2024-09-18T12:49:00Z">
        <w:r w:rsidR="00825463" w:rsidDel="005E68A7">
          <w:rPr>
            <w:lang w:val="sr-Latn-RS"/>
          </w:rPr>
          <w:delText>značaj i primena</w:delText>
        </w:r>
      </w:del>
      <w:r w:rsidR="00825463">
        <w:rPr>
          <w:lang w:val="sr-Latn-RS"/>
        </w:rPr>
        <w:t xml:space="preserve"> </w:t>
      </w:r>
      <w:r w:rsidR="00825463" w:rsidRPr="00825463">
        <w:rPr>
          <w:i/>
          <w:lang w:val="sr-Latn-RS"/>
        </w:rPr>
        <w:t>DebugIt</w:t>
      </w:r>
      <w:r w:rsidR="00825463">
        <w:rPr>
          <w:lang w:val="sr-Latn-RS"/>
        </w:rPr>
        <w:t xml:space="preserve"> platforme</w:t>
      </w:r>
      <w:ins w:id="505" w:author="Korisnik" w:date="2024-09-18T12:52:00Z">
        <w:r w:rsidR="005E68A7">
          <w:rPr>
            <w:lang w:val="sr-Latn-RS"/>
          </w:rPr>
          <w:t xml:space="preserve">, uz naznačene benefite njenog korišćenja. </w:t>
        </w:r>
      </w:ins>
      <w:del w:id="506" w:author="Korisnik" w:date="2024-09-18T12:52:00Z">
        <w:r w:rsidR="00825463" w:rsidDel="005E68A7">
          <w:rPr>
            <w:lang w:val="sr-Latn-RS"/>
          </w:rPr>
          <w:delText>.</w:delText>
        </w:r>
      </w:del>
    </w:p>
    <w:p w14:paraId="0AE43ABA" w14:textId="200F1503" w:rsidR="00710B69" w:rsidRDefault="00710B69" w:rsidP="00710B69">
      <w:pPr>
        <w:jc w:val="both"/>
        <w:rPr>
          <w:lang w:val="sr-Latn-RS"/>
        </w:rPr>
      </w:pPr>
      <w:del w:id="507" w:author="Korisnik" w:date="2024-09-18T12:58:00Z">
        <w:r w:rsidDel="00E22BF3">
          <w:rPr>
            <w:lang w:val="sr-Latn-RS"/>
          </w:rPr>
          <w:delText xml:space="preserve">4. </w:delText>
        </w:r>
        <w:r w:rsidRPr="00D3108C" w:rsidDel="00E22BF3">
          <w:rPr>
            <w:i/>
            <w:lang w:val="sr-Latn-RS"/>
          </w:rPr>
          <w:delText>Elasticsearch</w:delText>
        </w:r>
        <w:r w:rsidDel="00E22BF3">
          <w:rPr>
            <w:lang w:val="sr-Latn-RS"/>
          </w:rPr>
          <w:delText xml:space="preserve"> mehanizam pretrage</w:delText>
        </w:r>
        <w:r w:rsidR="00D3108C" w:rsidDel="00E22BF3">
          <w:rPr>
            <w:lang w:val="sr-Latn-RS"/>
          </w:rPr>
          <w:delText xml:space="preserve"> </w:delText>
        </w:r>
        <w:r w:rsidR="00825463" w:rsidDel="00E22BF3">
          <w:rPr>
            <w:lang w:val="sr-Latn-RS"/>
          </w:rPr>
          <w:delText>-</w:delText>
        </w:r>
      </w:del>
      <w:ins w:id="508" w:author="Korisnik" w:date="2024-09-18T13:01:00Z">
        <w:r w:rsidR="00E22BF3">
          <w:rPr>
            <w:lang w:val="sr-Latn-RS"/>
          </w:rPr>
          <w:t>P</w:t>
        </w:r>
      </w:ins>
      <w:ins w:id="509" w:author="Korisnik" w:date="2024-09-18T12:58:00Z">
        <w:r w:rsidR="00E22BF3">
          <w:rPr>
            <w:lang w:val="sr-Latn-RS"/>
          </w:rPr>
          <w:t>oglavlj</w:t>
        </w:r>
      </w:ins>
      <w:ins w:id="510" w:author="Korisnik" w:date="2024-09-18T13:01:00Z">
        <w:r w:rsidR="00E22BF3">
          <w:rPr>
            <w:lang w:val="sr-Latn-RS"/>
          </w:rPr>
          <w:t>e</w:t>
        </w:r>
      </w:ins>
      <w:ins w:id="511" w:author="Korisnik" w:date="2024-09-18T12:58:00Z">
        <w:r w:rsidR="00E22BF3">
          <w:rPr>
            <w:lang w:val="sr-Latn-RS"/>
          </w:rPr>
          <w:t xml:space="preserve"> 4 </w:t>
        </w:r>
      </w:ins>
      <w:ins w:id="512" w:author="Korisnik" w:date="2024-09-18T13:01:00Z">
        <w:r w:rsidR="00E22BF3">
          <w:rPr>
            <w:lang w:val="sr-Latn-RS"/>
          </w:rPr>
          <w:t>sadrži</w:t>
        </w:r>
      </w:ins>
      <w:r w:rsidR="00825463">
        <w:rPr>
          <w:lang w:val="sr-Latn-RS"/>
        </w:rPr>
        <w:t xml:space="preserve"> </w:t>
      </w:r>
      <w:del w:id="513" w:author="Korisnik" w:date="2024-09-18T12:52:00Z">
        <w:r w:rsidR="00825463" w:rsidDel="00E22BF3">
          <w:rPr>
            <w:lang w:val="sr-Latn-RS"/>
          </w:rPr>
          <w:delText xml:space="preserve">teorijske </w:delText>
        </w:r>
      </w:del>
      <w:ins w:id="514" w:author="Korisnik" w:date="2024-09-18T12:59:00Z">
        <w:r w:rsidR="00E22BF3">
          <w:rPr>
            <w:lang w:val="sr-Latn-RS"/>
          </w:rPr>
          <w:t>t</w:t>
        </w:r>
      </w:ins>
      <w:ins w:id="515" w:author="Korisnik" w:date="2024-09-18T12:52:00Z">
        <w:r w:rsidR="00E22BF3">
          <w:rPr>
            <w:lang w:val="sr-Latn-RS"/>
          </w:rPr>
          <w:t xml:space="preserve">eorijske </w:t>
        </w:r>
      </w:ins>
      <w:r w:rsidR="00825463">
        <w:rPr>
          <w:lang w:val="sr-Latn-RS"/>
        </w:rPr>
        <w:t xml:space="preserve">osnove </w:t>
      </w:r>
      <w:ins w:id="516" w:author="Korisnik" w:date="2024-09-18T12:53:00Z">
        <w:r w:rsidR="00E22BF3" w:rsidRPr="00E22BF3">
          <w:rPr>
            <w:i/>
            <w:lang w:val="sr-Latn-RS"/>
            <w:rPrChange w:id="517" w:author="Korisnik" w:date="2024-09-18T12:53:00Z">
              <w:rPr>
                <w:lang w:val="sr-Latn-RS"/>
              </w:rPr>
            </w:rPrChange>
          </w:rPr>
          <w:t>Elasticsearch</w:t>
        </w:r>
        <w:r w:rsidR="00E22BF3">
          <w:rPr>
            <w:lang w:val="sr-Latn-RS"/>
          </w:rPr>
          <w:t xml:space="preserve"> mehanizma pretrage, sa detaljno objašnjenom strukturom i načinom rada mehanizma.</w:t>
        </w:r>
      </w:ins>
      <w:del w:id="518" w:author="Korisnik" w:date="2024-09-18T12:53:00Z">
        <w:r w:rsidR="00825463" w:rsidDel="00E22BF3">
          <w:rPr>
            <w:lang w:val="sr-Latn-RS"/>
          </w:rPr>
          <w:delText xml:space="preserve">rada </w:delText>
        </w:r>
        <w:r w:rsidR="00825463" w:rsidRPr="00825463" w:rsidDel="00E22BF3">
          <w:rPr>
            <w:i/>
            <w:lang w:val="sr-Latn-RS"/>
          </w:rPr>
          <w:delText>Elasticsearch</w:delText>
        </w:r>
        <w:r w:rsidR="00825463" w:rsidDel="00E22BF3">
          <w:rPr>
            <w:lang w:val="sr-Latn-RS"/>
          </w:rPr>
          <w:delText xml:space="preserve"> mehanizma pretrage.</w:delText>
        </w:r>
      </w:del>
    </w:p>
    <w:p w14:paraId="70ADA98A" w14:textId="555DF382" w:rsidR="00710B69" w:rsidRPr="00452CE0" w:rsidRDefault="00710B69" w:rsidP="00710B69">
      <w:pPr>
        <w:jc w:val="both"/>
        <w:rPr>
          <w:i/>
        </w:rPr>
      </w:pPr>
      <w:del w:id="519" w:author="Korisnik" w:date="2024-09-18T13:00:00Z">
        <w:r w:rsidDel="00E22BF3">
          <w:rPr>
            <w:lang w:val="sr-Latn-RS"/>
          </w:rPr>
          <w:delText xml:space="preserve">5. </w:delText>
        </w:r>
        <w:r w:rsidRPr="00D3108C" w:rsidDel="00E22BF3">
          <w:rPr>
            <w:i/>
            <w:lang w:val="sr-Latn-RS"/>
          </w:rPr>
          <w:delText>DebugIt</w:delText>
        </w:r>
        <w:r w:rsidR="001B2D1E" w:rsidDel="00E22BF3">
          <w:rPr>
            <w:lang w:val="sr-Latn-RS"/>
          </w:rPr>
          <w:delText xml:space="preserve"> - objašnjenje </w:delText>
        </w:r>
        <w:r w:rsidR="001B2D1E" w:rsidRPr="001B2D1E" w:rsidDel="00E22BF3">
          <w:rPr>
            <w:i/>
            <w:lang w:val="sr-Latn-RS"/>
          </w:rPr>
          <w:delText>DebugIt</w:delText>
        </w:r>
        <w:r w:rsidR="001B2D1E" w:rsidDel="00E22BF3">
          <w:rPr>
            <w:lang w:val="sr-Latn-RS"/>
          </w:rPr>
          <w:delText xml:space="preserve"> platforme sa detaljima implementacije.</w:delText>
        </w:r>
      </w:del>
      <w:ins w:id="520" w:author="Korisnik" w:date="2024-09-18T13:00:00Z">
        <w:r w:rsidR="00E22BF3">
          <w:rPr>
            <w:lang w:val="sr-Latn-RS"/>
          </w:rPr>
          <w:t xml:space="preserve">Potom se u poglavlju 5 nalazi način rada </w:t>
        </w:r>
        <w:r w:rsidR="00E22BF3" w:rsidRPr="00470B73">
          <w:rPr>
            <w:i/>
            <w:lang w:val="sr-Latn-RS"/>
            <w:rPrChange w:id="521" w:author="Korisnik" w:date="2024-09-18T13:03:00Z">
              <w:rPr>
                <w:lang w:val="sr-Latn-RS"/>
              </w:rPr>
            </w:rPrChange>
          </w:rPr>
          <w:t>DebugIt</w:t>
        </w:r>
        <w:r w:rsidR="00E22BF3">
          <w:rPr>
            <w:lang w:val="sr-Latn-RS"/>
          </w:rPr>
          <w:t xml:space="preserve"> platf</w:t>
        </w:r>
      </w:ins>
      <w:ins w:id="522" w:author="Korisnik" w:date="2024-09-18T13:02:00Z">
        <w:r w:rsidR="00E22BF3">
          <w:rPr>
            <w:lang w:val="sr-Latn-RS"/>
          </w:rPr>
          <w:t xml:space="preserve">orme. Navedene su korišćenje tehnologije, </w:t>
        </w:r>
      </w:ins>
      <w:ins w:id="523" w:author="Korisnik" w:date="2024-09-18T13:06:00Z">
        <w:r w:rsidR="00C95FF1">
          <w:rPr>
            <w:lang w:val="sr-Latn-RS"/>
          </w:rPr>
          <w:t xml:space="preserve">primeri koda sa </w:t>
        </w:r>
      </w:ins>
      <w:ins w:id="524" w:author="Korisnik" w:date="2024-09-18T13:03:00Z">
        <w:r w:rsidR="00C95FF1">
          <w:rPr>
            <w:lang w:val="sr-Latn-RS"/>
          </w:rPr>
          <w:t>potrebnim</w:t>
        </w:r>
        <w:r w:rsidR="00470B73">
          <w:rPr>
            <w:lang w:val="sr-Latn-RS"/>
          </w:rPr>
          <w:t xml:space="preserve"> konfiguracij</w:t>
        </w:r>
      </w:ins>
      <w:ins w:id="525" w:author="Korisnik" w:date="2024-09-18T13:06:00Z">
        <w:r w:rsidR="00C95FF1">
          <w:rPr>
            <w:lang w:val="sr-Latn-RS"/>
          </w:rPr>
          <w:t>ama</w:t>
        </w:r>
      </w:ins>
      <w:ins w:id="526" w:author="Korisnik" w:date="2024-09-18T13:03:00Z">
        <w:r w:rsidR="00470B73">
          <w:rPr>
            <w:lang w:val="sr-Latn-RS"/>
          </w:rPr>
          <w:t xml:space="preserve"> i </w:t>
        </w:r>
      </w:ins>
      <w:ins w:id="527" w:author="Korisnik" w:date="2024-09-18T13:06:00Z">
        <w:r w:rsidR="00C95FF1">
          <w:rPr>
            <w:lang w:val="sr-Latn-RS"/>
          </w:rPr>
          <w:t xml:space="preserve">primeri </w:t>
        </w:r>
      </w:ins>
      <w:ins w:id="528" w:author="Korisnik" w:date="2024-09-18T13:03:00Z">
        <w:r w:rsidR="00470B73">
          <w:rPr>
            <w:lang w:val="sr-Latn-RS"/>
          </w:rPr>
          <w:t>interfejsa.</w:t>
        </w:r>
      </w:ins>
    </w:p>
    <w:p w14:paraId="514E0745" w14:textId="7A41E74E" w:rsidR="00710B69" w:rsidRPr="00710B69" w:rsidRDefault="00710B69" w:rsidP="00710B69">
      <w:pPr>
        <w:jc w:val="both"/>
        <w:rPr>
          <w:lang w:val="sr-Latn-RS"/>
        </w:rPr>
      </w:pPr>
      <w:del w:id="529" w:author="Korisnik" w:date="2024-09-18T13:04:00Z">
        <w:r w:rsidDel="008834A5">
          <w:rPr>
            <w:lang w:val="sr-Latn-RS"/>
          </w:rPr>
          <w:delText>6. Zaključak</w:delText>
        </w:r>
      </w:del>
      <w:ins w:id="530" w:author="Korisnik" w:date="2024-09-18T13:04:00Z">
        <w:r w:rsidR="008834A5">
          <w:rPr>
            <w:lang w:val="sr-Latn-RS"/>
          </w:rPr>
          <w:t xml:space="preserve">Na kraju su </w:t>
        </w:r>
        <w:r w:rsidR="006F4E46">
          <w:rPr>
            <w:lang w:val="sr-Latn-RS"/>
          </w:rPr>
          <w:t>dati</w:t>
        </w:r>
        <w:r w:rsidR="008834A5">
          <w:rPr>
            <w:lang w:val="sr-Latn-RS"/>
          </w:rPr>
          <w:t xml:space="preserve"> zaključci.</w:t>
        </w:r>
      </w:ins>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531" w:name="_Toc177571634"/>
      <w:r>
        <w:rPr>
          <w:lang w:val="sr-Latn-RS"/>
        </w:rPr>
        <w:lastRenderedPageBreak/>
        <w:t>Istorijat</w:t>
      </w:r>
      <w:bookmarkEnd w:id="531"/>
    </w:p>
    <w:p w14:paraId="2D3F2F6B" w14:textId="641F67D9" w:rsidR="0031307C" w:rsidRDefault="002E6B4B" w:rsidP="00525268">
      <w:pPr>
        <w:tabs>
          <w:tab w:val="left" w:pos="3150"/>
        </w:tabs>
        <w:jc w:val="both"/>
        <w:rPr>
          <w:lang w:val="sr-Latn-RS"/>
        </w:rPr>
      </w:pPr>
      <w:r>
        <w:rPr>
          <w:lang w:val="sr-Latn-RS"/>
        </w:rPr>
        <w:t xml:space="preserve">Alan </w:t>
      </w:r>
      <w:del w:id="532" w:author="Korisnik" w:date="2024-09-18T14:00:00Z">
        <w:r w:rsidDel="00C67C09">
          <w:rPr>
            <w:lang w:val="sr-Latn-RS"/>
          </w:rPr>
          <w:delText>Emtage</w:delText>
        </w:r>
      </w:del>
      <w:ins w:id="533" w:author="Korisnik" w:date="2024-09-18T14:00:00Z">
        <w:r w:rsidR="00C67C09">
          <w:rPr>
            <w:lang w:val="sr-Latn-RS"/>
          </w:rPr>
          <w:t>Emtidž</w:t>
        </w:r>
      </w:ins>
      <w:r>
        <w:rPr>
          <w:lang w:val="sr-Latn-RS"/>
        </w:rPr>
        <w:t xml:space="preserve">, </w:t>
      </w:r>
      <w:r w:rsidR="00986E7E">
        <w:rPr>
          <w:lang w:val="sr-Latn-RS"/>
        </w:rPr>
        <w:t>administrator sistema</w:t>
      </w:r>
      <w:r w:rsidR="002315C6">
        <w:rPr>
          <w:lang w:val="sr-Latn-RS"/>
        </w:rPr>
        <w:t xml:space="preserve"> </w:t>
      </w:r>
      <w:ins w:id="534" w:author="Dunja Vrbaski" w:date="2024-09-17T23:18:00Z">
        <w:r w:rsidR="00B279E1">
          <w:rPr>
            <w:lang w:val="sr-Latn-RS"/>
          </w:rPr>
          <w:t xml:space="preserve">na </w:t>
        </w:r>
      </w:ins>
      <w:del w:id="535" w:author="Dunja Vrbaski" w:date="2024-09-17T23:18:00Z">
        <w:r w:rsidR="002315C6" w:rsidDel="00B279E1">
          <w:rPr>
            <w:lang w:val="sr-Latn-RS"/>
          </w:rPr>
          <w:delText xml:space="preserve">za </w:delText>
        </w:r>
      </w:del>
      <w:ins w:id="536" w:author="Dunja Vrbaski" w:date="2024-09-17T23:18:00Z">
        <w:r w:rsidR="00B279E1">
          <w:rPr>
            <w:lang w:val="sr-Latn-RS"/>
          </w:rPr>
          <w:t>D</w:t>
        </w:r>
      </w:ins>
      <w:del w:id="537" w:author="Dunja Vrbaski" w:date="2024-09-17T23:18:00Z">
        <w:r w:rsidR="002315C6" w:rsidDel="00B279E1">
          <w:rPr>
            <w:lang w:val="sr-Latn-RS"/>
          </w:rPr>
          <w:delText>d</w:delText>
        </w:r>
      </w:del>
      <w:r w:rsidR="002315C6">
        <w:rPr>
          <w:lang w:val="sr-Latn-RS"/>
        </w:rPr>
        <w:t>epartman</w:t>
      </w:r>
      <w:ins w:id="538" w:author="Dunja Vrbaski" w:date="2024-09-17T23:18:00Z">
        <w:r w:rsidR="00B279E1">
          <w:rPr>
            <w:lang w:val="sr-Latn-RS"/>
          </w:rPr>
          <w:t>u</w:t>
        </w:r>
      </w:ins>
      <w:r w:rsidR="00986E7E">
        <w:rPr>
          <w:lang w:val="sr-Latn-RS"/>
        </w:rPr>
        <w:t xml:space="preserve"> </w:t>
      </w:r>
      <w:ins w:id="539" w:author="Dunja Vrbaski" w:date="2024-09-17T23:18:00Z">
        <w:r w:rsidR="00B279E1">
          <w:rPr>
            <w:lang w:val="sr-Latn-RS"/>
          </w:rPr>
          <w:t>za I</w:t>
        </w:r>
      </w:ins>
      <w:del w:id="540" w:author="Dunja Vrbaski" w:date="2024-09-17T23:18:00Z">
        <w:r w:rsidR="00986E7E" w:rsidDel="00B279E1">
          <w:rPr>
            <w:lang w:val="sr-Latn-RS"/>
          </w:rPr>
          <w:delText>i</w:delText>
        </w:r>
      </w:del>
      <w:r w:rsidR="00986E7E">
        <w:rPr>
          <w:lang w:val="sr-Latn-RS"/>
        </w:rPr>
        <w:t>nformacion</w:t>
      </w:r>
      <w:ins w:id="541" w:author="Dunja Vrbaski" w:date="2024-09-17T23:18:00Z">
        <w:r w:rsidR="00B279E1">
          <w:rPr>
            <w:lang w:val="sr-Latn-RS"/>
          </w:rPr>
          <w:t>e</w:t>
        </w:r>
      </w:ins>
      <w:del w:id="542" w:author="Dunja Vrbaski" w:date="2024-09-17T23:18:00Z">
        <w:r w:rsidR="00986E7E" w:rsidDel="00B279E1">
          <w:rPr>
            <w:lang w:val="sr-Latn-RS"/>
          </w:rPr>
          <w:delText>ih</w:delText>
        </w:r>
      </w:del>
      <w:r w:rsidR="00986E7E">
        <w:rPr>
          <w:lang w:val="sr-Latn-RS"/>
        </w:rPr>
        <w:t xml:space="preserve"> tehnologij</w:t>
      </w:r>
      <w:ins w:id="543" w:author="Dunja Vrbaski" w:date="2024-09-17T23:18:00Z">
        <w:r w:rsidR="00B279E1">
          <w:rPr>
            <w:lang w:val="sr-Latn-RS"/>
          </w:rPr>
          <w:t>e</w:t>
        </w:r>
      </w:ins>
      <w:del w:id="544" w:author="Dunja Vrbaski" w:date="2024-09-17T23:18:00Z">
        <w:r w:rsidR="00986E7E" w:rsidDel="00B279E1">
          <w:rPr>
            <w:lang w:val="sr-Latn-RS"/>
          </w:rPr>
          <w:delText>a</w:delText>
        </w:r>
      </w:del>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7">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8E2AB9B" w:rsidR="00C84386" w:rsidRDefault="00A31C89" w:rsidP="009606CB">
      <w:pPr>
        <w:jc w:val="both"/>
        <w:rPr>
          <w:rFonts w:cstheme="minorHAnsi"/>
          <w:lang w:val="sr-Latn-RS"/>
        </w:rPr>
      </w:pPr>
      <w:r>
        <w:rPr>
          <w:rFonts w:cstheme="minorHAnsi"/>
          <w:lang w:val="sr-Latn-RS"/>
        </w:rPr>
        <w:t>Do 1993</w:t>
      </w:r>
      <w:del w:id="545" w:author="Dunja Vrbaski" w:date="2024-09-17T23:19:00Z">
        <w:r w:rsidDel="00B279E1">
          <w:rPr>
            <w:rFonts w:cstheme="minorHAnsi"/>
            <w:lang w:val="sr-Latn-RS"/>
          </w:rPr>
          <w:delText>,</w:delText>
        </w:r>
      </w:del>
      <w:ins w:id="546" w:author="Dunja Vrbaski" w:date="2024-09-17T23:19:00Z">
        <w:r w:rsidR="00B279E1">
          <w:rPr>
            <w:rFonts w:cstheme="minorHAnsi"/>
            <w:lang w:val="sr-Latn-RS"/>
          </w:rPr>
          <w:t>.</w:t>
        </w:r>
      </w:ins>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74AC0FB1"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del w:id="547" w:author="Korisnik" w:date="2024-09-19T16:03:00Z">
        <w:r w:rsidR="00D66F86" w:rsidDel="00BF0545">
          <w:rPr>
            <w:rFonts w:cstheme="minorHAnsi"/>
            <w:lang w:val="sr-Latn-RS"/>
          </w:rPr>
          <w:delText>3</w:delText>
        </w:r>
        <w:r w:rsidR="009F7DBD" w:rsidDel="00BF0545">
          <w:rPr>
            <w:rFonts w:cstheme="minorHAnsi"/>
            <w:lang w:val="sr-Latn-RS"/>
          </w:rPr>
          <w:delText xml:space="preserve"> </w:delText>
        </w:r>
      </w:del>
      <w:ins w:id="548" w:author="Korisnik" w:date="2024-09-19T16:03:00Z">
        <w:r w:rsidR="00BF0545">
          <w:rPr>
            <w:rFonts w:cstheme="minorHAnsi"/>
            <w:lang w:val="sr-Latn-RS"/>
          </w:rPr>
          <w:t xml:space="preserve">2 </w:t>
        </w:r>
      </w:ins>
      <w:r w:rsidR="009F7DBD">
        <w:rPr>
          <w:rFonts w:cstheme="minorHAnsi"/>
        </w:rPr>
        <w:t>[4]</w:t>
      </w:r>
      <w:r w:rsidR="008F59A6">
        <w:rPr>
          <w:rFonts w:cstheme="minorHAnsi"/>
        </w:rPr>
        <w:t xml:space="preserve">. </w:t>
      </w:r>
    </w:p>
    <w:p w14:paraId="716DA1A4" w14:textId="77777777" w:rsidR="002E6F59" w:rsidRDefault="00792A9D" w:rsidP="002E6F59">
      <w:pPr>
        <w:keepNext/>
        <w:jc w:val="center"/>
      </w:pPr>
      <w:r>
        <w:rPr>
          <w:noProof/>
        </w:rPr>
        <w:lastRenderedPageBreak/>
        <w:drawing>
          <wp:inline distT="0" distB="0" distL="0" distR="0" wp14:anchorId="7A195781" wp14:editId="393EDEC2">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77720"/>
                    </a:xfrm>
                    <a:prstGeom prst="rect">
                      <a:avLst/>
                    </a:prstGeom>
                  </pic:spPr>
                </pic:pic>
              </a:graphicData>
            </a:graphic>
          </wp:inline>
        </w:drawing>
      </w:r>
    </w:p>
    <w:p w14:paraId="15DF08FE" w14:textId="216303B7" w:rsidR="00D66F86" w:rsidRPr="002E6F59" w:rsidRDefault="002E6F59" w:rsidP="00D66F86">
      <w:pPr>
        <w:pStyle w:val="Caption"/>
      </w:pPr>
      <w:commentRangeStart w:id="549"/>
      <w:r>
        <w:t>Slika</w:t>
      </w:r>
      <w:commentRangeEnd w:id="549"/>
      <w:r w:rsidR="00B279E1">
        <w:rPr>
          <w:rStyle w:val="CommentReference"/>
          <w:i w:val="0"/>
          <w:iCs w:val="0"/>
          <w:color w:val="auto"/>
        </w:rPr>
        <w:commentReference w:id="549"/>
      </w:r>
      <w:r>
        <w:t xml:space="preserve"> </w:t>
      </w:r>
      <w:ins w:id="550" w:author="Korisnik" w:date="2024-09-19T16:02:00Z">
        <w:r w:rsidR="00BF0545">
          <w:t>2</w:t>
        </w:r>
      </w:ins>
      <w:del w:id="551" w:author="Korisnik" w:date="2024-09-18T13:08:00Z">
        <w:r w:rsidDel="00C73AF3">
          <w:delText>4</w:delText>
        </w:r>
      </w:del>
      <w:r>
        <w:t>, Yahoo! interfejs</w:t>
      </w:r>
    </w:p>
    <w:p w14:paraId="2868A7DB" w14:textId="0698BF09"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ins w:id="552" w:author="Dunja Vrbaski" w:date="2024-09-17T23:23:00Z">
        <w:r w:rsidR="00B279E1">
          <w:rPr>
            <w:rFonts w:cstheme="minorHAnsi"/>
          </w:rPr>
          <w:t>u</w:t>
        </w:r>
      </w:ins>
      <w:del w:id="553" w:author="Dunja Vrbaski" w:date="2024-09-17T23:23:00Z">
        <w:r w:rsidDel="00B279E1">
          <w:rPr>
            <w:rFonts w:cstheme="minorHAnsi"/>
          </w:rPr>
          <w:delText>U</w:delText>
        </w:r>
      </w:del>
      <w:r>
        <w:rPr>
          <w:rFonts w:cstheme="minorHAnsi"/>
        </w:rPr>
        <w:t xml:space="preserve">niverziteta, </w:t>
      </w:r>
      <w:commentRangeStart w:id="554"/>
      <w:commentRangeStart w:id="555"/>
      <w:commentRangeStart w:id="556"/>
      <w:commentRangeStart w:id="557"/>
      <w:del w:id="558" w:author="Korisnik" w:date="2024-09-18T13:59:00Z">
        <w:r w:rsidDel="00C67C09">
          <w:rPr>
            <w:rFonts w:cstheme="minorHAnsi"/>
          </w:rPr>
          <w:delText xml:space="preserve">Jerry </w:delText>
        </w:r>
      </w:del>
      <w:ins w:id="559" w:author="Korisnik" w:date="2024-09-18T13:59:00Z">
        <w:r w:rsidR="00C67C09">
          <w:rPr>
            <w:rFonts w:cstheme="minorHAnsi"/>
          </w:rPr>
          <w:t xml:space="preserve">Džeri </w:t>
        </w:r>
      </w:ins>
      <w:del w:id="560" w:author="Korisnik" w:date="2024-09-18T13:59:00Z">
        <w:r w:rsidDel="00C67C09">
          <w:rPr>
            <w:rFonts w:cstheme="minorHAnsi"/>
          </w:rPr>
          <w:delText>Yang</w:delText>
        </w:r>
      </w:del>
      <w:ins w:id="561" w:author="Korisnik" w:date="2024-09-18T13:59:00Z">
        <w:r w:rsidR="00C67C09">
          <w:rPr>
            <w:rFonts w:cstheme="minorHAnsi"/>
          </w:rPr>
          <w:t>Jang</w:t>
        </w:r>
      </w:ins>
      <w:r>
        <w:rPr>
          <w:rFonts w:cstheme="minorHAnsi"/>
        </w:rPr>
        <w:t xml:space="preserve"> i D</w:t>
      </w:r>
      <w:ins w:id="562" w:author="Korisnik" w:date="2024-09-18T13:59:00Z">
        <w:r w:rsidR="00C67C09">
          <w:rPr>
            <w:rFonts w:cstheme="minorHAnsi"/>
          </w:rPr>
          <w:t>ejvid</w:t>
        </w:r>
      </w:ins>
      <w:del w:id="563" w:author="Korisnik" w:date="2024-09-18T13:59:00Z">
        <w:r w:rsidDel="00C67C09">
          <w:rPr>
            <w:rFonts w:cstheme="minorHAnsi"/>
          </w:rPr>
          <w:delText>avid</w:delText>
        </w:r>
      </w:del>
      <w:r>
        <w:rPr>
          <w:rFonts w:cstheme="minorHAnsi"/>
        </w:rPr>
        <w:t xml:space="preserve"> Filo</w:t>
      </w:r>
      <w:commentRangeEnd w:id="554"/>
      <w:r w:rsidR="00B279E1">
        <w:rPr>
          <w:rStyle w:val="CommentReference"/>
        </w:rPr>
        <w:commentReference w:id="554"/>
      </w:r>
      <w:commentRangeEnd w:id="555"/>
      <w:r w:rsidR="00C73AF3">
        <w:rPr>
          <w:rStyle w:val="CommentReference"/>
        </w:rPr>
        <w:commentReference w:id="555"/>
      </w:r>
      <w:commentRangeEnd w:id="556"/>
      <w:r w:rsidR="00C73AF3">
        <w:rPr>
          <w:rStyle w:val="CommentReference"/>
        </w:rPr>
        <w:commentReference w:id="556"/>
      </w:r>
      <w:commentRangeEnd w:id="557"/>
      <w:r w:rsidR="00C73AF3">
        <w:rPr>
          <w:rStyle w:val="CommentReference"/>
        </w:rPr>
        <w:commentReference w:id="557"/>
      </w:r>
      <w:r>
        <w:rPr>
          <w:rFonts w:cstheme="minorHAnsi"/>
        </w:rPr>
        <w:t xml:space="preserve">,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 xml:space="preserve">uz pomoć kojeg bi </w:t>
      </w:r>
      <w:del w:id="564" w:author="Dunja Vrbaski" w:date="2024-09-17T23:23:00Z">
        <w:r w:rsidR="009F7DBD" w:rsidDel="00B279E1">
          <w:rPr>
            <w:rFonts w:cstheme="minorHAnsi"/>
          </w:rPr>
          <w:delText xml:space="preserve">se </w:delText>
        </w:r>
      </w:del>
      <w:r w:rsidR="009F7DBD">
        <w:rPr>
          <w:rFonts w:cstheme="minorHAnsi"/>
        </w:rPr>
        <w:t>navigirali do svojih omiljenih sajtova</w:t>
      </w:r>
      <w:r w:rsidR="000D628F">
        <w:rPr>
          <w:rFonts w:cstheme="minorHAnsi"/>
        </w:rPr>
        <w:t>.</w:t>
      </w:r>
      <w:r w:rsidR="006A0FC4">
        <w:rPr>
          <w:rFonts w:cstheme="minorHAnsi"/>
          <w:lang w:val="sr-Latn-RS"/>
        </w:rPr>
        <w:t xml:space="preserve"> </w:t>
      </w:r>
    </w:p>
    <w:p w14:paraId="51FC3D25" w14:textId="4ABB23BC" w:rsidR="00F54422" w:rsidRDefault="000D628F" w:rsidP="009606CB">
      <w:pPr>
        <w:jc w:val="both"/>
        <w:rPr>
          <w:rFonts w:cstheme="minorHAnsi"/>
          <w:lang w:val="sr-Latn-RS"/>
        </w:rPr>
      </w:pPr>
      <w:r>
        <w:rPr>
          <w:rFonts w:cstheme="minorHAnsi"/>
          <w:lang w:val="sr-Latn-RS"/>
        </w:rPr>
        <w:t xml:space="preserve">Zahvaljujući </w:t>
      </w:r>
      <w:ins w:id="565" w:author="Dunja Vrbaski" w:date="2024-09-17T23:23:00Z">
        <w:r w:rsidR="00B279E1">
          <w:rPr>
            <w:rFonts w:cstheme="minorHAnsi"/>
            <w:lang w:val="sr-Latn-RS"/>
          </w:rPr>
          <w:t>i</w:t>
        </w:r>
      </w:ins>
      <w:del w:id="566" w:author="Dunja Vrbaski" w:date="2024-09-17T23:23:00Z">
        <w:r w:rsidDel="00B279E1">
          <w:rPr>
            <w:rFonts w:cstheme="minorHAnsi"/>
            <w:lang w:val="sr-Latn-RS"/>
          </w:rPr>
          <w:delText>I</w:delText>
        </w:r>
      </w:del>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del w:id="567" w:author="Korisnik" w:date="2024-09-18T13:59:00Z">
        <w:r w:rsidR="00820132" w:rsidRPr="00C67C09" w:rsidDel="00C67C09">
          <w:rPr>
            <w:rFonts w:cstheme="minorHAnsi"/>
            <w:lang w:val="sr-Latn-RS"/>
          </w:rPr>
          <w:delText xml:space="preserve">Jerry </w:delText>
        </w:r>
      </w:del>
      <w:ins w:id="568" w:author="Korisnik" w:date="2024-09-18T13:59:00Z">
        <w:r w:rsidR="00C67C09" w:rsidRPr="00C67C09">
          <w:rPr>
            <w:rFonts w:cstheme="minorHAnsi"/>
            <w:lang w:val="sr-Latn-RS"/>
            <w:rPrChange w:id="569" w:author="Korisnik" w:date="2024-09-18T13:59:00Z">
              <w:rPr>
                <w:rFonts w:cstheme="minorHAnsi"/>
                <w:highlight w:val="yellow"/>
                <w:lang w:val="sr-Latn-RS"/>
              </w:rPr>
            </w:rPrChange>
          </w:rPr>
          <w:t>Džeri</w:t>
        </w:r>
        <w:r w:rsidR="00C67C09" w:rsidRPr="00C67C09">
          <w:rPr>
            <w:rFonts w:cstheme="minorHAnsi"/>
            <w:lang w:val="sr-Latn-RS"/>
          </w:rPr>
          <w:t xml:space="preserve"> </w:t>
        </w:r>
      </w:ins>
      <w:r w:rsidR="00820132" w:rsidRPr="00C67C09">
        <w:rPr>
          <w:rFonts w:cstheme="minorHAnsi"/>
          <w:lang w:val="sr-Latn-RS"/>
        </w:rPr>
        <w:t>i D</w:t>
      </w:r>
      <w:ins w:id="570" w:author="Korisnik" w:date="2024-09-18T13:59:00Z">
        <w:r w:rsidR="00C67C09" w:rsidRPr="00C67C09">
          <w:rPr>
            <w:rFonts w:cstheme="minorHAnsi"/>
            <w:lang w:val="sr-Latn-RS"/>
            <w:rPrChange w:id="571" w:author="Korisnik" w:date="2024-09-18T13:59:00Z">
              <w:rPr>
                <w:rFonts w:cstheme="minorHAnsi"/>
                <w:highlight w:val="yellow"/>
                <w:lang w:val="sr-Latn-RS"/>
              </w:rPr>
            </w:rPrChange>
          </w:rPr>
          <w:t>ejvid</w:t>
        </w:r>
      </w:ins>
      <w:del w:id="572" w:author="Korisnik" w:date="2024-09-18T13:59:00Z">
        <w:r w:rsidR="00820132" w:rsidRPr="00C67C09" w:rsidDel="00C67C09">
          <w:rPr>
            <w:rFonts w:cstheme="minorHAnsi"/>
            <w:lang w:val="sr-Latn-RS"/>
          </w:rPr>
          <w:delText>avid</w:delText>
        </w:r>
      </w:del>
      <w:r w:rsidR="00820132">
        <w:rPr>
          <w:rFonts w:cstheme="minorHAnsi"/>
          <w:lang w:val="sr-Latn-RS"/>
        </w:rPr>
        <w:t xml:space="preserve"> polako postaje sve popularniji, tačnije, postaje toliko popularan da odlučuju da svoju ideju pretoče u biznis. </w:t>
      </w:r>
    </w:p>
    <w:p w14:paraId="54C2A44F" w14:textId="59668143"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del w:id="573" w:author="Korisnik" w:date="2024-09-19T16:03:00Z">
        <w:r w:rsidR="00D66F86" w:rsidDel="00BF0545">
          <w:rPr>
            <w:rFonts w:cstheme="minorHAnsi"/>
            <w:lang w:val="sr-Latn-RS"/>
          </w:rPr>
          <w:delText>4</w:delText>
        </w:r>
        <w:r w:rsidR="009C4938" w:rsidDel="00BF0545">
          <w:rPr>
            <w:rFonts w:cstheme="minorHAnsi"/>
            <w:lang w:val="sr-Latn-RS"/>
          </w:rPr>
          <w:delText xml:space="preserve"> </w:delText>
        </w:r>
      </w:del>
      <w:ins w:id="574" w:author="Korisnik" w:date="2024-09-19T16:03:00Z">
        <w:r w:rsidR="00BF0545">
          <w:rPr>
            <w:rFonts w:cstheme="minorHAnsi"/>
            <w:lang w:val="sr-Latn-RS"/>
          </w:rPr>
          <w:t xml:space="preserve">3 </w:t>
        </w:r>
      </w:ins>
      <w:r w:rsidR="007E1536" w:rsidRPr="00D576B0">
        <w:rPr>
          <w:rFonts w:cstheme="minorHAnsi"/>
          <w:lang w:val="sr-Latn-RS"/>
        </w:rPr>
        <w:t>[</w:t>
      </w:r>
      <w:del w:id="575" w:author="Korisnik" w:date="2024-09-19T17:08:00Z">
        <w:r w:rsidRPr="00D576B0" w:rsidDel="00B97BE9">
          <w:rPr>
            <w:rFonts w:cstheme="minorHAnsi"/>
            <w:lang w:val="sr-Latn-RS"/>
          </w:rPr>
          <w:delText>6</w:delText>
        </w:r>
      </w:del>
      <w:ins w:id="576" w:author="Korisnik" w:date="2024-09-19T17:08:00Z">
        <w:r w:rsidR="00B97BE9" w:rsidRPr="00B97BE9">
          <w:rPr>
            <w:rFonts w:cstheme="minorHAnsi"/>
            <w:lang w:val="sr-Latn-RS"/>
            <w:rPrChange w:id="577" w:author="Korisnik" w:date="2024-09-19T17:08:00Z">
              <w:rPr>
                <w:rFonts w:cstheme="minorHAnsi"/>
                <w:highlight w:val="green"/>
                <w:lang w:val="sr-Latn-RS"/>
              </w:rPr>
            </w:rPrChange>
          </w:rPr>
          <w:t>5</w:t>
        </w:r>
      </w:ins>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2D3F8AF0" w:rsidR="004515C8" w:rsidRDefault="00DC3834" w:rsidP="00DC3834">
      <w:pPr>
        <w:pStyle w:val="Caption"/>
        <w:rPr>
          <w:rFonts w:cstheme="minorHAnsi"/>
          <w:lang w:val="sr-Latn-RS"/>
        </w:rPr>
      </w:pPr>
      <w:r>
        <w:t xml:space="preserve">Slika </w:t>
      </w:r>
      <w:del w:id="578" w:author="Korisnik" w:date="2024-09-19T16:02:00Z">
        <w:r w:rsidR="00D66F86" w:rsidDel="00BF0545">
          <w:delText>4</w:delText>
        </w:r>
      </w:del>
      <w:ins w:id="579" w:author="Korisnik" w:date="2024-09-19T16:02:00Z">
        <w:r w:rsidR="00BF0545">
          <w:t>3</w:t>
        </w:r>
      </w:ins>
      <w:r>
        <w:t xml:space="preserve">. Google </w:t>
      </w:r>
      <w:r w:rsidR="00A355FF">
        <w:rPr>
          <w:sz w:val="22"/>
        </w:rPr>
        <w:t>interfejs</w:t>
      </w:r>
      <w:r w:rsidR="00107DF4" w:rsidRPr="00964EA7">
        <w:rPr>
          <w:sz w:val="22"/>
        </w:rPr>
        <w:t xml:space="preserve"> </w:t>
      </w:r>
      <w:r w:rsidR="008D7C47" w:rsidRPr="00D576B0">
        <w:t>[</w:t>
      </w:r>
      <w:del w:id="580" w:author="Korisnik" w:date="2024-09-19T17:09:00Z">
        <w:r w:rsidR="008D7C47" w:rsidRPr="00D576B0" w:rsidDel="004A6D4B">
          <w:delText>8</w:delText>
        </w:r>
      </w:del>
      <w:ins w:id="581" w:author="Korisnik" w:date="2024-09-19T17:09:00Z">
        <w:r w:rsidR="004A6D4B" w:rsidRPr="004A6D4B">
          <w:rPr>
            <w:rPrChange w:id="582" w:author="Korisnik" w:date="2024-09-19T17:09:00Z">
              <w:rPr>
                <w:highlight w:val="green"/>
              </w:rPr>
            </w:rPrChange>
          </w:rPr>
          <w:t>6</w:t>
        </w:r>
      </w:ins>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1A7453EC" w:rsidR="00D41725" w:rsidRPr="00332EE7" w:rsidRDefault="00D41725" w:rsidP="00D41725">
      <w:pPr>
        <w:jc w:val="both"/>
        <w:rPr>
          <w:rFonts w:cstheme="minorHAnsi"/>
          <w:lang w:val="sr-Latn-RS"/>
        </w:rPr>
      </w:pPr>
      <w:del w:id="583" w:author="Korisnik" w:date="2024-09-18T14:04:00Z">
        <w:r w:rsidRPr="00CA4913" w:rsidDel="00CA4913">
          <w:rPr>
            <w:rFonts w:cstheme="minorHAnsi"/>
          </w:rPr>
          <w:delText xml:space="preserve">Larry </w:delText>
        </w:r>
      </w:del>
      <w:ins w:id="584" w:author="Korisnik" w:date="2024-09-18T14:04:00Z">
        <w:r w:rsidR="00CA4913" w:rsidRPr="00CA4913">
          <w:rPr>
            <w:rFonts w:cstheme="minorHAnsi"/>
            <w:rPrChange w:id="585" w:author="Korisnik" w:date="2024-09-18T14:04:00Z">
              <w:rPr>
                <w:rFonts w:cstheme="minorHAnsi"/>
                <w:highlight w:val="yellow"/>
              </w:rPr>
            </w:rPrChange>
          </w:rPr>
          <w:t>Leri</w:t>
        </w:r>
        <w:r w:rsidR="00CA4913" w:rsidRPr="00CA4913">
          <w:rPr>
            <w:rFonts w:cstheme="minorHAnsi"/>
          </w:rPr>
          <w:t xml:space="preserve"> </w:t>
        </w:r>
      </w:ins>
      <w:r w:rsidRPr="00CA4913">
        <w:rPr>
          <w:rFonts w:cstheme="minorHAnsi"/>
        </w:rPr>
        <w:t>P</w:t>
      </w:r>
      <w:del w:id="586" w:author="Korisnik" w:date="2024-09-18T14:04:00Z">
        <w:r w:rsidRPr="00CA4913" w:rsidDel="00CA4913">
          <w:rPr>
            <w:rFonts w:cstheme="minorHAnsi"/>
          </w:rPr>
          <w:delText>age</w:delText>
        </w:r>
      </w:del>
      <w:ins w:id="587" w:author="Korisnik" w:date="2024-09-18T14:04:00Z">
        <w:r w:rsidR="00CA4913" w:rsidRPr="00CA4913">
          <w:rPr>
            <w:rFonts w:cstheme="minorHAnsi"/>
            <w:rPrChange w:id="588" w:author="Korisnik" w:date="2024-09-18T14:04:00Z">
              <w:rPr>
                <w:rFonts w:cstheme="minorHAnsi"/>
                <w:highlight w:val="yellow"/>
              </w:rPr>
            </w:rPrChange>
          </w:rPr>
          <w:t>ejdž</w:t>
        </w:r>
      </w:ins>
      <w:r w:rsidRPr="00CA4913">
        <w:rPr>
          <w:rFonts w:cstheme="minorHAnsi"/>
        </w:rPr>
        <w:t xml:space="preserve"> i S</w:t>
      </w:r>
      <w:del w:id="589" w:author="Korisnik" w:date="2024-09-18T14:04:00Z">
        <w:r w:rsidRPr="00CA4913" w:rsidDel="00CA4913">
          <w:rPr>
            <w:rFonts w:cstheme="minorHAnsi"/>
          </w:rPr>
          <w:delText>ergey</w:delText>
        </w:r>
      </w:del>
      <w:ins w:id="590" w:author="Korisnik" w:date="2024-09-18T14:04:00Z">
        <w:r w:rsidR="00CA4913" w:rsidRPr="00CA4913">
          <w:rPr>
            <w:rFonts w:cstheme="minorHAnsi"/>
            <w:rPrChange w:id="591" w:author="Korisnik" w:date="2024-09-18T14:04:00Z">
              <w:rPr>
                <w:rFonts w:cstheme="minorHAnsi"/>
                <w:highlight w:val="yellow"/>
              </w:rPr>
            </w:rPrChange>
          </w:rPr>
          <w:t>ergej</w:t>
        </w:r>
      </w:ins>
      <w:r w:rsidRPr="00CA4913">
        <w:rPr>
          <w:rFonts w:cstheme="minorHAnsi"/>
        </w:rPr>
        <w:t xml:space="preserve"> Brin</w:t>
      </w:r>
      <w:r>
        <w:rPr>
          <w:rFonts w:cstheme="minorHAnsi"/>
        </w:rPr>
        <w:t xml:space="preserve"> </w:t>
      </w:r>
      <w:r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Pr="00332EE7">
        <w:rPr>
          <w:rFonts w:cstheme="minorHAnsi"/>
          <w:lang w:val="sr-Latn-RS"/>
        </w:rPr>
        <w:t xml:space="preserve"> linkova tipa </w:t>
      </w:r>
      <w:r w:rsidRPr="00332EE7">
        <w:rPr>
          <w:rFonts w:cstheme="minorHAnsi"/>
          <w:i/>
          <w:lang w:val="sr-Latn-RS"/>
        </w:rPr>
        <w:t>backlink</w:t>
      </w:r>
      <w:r w:rsidRPr="00332EE7">
        <w:rPr>
          <w:rFonts w:cstheme="minorHAnsi"/>
          <w:lang w:val="sr-Latn-RS"/>
        </w:rPr>
        <w:t xml:space="preserve"> (linkovi u okviru stranica koji upućuju na druge </w:t>
      </w:r>
      <w:r w:rsidRPr="00332EE7">
        <w:rPr>
          <w:rFonts w:cstheme="minorHAnsi"/>
          <w:lang w:val="sr-Latn-RS"/>
        </w:rPr>
        <w:lastRenderedPageBreak/>
        <w:t>stranice)</w:t>
      </w:r>
      <w:r w:rsidR="00BF07EA" w:rsidRPr="00332EE7">
        <w:rPr>
          <w:rFonts w:cstheme="minorHAnsi"/>
          <w:lang w:val="sr-Latn-RS"/>
        </w:rPr>
        <w:t xml:space="preserve"> i na osnovu njih je</w:t>
      </w:r>
      <w:r w:rsidRPr="00332EE7">
        <w:rPr>
          <w:rFonts w:cstheme="minorHAnsi"/>
          <w:lang w:val="sr-Latn-RS"/>
        </w:rPr>
        <w:t xml:space="preserve"> određivao koliko su </w:t>
      </w:r>
      <w:r w:rsidR="00D845D9" w:rsidRPr="00332EE7">
        <w:rPr>
          <w:rFonts w:cstheme="minorHAnsi"/>
          <w:lang w:val="sr-Latn-RS"/>
        </w:rPr>
        <w:t>relevantne</w:t>
      </w:r>
      <w:r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xml:space="preserve">, što predsatvlja matematički izraz za broj 1 koji je praćen sa 100 nula (1 </w:t>
      </w:r>
      <w:commentRangeStart w:id="592"/>
      <w:r>
        <w:rPr>
          <w:lang w:val="sr-Latn-RS"/>
        </w:rPr>
        <w:t>googol</w:t>
      </w:r>
      <w:commentRangeEnd w:id="592"/>
      <w:r w:rsidR="00894C4D">
        <w:rPr>
          <w:rStyle w:val="CommentReference"/>
        </w:rPr>
        <w:commentReference w:id="592"/>
      </w:r>
      <w:r>
        <w:rPr>
          <w:lang w:val="sr-Latn-RS"/>
        </w:rPr>
        <w:t>)</w:t>
      </w:r>
      <w:ins w:id="593" w:author="Korisnik" w:date="2024-09-18T14:11:00Z">
        <w:r w:rsidR="00CA4913">
          <w:rPr>
            <w:lang w:val="sr-Latn-RS"/>
          </w:rPr>
          <w:t xml:space="preserve"> [7]</w:t>
        </w:r>
      </w:ins>
      <w:r>
        <w:rPr>
          <w:lang w:val="sr-Latn-RS"/>
        </w:rPr>
        <w:t>.</w:t>
      </w:r>
    </w:p>
    <w:p w14:paraId="2BACFA8F" w14:textId="324025C9" w:rsidR="00D41725" w:rsidRPr="00894C4D" w:rsidRDefault="00D41725" w:rsidP="00D41725">
      <w:pPr>
        <w:jc w:val="both"/>
        <w:rPr>
          <w:rFonts w:cstheme="minorHAnsi"/>
          <w:lang w:val="sr-Latn-RS"/>
          <w:rPrChange w:id="594" w:author="Dunja Vrbaski" w:date="2024-09-17T23:27:00Z">
            <w:rPr>
              <w:rFonts w:cstheme="minorHAnsi"/>
            </w:rPr>
          </w:rPrChange>
        </w:rPr>
      </w:pPr>
      <w:r w:rsidRPr="00894C4D">
        <w:rPr>
          <w:rFonts w:cstheme="minorHAnsi"/>
          <w:lang w:val="sr-Latn-RS"/>
          <w:rPrChange w:id="595" w:author="Dunja Vrbaski" w:date="2024-09-17T23:27:00Z">
            <w:rPr>
              <w:rFonts w:cstheme="minorHAnsi"/>
            </w:rPr>
          </w:rPrChange>
        </w:rPr>
        <w:t xml:space="preserve">Osnova </w:t>
      </w:r>
      <w:r w:rsidRPr="00894C4D">
        <w:rPr>
          <w:rFonts w:cstheme="minorHAnsi"/>
          <w:i/>
          <w:lang w:val="sr-Latn-RS"/>
          <w:rPrChange w:id="596" w:author="Dunja Vrbaski" w:date="2024-09-17T23:27:00Z">
            <w:rPr>
              <w:rFonts w:cstheme="minorHAnsi"/>
              <w:i/>
            </w:rPr>
          </w:rPrChange>
        </w:rPr>
        <w:t>Google</w:t>
      </w:r>
      <w:r w:rsidRPr="00894C4D">
        <w:rPr>
          <w:rFonts w:cstheme="minorHAnsi"/>
          <w:lang w:val="sr-Latn-RS"/>
          <w:rPrChange w:id="597" w:author="Dunja Vrbaski" w:date="2024-09-17T23:27:00Z">
            <w:rPr>
              <w:rFonts w:cstheme="minorHAnsi"/>
            </w:rPr>
          </w:rPrChange>
        </w:rPr>
        <w:t xml:space="preserve"> mehanizma pretrage se zasniva na </w:t>
      </w:r>
      <w:r w:rsidRPr="00894C4D">
        <w:rPr>
          <w:rFonts w:cstheme="minorHAnsi"/>
          <w:i/>
          <w:lang w:val="sr-Latn-RS"/>
          <w:rPrChange w:id="598" w:author="Dunja Vrbaski" w:date="2024-09-17T23:27:00Z">
            <w:rPr>
              <w:rFonts w:cstheme="minorHAnsi"/>
              <w:i/>
            </w:rPr>
          </w:rPrChange>
        </w:rPr>
        <w:t>PageRank</w:t>
      </w:r>
      <w:r w:rsidRPr="00894C4D">
        <w:rPr>
          <w:rFonts w:cstheme="minorHAnsi"/>
          <w:lang w:val="sr-Latn-RS"/>
          <w:rPrChange w:id="599" w:author="Dunja Vrbaski" w:date="2024-09-17T23:27:00Z">
            <w:rPr>
              <w:rFonts w:cstheme="minorHAnsi"/>
            </w:rPr>
          </w:rPrChange>
        </w:rPr>
        <w:t xml:space="preserve"> algortimu, koji koristi </w:t>
      </w:r>
      <w:r w:rsidR="00710AE5" w:rsidRPr="00894C4D">
        <w:rPr>
          <w:rFonts w:cstheme="minorHAnsi"/>
          <w:lang w:val="sr-Latn-RS"/>
          <w:rPrChange w:id="600" w:author="Dunja Vrbaski" w:date="2024-09-17T23:27:00Z">
            <w:rPr>
              <w:rFonts w:cstheme="minorHAnsi"/>
            </w:rPr>
          </w:rPrChange>
        </w:rPr>
        <w:t>opisani konc</w:t>
      </w:r>
      <w:ins w:id="601" w:author="Dunja Vrbaski" w:date="2024-09-17T23:27:00Z">
        <w:r w:rsidR="00894C4D" w:rsidRPr="00894C4D">
          <w:rPr>
            <w:rFonts w:cstheme="minorHAnsi"/>
            <w:lang w:val="sr-Latn-RS"/>
            <w:rPrChange w:id="602" w:author="Dunja Vrbaski" w:date="2024-09-17T23:27:00Z">
              <w:rPr>
                <w:rFonts w:cstheme="minorHAnsi"/>
              </w:rPr>
            </w:rPrChange>
          </w:rPr>
          <w:t>e</w:t>
        </w:r>
      </w:ins>
      <w:r w:rsidR="00710AE5" w:rsidRPr="00894C4D">
        <w:rPr>
          <w:rFonts w:cstheme="minorHAnsi"/>
          <w:lang w:val="sr-Latn-RS"/>
          <w:rPrChange w:id="603" w:author="Dunja Vrbaski" w:date="2024-09-17T23:27:00Z">
            <w:rPr>
              <w:rFonts w:cstheme="minorHAnsi"/>
            </w:rPr>
          </w:rPrChange>
        </w:rPr>
        <w:t>p</w:t>
      </w:r>
      <w:del w:id="604" w:author="Dunja Vrbaski" w:date="2024-09-17T23:27:00Z">
        <w:r w:rsidR="00710AE5" w:rsidRPr="00894C4D" w:rsidDel="00894C4D">
          <w:rPr>
            <w:rFonts w:cstheme="minorHAnsi"/>
            <w:lang w:val="sr-Latn-RS"/>
            <w:rPrChange w:id="605" w:author="Dunja Vrbaski" w:date="2024-09-17T23:27:00Z">
              <w:rPr>
                <w:rFonts w:cstheme="minorHAnsi"/>
              </w:rPr>
            </w:rPrChange>
          </w:rPr>
          <w:delText>e</w:delText>
        </w:r>
      </w:del>
      <w:r w:rsidR="00710AE5" w:rsidRPr="00894C4D">
        <w:rPr>
          <w:rFonts w:cstheme="minorHAnsi"/>
          <w:lang w:val="sr-Latn-RS"/>
          <w:rPrChange w:id="606" w:author="Dunja Vrbaski" w:date="2024-09-17T23:27:00Z">
            <w:rPr>
              <w:rFonts w:cstheme="minorHAnsi"/>
            </w:rPr>
          </w:rPrChange>
        </w:rPr>
        <w:t xml:space="preserve">t </w:t>
      </w:r>
      <w:r w:rsidR="00710AE5" w:rsidRPr="00894C4D">
        <w:rPr>
          <w:rFonts w:cstheme="minorHAnsi"/>
          <w:i/>
          <w:lang w:val="sr-Latn-RS"/>
          <w:rPrChange w:id="607" w:author="Dunja Vrbaski" w:date="2024-09-17T23:27:00Z">
            <w:rPr>
              <w:rFonts w:cstheme="minorHAnsi"/>
              <w:i/>
            </w:rPr>
          </w:rPrChange>
        </w:rPr>
        <w:t>Backrub</w:t>
      </w:r>
      <w:r w:rsidR="00710AE5" w:rsidRPr="00894C4D">
        <w:rPr>
          <w:rFonts w:cstheme="minorHAnsi"/>
          <w:lang w:val="sr-Latn-RS"/>
          <w:rPrChange w:id="608" w:author="Dunja Vrbaski" w:date="2024-09-17T23:27:00Z">
            <w:rPr>
              <w:rFonts w:cstheme="minorHAnsi"/>
            </w:rPr>
          </w:rPrChange>
        </w:rPr>
        <w:t xml:space="preserve"> mehanizma</w:t>
      </w:r>
      <w:r w:rsidRPr="00894C4D">
        <w:rPr>
          <w:rFonts w:cstheme="minorHAnsi"/>
          <w:lang w:val="sr-Latn-RS"/>
          <w:rPrChange w:id="609" w:author="Dunja Vrbaski" w:date="2024-09-17T23:27:00Z">
            <w:rPr>
              <w:rFonts w:cstheme="minorHAnsi"/>
            </w:rPr>
          </w:rPrChange>
        </w:rPr>
        <w:t>. Drugim rečima, ovaj algoritam istražuje koliko drugih sajtova referencira neku stranicu da bi odredio koliko je ta stranica zaista relevantna.</w:t>
      </w:r>
    </w:p>
    <w:p w14:paraId="26151299" w14:textId="1D566A98"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del w:id="610" w:author="Korisnik" w:date="2024-09-19T17:09:00Z">
        <w:r w:rsidR="00944DF8" w:rsidRPr="00434CBE" w:rsidDel="004A6D4B">
          <w:rPr>
            <w:rFonts w:cstheme="minorHAnsi"/>
            <w:highlight w:val="green"/>
            <w:rPrChange w:id="611" w:author="Korisnik" w:date="2024-09-19T17:07:00Z">
              <w:rPr>
                <w:rFonts w:cstheme="minorHAnsi"/>
              </w:rPr>
            </w:rPrChange>
          </w:rPr>
          <w:delText>[</w:delText>
        </w:r>
      </w:del>
      <w:del w:id="612" w:author="Korisnik" w:date="2024-09-19T17:08:00Z">
        <w:r w:rsidR="00944DF8" w:rsidRPr="00434CBE" w:rsidDel="00B97BE9">
          <w:rPr>
            <w:rFonts w:cstheme="minorHAnsi"/>
            <w:highlight w:val="green"/>
            <w:rPrChange w:id="613" w:author="Korisnik" w:date="2024-09-19T17:07:00Z">
              <w:rPr>
                <w:rFonts w:cstheme="minorHAnsi"/>
              </w:rPr>
            </w:rPrChange>
          </w:rPr>
          <w:delText>5</w:delText>
        </w:r>
      </w:del>
      <w:del w:id="614" w:author="Korisnik" w:date="2024-09-19T17:09:00Z">
        <w:r w:rsidR="00944DF8" w:rsidRPr="00434CBE" w:rsidDel="004A6D4B">
          <w:rPr>
            <w:rFonts w:cstheme="minorHAnsi"/>
            <w:highlight w:val="green"/>
            <w:rPrChange w:id="615" w:author="Korisnik" w:date="2024-09-19T17:07:00Z">
              <w:rPr>
                <w:rFonts w:cstheme="minorHAnsi"/>
              </w:rPr>
            </w:rPrChange>
          </w:rPr>
          <w:delText>]</w:delText>
        </w:r>
      </w:del>
      <w:r w:rsidR="00C77051">
        <w:rPr>
          <w:rFonts w:cstheme="minorHAnsi"/>
        </w:rPr>
        <w:t>[7]</w:t>
      </w:r>
      <w:ins w:id="616" w:author="Korisnik" w:date="2024-09-19T17:09:00Z">
        <w:r w:rsidR="004A6D4B">
          <w:rPr>
            <w:rFonts w:cstheme="minorHAnsi"/>
          </w:rPr>
          <w:t>[8]</w:t>
        </w:r>
      </w:ins>
      <w:r w:rsidR="00C77051">
        <w:rPr>
          <w:rFonts w:cstheme="minorHAnsi"/>
        </w:rPr>
        <w:t>[9]</w:t>
      </w:r>
      <w:r>
        <w:rPr>
          <w:rFonts w:cstheme="minorHAnsi"/>
          <w:lang w:val="sr-Latn-RS"/>
        </w:rPr>
        <w:t>.</w:t>
      </w:r>
    </w:p>
    <w:p w14:paraId="11773879" w14:textId="77777777" w:rsidR="00AA1DF8" w:rsidRPr="00B209C5" w:rsidDel="00067035" w:rsidRDefault="00B209C5" w:rsidP="00C246F6">
      <w:pPr>
        <w:jc w:val="both"/>
        <w:rPr>
          <w:del w:id="617" w:author="Korisnik" w:date="2024-09-19T16:48:00Z"/>
          <w:rFonts w:cstheme="minorHAnsi"/>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p>
    <w:p w14:paraId="25BE38F9" w14:textId="0D41D814" w:rsidR="00FE35C2" w:rsidDel="00067035" w:rsidRDefault="00FE35C2" w:rsidP="00C246F6">
      <w:pPr>
        <w:jc w:val="both"/>
        <w:rPr>
          <w:ins w:id="618" w:author="SG" w:date="2024-09-18T17:26:00Z"/>
          <w:del w:id="619" w:author="Korisnik" w:date="2024-09-19T16:48:00Z"/>
          <w:lang w:val="sr-Latn-RS"/>
        </w:rPr>
      </w:pPr>
    </w:p>
    <w:p w14:paraId="7686098F" w14:textId="77777777" w:rsidR="00FE35C2" w:rsidRPr="00FE35C2" w:rsidDel="00067035" w:rsidRDefault="00FE35C2">
      <w:pPr>
        <w:rPr>
          <w:ins w:id="620" w:author="SG" w:date="2024-09-18T17:26:00Z"/>
          <w:del w:id="621" w:author="Korisnik" w:date="2024-09-19T16:48:00Z"/>
          <w:lang w:val="sr-Latn-RS"/>
        </w:rPr>
        <w:pPrChange w:id="622" w:author="SG" w:date="2024-09-18T17:26:00Z">
          <w:pPr>
            <w:jc w:val="both"/>
          </w:pPr>
        </w:pPrChange>
      </w:pPr>
    </w:p>
    <w:p w14:paraId="4D23F86A" w14:textId="77777777" w:rsidR="00FE35C2" w:rsidRPr="00FE35C2" w:rsidDel="00067035" w:rsidRDefault="00FE35C2">
      <w:pPr>
        <w:rPr>
          <w:ins w:id="623" w:author="SG" w:date="2024-09-18T17:26:00Z"/>
          <w:del w:id="624" w:author="Korisnik" w:date="2024-09-19T16:48:00Z"/>
          <w:lang w:val="sr-Latn-RS"/>
        </w:rPr>
        <w:pPrChange w:id="625" w:author="SG" w:date="2024-09-18T17:26:00Z">
          <w:pPr>
            <w:jc w:val="both"/>
          </w:pPr>
        </w:pPrChange>
      </w:pPr>
    </w:p>
    <w:p w14:paraId="6215717E" w14:textId="77777777" w:rsidR="00FE35C2" w:rsidRPr="00FE35C2" w:rsidDel="00067035" w:rsidRDefault="00FE35C2">
      <w:pPr>
        <w:rPr>
          <w:ins w:id="626" w:author="SG" w:date="2024-09-18T17:26:00Z"/>
          <w:del w:id="627" w:author="Korisnik" w:date="2024-09-19T16:48:00Z"/>
          <w:lang w:val="sr-Latn-RS"/>
        </w:rPr>
        <w:pPrChange w:id="628" w:author="SG" w:date="2024-09-18T17:26:00Z">
          <w:pPr>
            <w:jc w:val="both"/>
          </w:pPr>
        </w:pPrChange>
      </w:pPr>
    </w:p>
    <w:p w14:paraId="320B3B87" w14:textId="6BAFC769" w:rsidR="00FE35C2" w:rsidDel="00067035" w:rsidRDefault="00FE35C2" w:rsidP="00FE35C2">
      <w:pPr>
        <w:rPr>
          <w:ins w:id="629" w:author="SG" w:date="2024-09-18T17:26:00Z"/>
          <w:del w:id="630" w:author="Korisnik" w:date="2024-09-19T16:48:00Z"/>
          <w:lang w:val="sr-Latn-RS"/>
        </w:rPr>
      </w:pPr>
    </w:p>
    <w:p w14:paraId="5E566C41" w14:textId="77777777" w:rsidR="00FE35C2" w:rsidRPr="00FE35C2" w:rsidDel="00067035" w:rsidRDefault="00FE35C2">
      <w:pPr>
        <w:rPr>
          <w:ins w:id="631" w:author="SG" w:date="2024-09-18T17:26:00Z"/>
          <w:del w:id="632" w:author="Korisnik" w:date="2024-09-19T16:48:00Z"/>
          <w:lang w:val="sr-Latn-RS"/>
        </w:rPr>
      </w:pPr>
    </w:p>
    <w:p w14:paraId="4195CC54" w14:textId="77777777" w:rsidR="00FE35C2" w:rsidRPr="00FE35C2" w:rsidDel="00067035" w:rsidRDefault="00FE35C2">
      <w:pPr>
        <w:rPr>
          <w:ins w:id="633" w:author="SG" w:date="2024-09-18T17:26:00Z"/>
          <w:del w:id="634" w:author="Korisnik" w:date="2024-09-19T16:48:00Z"/>
          <w:lang w:val="sr-Latn-RS"/>
        </w:rPr>
      </w:pPr>
    </w:p>
    <w:p w14:paraId="518202C7" w14:textId="2ACC8AB5" w:rsidR="00FE35C2" w:rsidDel="00067035" w:rsidRDefault="00FE35C2" w:rsidP="00FE35C2">
      <w:pPr>
        <w:rPr>
          <w:ins w:id="635" w:author="SG" w:date="2024-09-18T17:26:00Z"/>
          <w:del w:id="636" w:author="Korisnik" w:date="2024-09-19T16:48:00Z"/>
          <w:lang w:val="sr-Latn-RS"/>
        </w:rPr>
      </w:pPr>
    </w:p>
    <w:p w14:paraId="03F21394" w14:textId="0CD90007" w:rsidR="00224DBA" w:rsidRPr="00FE35C2" w:rsidRDefault="00FE35C2" w:rsidP="00D576B0">
      <w:pPr>
        <w:jc w:val="both"/>
        <w:rPr>
          <w:lang w:val="sr-Latn-RS"/>
        </w:rPr>
      </w:pPr>
      <w:ins w:id="637" w:author="SG" w:date="2024-09-18T17:26:00Z">
        <w:r>
          <w:rPr>
            <w:lang w:val="sr-Latn-RS"/>
          </w:rPr>
          <w:tab/>
        </w:r>
      </w:ins>
    </w:p>
    <w:p w14:paraId="0D9C7915" w14:textId="77777777" w:rsidR="00786316" w:rsidRPr="0037213B" w:rsidRDefault="000C7C85" w:rsidP="00786316">
      <w:pPr>
        <w:pStyle w:val="Heading1"/>
        <w:rPr>
          <w:lang w:val="sr-Latn-RS"/>
        </w:rPr>
      </w:pPr>
      <w:bookmarkStart w:id="638" w:name="_Toc177571635"/>
      <w:r>
        <w:rPr>
          <w:lang w:val="sr-Latn-RS"/>
        </w:rPr>
        <w:lastRenderedPageBreak/>
        <w:t>Značaj i primena</w:t>
      </w:r>
      <w:bookmarkEnd w:id="638"/>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1C45690D" w14:textId="77777777" w:rsidR="004234B7" w:rsidRPr="00B9254A" w:rsidRDefault="004234B7" w:rsidP="004234B7">
      <w:pPr>
        <w:pStyle w:val="ListParagraph"/>
        <w:jc w:val="both"/>
        <w:rPr>
          <w:lang w:val="sr-Latn-RS"/>
        </w:rPr>
      </w:pPr>
    </w:p>
    <w:p w14:paraId="2DDBE068" w14:textId="77777777" w:rsidR="00B9254A" w:rsidRPr="00B9254A" w:rsidRDefault="00B9254A" w:rsidP="00B9254A">
      <w:pPr>
        <w:pStyle w:val="ListParagraph"/>
        <w:jc w:val="both"/>
        <w:rPr>
          <w:lang w:val="sr-Latn-RS"/>
        </w:rPr>
      </w:pPr>
    </w:p>
    <w:p w14:paraId="673CB099" w14:textId="77777777" w:rsidR="00391487" w:rsidDel="002E180B" w:rsidRDefault="000C7C85" w:rsidP="00391487">
      <w:pPr>
        <w:pStyle w:val="Heading2"/>
        <w:rPr>
          <w:del w:id="639" w:author="Korisnik" w:date="2024-09-19T16:10:00Z"/>
          <w:lang w:val="sr-Latn-RS"/>
        </w:rPr>
      </w:pPr>
      <w:bookmarkStart w:id="640" w:name="_Toc177571636"/>
      <w:r>
        <w:rPr>
          <w:lang w:val="sr-Latn-RS"/>
        </w:rPr>
        <w:lastRenderedPageBreak/>
        <w:t>Postojeća rešenja</w:t>
      </w:r>
      <w:bookmarkEnd w:id="640"/>
    </w:p>
    <w:p w14:paraId="1E4FCDFA" w14:textId="77777777" w:rsidR="000C7C85" w:rsidRPr="00E4205F" w:rsidDel="002E180B" w:rsidRDefault="000C7C85" w:rsidP="002E180B">
      <w:pPr>
        <w:pStyle w:val="Heading2"/>
        <w:rPr>
          <w:del w:id="641" w:author="Korisnik" w:date="2024-09-19T16:10:00Z"/>
          <w:lang w:val="sr-Latn-RS"/>
        </w:rPr>
        <w:pPrChange w:id="642" w:author="Korisnik" w:date="2024-09-19T16:10:00Z">
          <w:pPr/>
        </w:pPrChange>
      </w:pPr>
    </w:p>
    <w:p w14:paraId="769DB4FA" w14:textId="3F7A5808" w:rsidR="00391487" w:rsidDel="002E180B" w:rsidRDefault="00C34E4F" w:rsidP="002E180B">
      <w:pPr>
        <w:pStyle w:val="Heading2"/>
        <w:rPr>
          <w:del w:id="643" w:author="Korisnik" w:date="2024-09-19T16:10:00Z"/>
          <w:lang w:val="sr-Latn-RS"/>
        </w:rPr>
        <w:pPrChange w:id="644" w:author="Korisnik" w:date="2024-09-19T16:10:00Z">
          <w:pPr>
            <w:pStyle w:val="Heading3"/>
          </w:pPr>
        </w:pPrChange>
      </w:pPr>
      <w:bookmarkStart w:id="645" w:name="_Toc177571637"/>
      <w:commentRangeStart w:id="646"/>
      <w:del w:id="647" w:author="Korisnik" w:date="2024-09-19T16:10:00Z">
        <w:r w:rsidRPr="005F21A6" w:rsidDel="002E180B">
          <w:rPr>
            <w:i/>
            <w:lang w:val="sr-Latn-RS"/>
          </w:rPr>
          <w:delText>Stack</w:delText>
        </w:r>
        <w:commentRangeEnd w:id="646"/>
        <w:r w:rsidR="00894C4D" w:rsidDel="002E180B">
          <w:rPr>
            <w:rStyle w:val="CommentReference"/>
            <w:rFonts w:asciiTheme="minorHAnsi" w:eastAsiaTheme="minorHAnsi" w:hAnsiTheme="minorHAnsi" w:cstheme="minorBidi"/>
            <w:b w:val="0"/>
          </w:rPr>
          <w:commentReference w:id="646"/>
        </w:r>
        <w:r w:rsidRPr="005F21A6" w:rsidDel="002E180B">
          <w:rPr>
            <w:i/>
            <w:lang w:val="sr-Latn-RS"/>
          </w:rPr>
          <w:delText xml:space="preserve"> Exchange</w:delText>
        </w:r>
        <w:r w:rsidDel="002E180B">
          <w:rPr>
            <w:lang w:val="sr-Latn-RS"/>
          </w:rPr>
          <w:delText xml:space="preserve"> </w:delText>
        </w:r>
        <w:r w:rsidR="00152474" w:rsidDel="002E180B">
          <w:rPr>
            <w:lang w:val="sr-Latn-RS"/>
          </w:rPr>
          <w:delText>i</w:delText>
        </w:r>
        <w:r w:rsidDel="002E180B">
          <w:rPr>
            <w:lang w:val="sr-Latn-RS"/>
          </w:rPr>
          <w:delText xml:space="preserve"> </w:delText>
        </w:r>
        <w:r w:rsidRPr="005F21A6" w:rsidDel="002E180B">
          <w:rPr>
            <w:i/>
            <w:lang w:val="sr-Latn-RS"/>
          </w:rPr>
          <w:delText>Stack Overflow</w:delText>
        </w:r>
        <w:bookmarkEnd w:id="645"/>
        <w:r w:rsidR="00391487" w:rsidRPr="0037213B" w:rsidDel="002E180B">
          <w:rPr>
            <w:lang w:val="sr-Latn-RS"/>
          </w:rPr>
          <w:delText xml:space="preserve"> </w:delText>
        </w:r>
      </w:del>
    </w:p>
    <w:p w14:paraId="1B34CDC3" w14:textId="77777777" w:rsidR="00476966" w:rsidRDefault="00476966" w:rsidP="002E180B">
      <w:pPr>
        <w:pStyle w:val="Heading2"/>
        <w:rPr>
          <w:lang w:val="sr-Latn-RS"/>
        </w:rPr>
        <w:pPrChange w:id="648" w:author="Korisnik" w:date="2024-09-19T16:10:00Z">
          <w:pPr/>
        </w:pPrChange>
      </w:pPr>
    </w:p>
    <w:p w14:paraId="53C67DE4" w14:textId="77777777" w:rsidR="004234B7" w:rsidRDefault="00476966" w:rsidP="005E2CA5">
      <w:pPr>
        <w:jc w:val="both"/>
        <w:rPr>
          <w:lang w:val="sr-Latn-RS"/>
        </w:rPr>
      </w:pPr>
      <w:r w:rsidRPr="005F21A6">
        <w:rPr>
          <w:i/>
          <w:lang w:val="sr-Latn-RS"/>
        </w:rPr>
        <w:t>Stack Overflow</w:t>
      </w:r>
      <w:r>
        <w:rPr>
          <w:lang w:val="sr-Latn-RS"/>
        </w:rPr>
        <w:t xml:space="preserve"> je </w:t>
      </w:r>
      <w:r w:rsidR="00423D39">
        <w:rPr>
          <w:lang w:val="sr-Latn-RS"/>
        </w:rPr>
        <w:t xml:space="preserve">sajt, </w:t>
      </w:r>
      <w:r w:rsidR="008C58C9">
        <w:rPr>
          <w:lang w:val="sr-Latn-RS"/>
        </w:rPr>
        <w:t xml:space="preserve">zamišljen da predstavlja </w:t>
      </w:r>
      <w:r>
        <w:rPr>
          <w:lang w:val="sr-Latn-RS"/>
        </w:rPr>
        <w:t>biblioteku</w:t>
      </w:r>
      <w:r w:rsidR="008C58C9">
        <w:rPr>
          <w:lang w:val="sr-Latn-RS"/>
        </w:rPr>
        <w:t xml:space="preserve"> </w:t>
      </w:r>
      <w:r w:rsidR="00423D39">
        <w:rPr>
          <w:lang w:val="sr-Latn-RS"/>
        </w:rPr>
        <w:t>koja bi umesto knjiga</w:t>
      </w:r>
      <w:r w:rsidR="005F21A6">
        <w:rPr>
          <w:lang w:val="sr-Latn-RS"/>
        </w:rPr>
        <w:t xml:space="preserve"> na svojim policama</w:t>
      </w:r>
      <w:r w:rsidR="00423D39">
        <w:rPr>
          <w:lang w:val="sr-Latn-RS"/>
        </w:rPr>
        <w:t xml:space="preserve"> imala sva</w:t>
      </w:r>
      <w:r w:rsidR="008C58C9">
        <w:rPr>
          <w:lang w:val="sr-Latn-RS"/>
        </w:rPr>
        <w:t xml:space="preserve"> moguć</w:t>
      </w:r>
      <w:r w:rsidR="00423D39">
        <w:rPr>
          <w:lang w:val="sr-Latn-RS"/>
        </w:rPr>
        <w:t>a</w:t>
      </w:r>
      <w:r w:rsidR="008C58C9">
        <w:rPr>
          <w:lang w:val="sr-Latn-RS"/>
        </w:rPr>
        <w:t xml:space="preserve"> pitanja vezan</w:t>
      </w:r>
      <w:r w:rsidR="00423D39">
        <w:rPr>
          <w:lang w:val="sr-Latn-RS"/>
        </w:rPr>
        <w:t>a</w:t>
      </w:r>
      <w:r w:rsidR="008C58C9">
        <w:rPr>
          <w:lang w:val="sr-Latn-RS"/>
        </w:rPr>
        <w:t xml:space="preserve"> za programiranje</w:t>
      </w:r>
      <w:r w:rsidR="00423D39">
        <w:rPr>
          <w:lang w:val="sr-Latn-RS"/>
        </w:rPr>
        <w:t xml:space="preserve">. </w:t>
      </w:r>
      <w:r w:rsidR="00A238C2">
        <w:rPr>
          <w:lang w:val="sr-Latn-RS"/>
        </w:rPr>
        <w:t>N</w:t>
      </w:r>
      <w:r w:rsidR="004234B7">
        <w:rPr>
          <w:lang w:val="sr-Latn-RS"/>
        </w:rPr>
        <w:t>ajkvalitetniji</w:t>
      </w:r>
      <w:r w:rsidR="00A238C2">
        <w:rPr>
          <w:lang w:val="sr-Latn-RS"/>
        </w:rPr>
        <w:t xml:space="preserve"> i vrlo detaljni</w:t>
      </w:r>
      <w:r w:rsidR="004234B7">
        <w:rPr>
          <w:lang w:val="sr-Latn-RS"/>
        </w:rPr>
        <w:t xml:space="preserve"> odgovori bi se nalazili na njihovim stranicama</w:t>
      </w:r>
      <w:r w:rsidR="008C58C9">
        <w:rPr>
          <w:lang w:val="sr-Latn-RS"/>
        </w:rPr>
        <w:t>.</w:t>
      </w:r>
      <w:r w:rsidR="004234B7">
        <w:rPr>
          <w:lang w:val="sr-Latn-RS"/>
        </w:rPr>
        <w:t xml:space="preserve"> Programeri širom sveta su upravo oni koji </w:t>
      </w:r>
      <w:r w:rsidR="00D267AE">
        <w:rPr>
          <w:lang w:val="sr-Latn-RS"/>
        </w:rPr>
        <w:t>omogućuju</w:t>
      </w:r>
      <w:r w:rsidR="004234B7">
        <w:rPr>
          <w:lang w:val="sr-Latn-RS"/>
        </w:rPr>
        <w:t xml:space="preserve"> da se ovaj cilj postigne, pomažući potpunim strancima na Internetu, nudeći im odgovore za opisane probleme</w:t>
      </w:r>
      <w:r w:rsidR="00902E45">
        <w:rPr>
          <w:lang w:val="sr-Latn-RS"/>
        </w:rPr>
        <w:t xml:space="preserve"> </w:t>
      </w:r>
      <w:r w:rsidR="00902E45">
        <w:t>[10]</w:t>
      </w:r>
      <w:r w:rsidR="004234B7">
        <w:rPr>
          <w:lang w:val="sr-Latn-RS"/>
        </w:rPr>
        <w:t>.</w:t>
      </w:r>
      <w:r w:rsidR="008C58C9">
        <w:rPr>
          <w:lang w:val="sr-Latn-RS"/>
        </w:rPr>
        <w:t xml:space="preserve"> </w:t>
      </w:r>
    </w:p>
    <w:p w14:paraId="00D87BAF" w14:textId="77777777" w:rsidR="00476966" w:rsidRPr="00476966" w:rsidRDefault="004234B7" w:rsidP="005E2CA5">
      <w:pPr>
        <w:jc w:val="both"/>
        <w:rPr>
          <w:lang w:val="sr-Latn-RS"/>
        </w:rPr>
      </w:pPr>
      <w:r w:rsidRPr="004234B7">
        <w:rPr>
          <w:i/>
          <w:lang w:val="sr-Latn-RS"/>
        </w:rPr>
        <w:t>Stack Overflow</w:t>
      </w:r>
      <w:r>
        <w:rPr>
          <w:lang w:val="sr-Latn-RS"/>
        </w:rPr>
        <w:t xml:space="preserve"> je samo jedan od 1</w:t>
      </w:r>
      <w:r w:rsidR="00245E5C">
        <w:rPr>
          <w:lang w:val="sr-Latn-RS"/>
        </w:rPr>
        <w:t>7</w:t>
      </w:r>
      <w:r>
        <w:rPr>
          <w:lang w:val="sr-Latn-RS"/>
        </w:rPr>
        <w:t>3 sajt</w:t>
      </w:r>
      <w:r w:rsidR="00D267AE">
        <w:rPr>
          <w:lang w:val="sr-Latn-RS"/>
        </w:rPr>
        <w:t>a</w:t>
      </w:r>
      <w:r w:rsidR="00245E5C">
        <w:rPr>
          <w:lang w:val="sr-Latn-RS"/>
        </w:rPr>
        <w:t xml:space="preserve"> koj</w:t>
      </w:r>
      <w:r w:rsidR="00D267AE">
        <w:rPr>
          <w:lang w:val="sr-Latn-RS"/>
        </w:rPr>
        <w:t>a</w:t>
      </w:r>
      <w:r>
        <w:rPr>
          <w:lang w:val="sr-Latn-RS"/>
        </w:rPr>
        <w:t xml:space="preserve"> se nalaze u okviru </w:t>
      </w:r>
      <w:r w:rsidRPr="004234B7">
        <w:rPr>
          <w:i/>
          <w:lang w:val="sr-Latn-RS"/>
        </w:rPr>
        <w:t>Stack Exchange</w:t>
      </w:r>
      <w:r>
        <w:rPr>
          <w:lang w:val="sr-Latn-RS"/>
        </w:rPr>
        <w:t xml:space="preserve"> mreže</w:t>
      </w:r>
      <w:r w:rsidR="00245E5C">
        <w:rPr>
          <w:lang w:val="sr-Latn-RS"/>
        </w:rPr>
        <w:t>, koju na mesečnom nivou poseti preko 100 miliona ljudi</w:t>
      </w:r>
      <w:r w:rsidR="009A22D8">
        <w:rPr>
          <w:lang w:val="sr-Latn-RS"/>
        </w:rPr>
        <w:t xml:space="preserve">. Trenutno predstavlja najmoćniju mrežu za pronalaženje odgovora, sa </w:t>
      </w:r>
      <w:r w:rsidR="009A22D8" w:rsidRPr="009A22D8">
        <w:rPr>
          <w:i/>
          <w:lang w:val="sr-Latn-RS"/>
        </w:rPr>
        <w:t>Stack Overflow</w:t>
      </w:r>
      <w:r w:rsidR="009A22D8">
        <w:rPr>
          <w:lang w:val="sr-Latn-RS"/>
        </w:rPr>
        <w:t xml:space="preserve"> </w:t>
      </w:r>
      <w:r w:rsidR="00F6712B">
        <w:rPr>
          <w:lang w:val="sr-Latn-RS"/>
        </w:rPr>
        <w:t>kao vodećim sajtom</w:t>
      </w:r>
      <w:r w:rsidR="009A22D8">
        <w:rPr>
          <w:lang w:val="sr-Latn-RS"/>
        </w:rPr>
        <w:t>.</w:t>
      </w:r>
      <w:r w:rsidR="00902E45">
        <w:rPr>
          <w:lang w:val="sr-Latn-RS"/>
        </w:rPr>
        <w:t xml:space="preserve"> </w:t>
      </w:r>
      <w:r w:rsidR="00902E45">
        <w:t>[11]</w:t>
      </w:r>
      <w:r w:rsidR="00245E5C">
        <w:rPr>
          <w:lang w:val="sr-Latn-RS"/>
        </w:rPr>
        <w:t xml:space="preserve">. </w:t>
      </w:r>
    </w:p>
    <w:p w14:paraId="0C0D929D" w14:textId="755BD79B" w:rsidR="00391487" w:rsidRPr="0037213B" w:rsidDel="002E180B" w:rsidRDefault="00391487" w:rsidP="00391487">
      <w:pPr>
        <w:rPr>
          <w:del w:id="649" w:author="Korisnik" w:date="2024-09-19T16:10:00Z"/>
          <w:lang w:val="sr-Latn-RS"/>
        </w:rPr>
      </w:pPr>
    </w:p>
    <w:p w14:paraId="7FBE40B0" w14:textId="31D0CA61" w:rsidR="00391487" w:rsidDel="002E180B" w:rsidRDefault="00C34E4F" w:rsidP="00C34E4F">
      <w:pPr>
        <w:pStyle w:val="Heading3"/>
        <w:rPr>
          <w:del w:id="650" w:author="Korisnik" w:date="2024-09-19T16:10:00Z"/>
          <w:i/>
          <w:lang w:val="sr-Latn-RS"/>
        </w:rPr>
      </w:pPr>
      <w:bookmarkStart w:id="651" w:name="_Toc177571638"/>
      <w:del w:id="652" w:author="Korisnik" w:date="2024-09-19T16:10:00Z">
        <w:r w:rsidRPr="005F21A6" w:rsidDel="002E180B">
          <w:rPr>
            <w:i/>
            <w:lang w:val="sr-Latn-RS"/>
          </w:rPr>
          <w:delText>Discuss The Elastic Stack</w:delText>
        </w:r>
        <w:bookmarkEnd w:id="651"/>
      </w:del>
    </w:p>
    <w:p w14:paraId="40C4995C" w14:textId="4CFB77A1" w:rsidR="007C3A27" w:rsidDel="002E180B" w:rsidRDefault="007C3A27" w:rsidP="007C3A27">
      <w:pPr>
        <w:rPr>
          <w:del w:id="653" w:author="Korisnik" w:date="2024-09-19T16:10:00Z"/>
          <w:lang w:val="sr-Latn-RS"/>
        </w:rPr>
      </w:pPr>
    </w:p>
    <w:p w14:paraId="513C3291" w14:textId="77777777" w:rsidR="007C3A27" w:rsidRDefault="005E2CA5" w:rsidP="005E2CA5">
      <w:pPr>
        <w:jc w:val="both"/>
        <w:rPr>
          <w:lang w:val="sr-Latn-RS"/>
        </w:rPr>
      </w:pPr>
      <w:r w:rsidRPr="00306DA1">
        <w:rPr>
          <w:i/>
          <w:lang w:val="sr-Latn-RS"/>
        </w:rPr>
        <w:t>Discuss The Elast</w:t>
      </w:r>
      <w:r w:rsidR="00306DA1" w:rsidRPr="00306DA1">
        <w:rPr>
          <w:i/>
          <w:lang w:val="sr-Latn-RS"/>
        </w:rPr>
        <w:t>ic</w:t>
      </w:r>
      <w:r w:rsidRPr="00306DA1">
        <w:rPr>
          <w:i/>
          <w:lang w:val="sr-Latn-RS"/>
        </w:rPr>
        <w:t xml:space="preserve"> Stack</w:t>
      </w:r>
      <w:r>
        <w:rPr>
          <w:lang w:val="sr-Latn-RS"/>
        </w:rPr>
        <w:t xml:space="preserve"> predstavlja skup </w:t>
      </w:r>
      <w:r w:rsidR="00FA6C7E" w:rsidRPr="0037213B">
        <w:rPr>
          <w:lang w:val="sr-Latn-RS"/>
        </w:rPr>
        <w:t>„</w:t>
      </w:r>
      <w:r>
        <w:rPr>
          <w:lang w:val="sr-Latn-RS"/>
        </w:rPr>
        <w:t>d</w:t>
      </w:r>
      <w:r w:rsidR="00FA6C7E">
        <w:rPr>
          <w:lang w:val="sr-Latn-RS"/>
        </w:rPr>
        <w:t>iskusioni</w:t>
      </w:r>
      <w:r>
        <w:rPr>
          <w:lang w:val="sr-Latn-RS"/>
        </w:rPr>
        <w:t>h</w:t>
      </w:r>
      <w:r w:rsidR="00FA6C7E">
        <w:rPr>
          <w:lang w:val="sr-Latn-RS"/>
        </w:rPr>
        <w:t xml:space="preserve"> forum</w:t>
      </w:r>
      <w:r>
        <w:rPr>
          <w:lang w:val="sr-Latn-RS"/>
        </w:rPr>
        <w:t>a</w:t>
      </w:r>
      <w:r w:rsidR="00FA6C7E">
        <w:rPr>
          <w:lang w:val="sr-Latn-RS"/>
        </w:rPr>
        <w:t xml:space="preserve"> za </w:t>
      </w:r>
      <w:r w:rsidR="00FA6C7E" w:rsidRPr="00FA6C7E">
        <w:rPr>
          <w:i/>
          <w:lang w:val="sr-Latn-RS"/>
        </w:rPr>
        <w:t>Elasticsearch</w:t>
      </w:r>
      <w:r w:rsidR="00FA6C7E">
        <w:rPr>
          <w:lang w:val="sr-Latn-RS"/>
        </w:rPr>
        <w:t xml:space="preserve">, </w:t>
      </w:r>
      <w:r w:rsidR="00FA6C7E" w:rsidRPr="00FA6C7E">
        <w:rPr>
          <w:i/>
          <w:lang w:val="sr-Latn-RS"/>
        </w:rPr>
        <w:t>Beats</w:t>
      </w:r>
      <w:r w:rsidR="00FA6C7E">
        <w:rPr>
          <w:lang w:val="sr-Latn-RS"/>
        </w:rPr>
        <w:t xml:space="preserve">, </w:t>
      </w:r>
      <w:r w:rsidR="00FA6C7E" w:rsidRPr="00FA6C7E">
        <w:rPr>
          <w:i/>
          <w:lang w:val="sr-Latn-RS"/>
        </w:rPr>
        <w:t>Logstash</w:t>
      </w:r>
      <w:r w:rsidR="00FA6C7E">
        <w:rPr>
          <w:lang w:val="sr-Latn-RS"/>
        </w:rPr>
        <w:t xml:space="preserve">, </w:t>
      </w:r>
      <w:r w:rsidR="00FA6C7E" w:rsidRPr="00FA6C7E">
        <w:rPr>
          <w:i/>
          <w:lang w:val="sr-Latn-RS"/>
        </w:rPr>
        <w:t>Kibana</w:t>
      </w:r>
      <w:r w:rsidR="00FA6C7E">
        <w:rPr>
          <w:lang w:val="sr-Latn-RS"/>
        </w:rPr>
        <w:t xml:space="preserve">, </w:t>
      </w:r>
      <w:r w:rsidR="00FA6C7E" w:rsidRPr="00FA6C7E">
        <w:rPr>
          <w:i/>
          <w:lang w:val="sr-Latn-RS"/>
        </w:rPr>
        <w:t>Elastic Cloud</w:t>
      </w:r>
      <w:r w:rsidR="00FA6C7E">
        <w:rPr>
          <w:lang w:val="sr-Latn-RS"/>
        </w:rPr>
        <w:t xml:space="preserve"> i ostale proi</w:t>
      </w:r>
      <w:r w:rsidR="009A1046">
        <w:rPr>
          <w:lang w:val="sr-Latn-RS"/>
        </w:rPr>
        <w:t>z</w:t>
      </w:r>
      <w:r w:rsidR="00FA6C7E">
        <w:rPr>
          <w:lang w:val="sr-Latn-RS"/>
        </w:rPr>
        <w:t xml:space="preserve">vode u okviru </w:t>
      </w:r>
      <w:r w:rsidR="00FA6C7E" w:rsidRPr="00FA6C7E">
        <w:rPr>
          <w:i/>
          <w:lang w:val="sr-Latn-RS"/>
        </w:rPr>
        <w:t>Elastic</w:t>
      </w:r>
      <w:r w:rsidR="00FA6C7E">
        <w:rPr>
          <w:lang w:val="sr-Latn-RS"/>
        </w:rPr>
        <w:t xml:space="preserve"> ekosistema</w:t>
      </w:r>
      <w:r w:rsidR="00FA6C7E" w:rsidRPr="0037213B">
        <w:rPr>
          <w:lang w:val="sr-Latn-RS"/>
        </w:rPr>
        <w:t>“</w:t>
      </w:r>
      <w:r w:rsidR="00C85307">
        <w:rPr>
          <w:lang w:val="sr-Latn-RS"/>
        </w:rPr>
        <w:t xml:space="preserve"> </w:t>
      </w:r>
      <w:r w:rsidR="00C85307">
        <w:t>[12]</w:t>
      </w:r>
      <w:r w:rsidR="007C3A27">
        <w:rPr>
          <w:lang w:val="sr-Latn-RS"/>
        </w:rPr>
        <w:t>.</w:t>
      </w:r>
    </w:p>
    <w:p w14:paraId="0D6CBDD8" w14:textId="77777777" w:rsidR="005E2CA5" w:rsidRPr="007C3A27" w:rsidRDefault="005E2CA5" w:rsidP="005E2CA5">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w:t>
      </w:r>
      <w:r w:rsidR="00E043EC">
        <w:rPr>
          <w:lang w:val="sr-Latn-RS"/>
        </w:rPr>
        <w:t>koja su usko vezana</w:t>
      </w:r>
      <w:r>
        <w:rPr>
          <w:lang w:val="sr-Latn-RS"/>
        </w:rPr>
        <w:t xml:space="preserve"> za </w:t>
      </w:r>
      <w:r w:rsidRPr="005E2CA5">
        <w:rPr>
          <w:i/>
          <w:lang w:val="sr-Latn-RS"/>
        </w:rPr>
        <w:t>Elastic</w:t>
      </w:r>
      <w:r>
        <w:rPr>
          <w:lang w:val="sr-Latn-RS"/>
        </w:rPr>
        <w:t xml:space="preserve"> domen.</w:t>
      </w:r>
    </w:p>
    <w:p w14:paraId="1FBBC0CB" w14:textId="6629334B" w:rsidR="00391487" w:rsidDel="002E180B" w:rsidRDefault="00391487" w:rsidP="00391487">
      <w:pPr>
        <w:rPr>
          <w:del w:id="654" w:author="Korisnik" w:date="2024-09-19T16:10:00Z"/>
          <w:lang w:val="sr-Latn-RS"/>
        </w:rPr>
      </w:pPr>
    </w:p>
    <w:p w14:paraId="00DFDD81" w14:textId="4BE63451" w:rsidR="00C34E4F" w:rsidDel="002E180B" w:rsidRDefault="00C34E4F" w:rsidP="00C34E4F">
      <w:pPr>
        <w:pStyle w:val="Heading3"/>
        <w:rPr>
          <w:del w:id="655" w:author="Korisnik" w:date="2024-09-19T16:10:00Z"/>
          <w:i/>
          <w:lang w:val="sr-Latn-RS"/>
        </w:rPr>
      </w:pPr>
      <w:bookmarkStart w:id="656" w:name="_Toc177571639"/>
      <w:del w:id="657" w:author="Korisnik" w:date="2024-09-19T16:10:00Z">
        <w:r w:rsidRPr="005F21A6" w:rsidDel="002E180B">
          <w:rPr>
            <w:i/>
            <w:lang w:val="sr-Latn-RS"/>
          </w:rPr>
          <w:delText>Git</w:delText>
        </w:r>
        <w:r w:rsidR="001140EC" w:rsidDel="002E180B">
          <w:rPr>
            <w:i/>
            <w:lang w:val="sr-Latn-RS"/>
          </w:rPr>
          <w:delText>H</w:delText>
        </w:r>
        <w:r w:rsidRPr="005F21A6" w:rsidDel="002E180B">
          <w:rPr>
            <w:i/>
            <w:lang w:val="sr-Latn-RS"/>
          </w:rPr>
          <w:delText>ub community</w:delText>
        </w:r>
        <w:bookmarkEnd w:id="656"/>
      </w:del>
    </w:p>
    <w:p w14:paraId="2741425B" w14:textId="5FB66BC2" w:rsidR="00E043EC" w:rsidDel="002E180B" w:rsidRDefault="00E043EC" w:rsidP="00E043EC">
      <w:pPr>
        <w:rPr>
          <w:del w:id="658" w:author="Korisnik" w:date="2024-09-19T16:10:00Z"/>
          <w:lang w:val="sr-Latn-RS"/>
        </w:rPr>
      </w:pPr>
    </w:p>
    <w:p w14:paraId="0D9B6226" w14:textId="77777777" w:rsidR="00152474" w:rsidRDefault="00DD4D2F" w:rsidP="00D1735E">
      <w:pPr>
        <w:jc w:val="both"/>
        <w:rPr>
          <w:lang w:val="sr-Latn-RS"/>
        </w:rPr>
      </w:pPr>
      <w:r w:rsidRPr="00D267AE">
        <w:rPr>
          <w:i/>
          <w:lang w:val="sr-Latn-RS"/>
        </w:rPr>
        <w:t>Git</w:t>
      </w:r>
      <w:r w:rsidR="001140EC" w:rsidRPr="00D267AE">
        <w:rPr>
          <w:i/>
          <w:lang w:val="sr-Latn-RS"/>
        </w:rPr>
        <w:t>H</w:t>
      </w:r>
      <w:r w:rsidRPr="00D267AE">
        <w:rPr>
          <w:i/>
          <w:lang w:val="sr-Latn-RS"/>
        </w:rPr>
        <w:t>ub</w:t>
      </w:r>
      <w:r w:rsidR="00690D73" w:rsidRPr="00D267AE">
        <w:rPr>
          <w:i/>
          <w:lang w:val="sr-Latn-RS"/>
        </w:rPr>
        <w:t xml:space="preserve"> community</w:t>
      </w:r>
      <w:r w:rsidR="007D250C">
        <w:rPr>
          <w:lang w:val="sr-Latn-RS"/>
        </w:rPr>
        <w:t xml:space="preserve"> </w:t>
      </w:r>
      <w:r w:rsidRPr="007D250C">
        <w:rPr>
          <w:lang w:val="sr-Latn-RS"/>
        </w:rPr>
        <w:t>je</w:t>
      </w:r>
      <w:r>
        <w:rPr>
          <w:lang w:val="sr-Latn-RS"/>
        </w:rPr>
        <w:t xml:space="preserve"> </w:t>
      </w:r>
      <w:r w:rsidR="007D250C">
        <w:rPr>
          <w:lang w:val="sr-Latn-RS"/>
        </w:rPr>
        <w:t>sajt</w:t>
      </w:r>
      <w:r>
        <w:rPr>
          <w:lang w:val="sr-Latn-RS"/>
        </w:rPr>
        <w:t xml:space="preserve"> </w:t>
      </w:r>
      <w:r w:rsidR="007D250C">
        <w:rPr>
          <w:lang w:val="sr-Latn-RS"/>
        </w:rPr>
        <w:t xml:space="preserve">namenjen </w:t>
      </w:r>
      <w:r w:rsidR="007D250C" w:rsidRPr="007D250C">
        <w:rPr>
          <w:i/>
          <w:lang w:val="sr-Latn-RS"/>
        </w:rPr>
        <w:t>GitHub</w:t>
      </w:r>
      <w:r w:rsidR="007D250C">
        <w:rPr>
          <w:lang w:val="sr-Latn-RS"/>
        </w:rPr>
        <w:t xml:space="preserve"> korisni</w:t>
      </w:r>
      <w:r w:rsidR="00E3653E">
        <w:rPr>
          <w:lang w:val="sr-Latn-RS"/>
        </w:rPr>
        <w:t>ci</w:t>
      </w:r>
      <w:r w:rsidR="007D250C">
        <w:rPr>
          <w:lang w:val="sr-Latn-RS"/>
        </w:rPr>
        <w:t xml:space="preserve">ma, kao mesto na kome mogu da </w:t>
      </w:r>
      <w:r w:rsidR="00D1735E">
        <w:rPr>
          <w:lang w:val="sr-Latn-RS"/>
        </w:rPr>
        <w:t>dobiju odgovor na postavljeno pitanje i da pritom nauče nešto novo ili čak dobiju inspiraciju za neki novi projekat</w:t>
      </w:r>
      <w:r w:rsidR="007D250C">
        <w:rPr>
          <w:lang w:val="sr-Latn-RS"/>
        </w:rPr>
        <w:t xml:space="preserve"> </w:t>
      </w:r>
      <w:r w:rsidR="007D250C">
        <w:t>[13]</w:t>
      </w:r>
      <w:r w:rsidR="007D250C">
        <w:rPr>
          <w:lang w:val="sr-Latn-RS"/>
        </w:rPr>
        <w:t>.</w:t>
      </w:r>
    </w:p>
    <w:p w14:paraId="1D10F68E" w14:textId="7450D3C8" w:rsidR="00D1735E" w:rsidDel="002E180B" w:rsidRDefault="00D1735E" w:rsidP="00D1735E">
      <w:pPr>
        <w:jc w:val="both"/>
        <w:rPr>
          <w:del w:id="659" w:author="Korisnik" w:date="2024-09-19T16:10:00Z"/>
          <w:lang w:val="sr-Latn-RS"/>
        </w:rPr>
      </w:pPr>
    </w:p>
    <w:p w14:paraId="2ECF5DE5" w14:textId="42E2BA31" w:rsidR="00152474" w:rsidDel="002E180B" w:rsidRDefault="00E93656" w:rsidP="00152474">
      <w:pPr>
        <w:pStyle w:val="Heading3"/>
        <w:rPr>
          <w:del w:id="660" w:author="Korisnik" w:date="2024-09-19T16:10:00Z"/>
          <w:lang w:val="sr-Latn-RS"/>
        </w:rPr>
      </w:pPr>
      <w:bookmarkStart w:id="661" w:name="_Toc177571640"/>
      <w:del w:id="662" w:author="Korisnik" w:date="2024-09-19T16:10:00Z">
        <w:r w:rsidDel="002E180B">
          <w:rPr>
            <w:lang w:val="sr-Latn-RS"/>
          </w:rPr>
          <w:delText>Ostalo</w:delText>
        </w:r>
        <w:bookmarkEnd w:id="661"/>
      </w:del>
    </w:p>
    <w:p w14:paraId="6451F424" w14:textId="5F207144" w:rsidR="007B28F4" w:rsidDel="002E180B" w:rsidRDefault="007B28F4" w:rsidP="007B28F4">
      <w:pPr>
        <w:rPr>
          <w:del w:id="663" w:author="Korisnik" w:date="2024-09-19T16:10:00Z"/>
          <w:lang w:val="sr-Latn-RS"/>
        </w:rPr>
      </w:pPr>
    </w:p>
    <w:p w14:paraId="370FF863" w14:textId="77777777" w:rsidR="007B28F4" w:rsidRPr="007B28F4" w:rsidDel="002E180B" w:rsidRDefault="007B28F4" w:rsidP="007B28F4">
      <w:pPr>
        <w:rPr>
          <w:del w:id="664" w:author="Korisnik" w:date="2024-09-19T16:11:00Z"/>
          <w:lang w:val="sr-Latn-RS"/>
        </w:rPr>
      </w:pPr>
      <w:r>
        <w:rPr>
          <w:lang w:val="sr-Latn-RS"/>
        </w:rPr>
        <w:t>Osim navedenih sajtova, koriste se i</w:t>
      </w:r>
      <w:r w:rsidR="000B655A">
        <w:rPr>
          <w:lang w:val="sr-Latn-RS"/>
        </w:rPr>
        <w:t>:</w:t>
      </w:r>
      <w:r>
        <w:rPr>
          <w:lang w:val="sr-Latn-RS"/>
        </w:rPr>
        <w:t xml:space="preserve"> Dev.to, Experts Exchange, Code Project i slični.</w:t>
      </w:r>
    </w:p>
    <w:p w14:paraId="7AB8ADF3" w14:textId="77777777" w:rsidR="00391487" w:rsidRPr="0037213B" w:rsidDel="002E180B" w:rsidRDefault="00391487" w:rsidP="00391487">
      <w:pPr>
        <w:rPr>
          <w:del w:id="665" w:author="Korisnik" w:date="2024-09-19T16:11:00Z"/>
          <w:lang w:val="sr-Latn-RS"/>
        </w:rPr>
      </w:pPr>
    </w:p>
    <w:p w14:paraId="19F64821" w14:textId="77777777" w:rsidR="00D0723A" w:rsidRPr="0037213B" w:rsidDel="002E180B" w:rsidRDefault="00D0723A" w:rsidP="00786316">
      <w:pPr>
        <w:rPr>
          <w:del w:id="666" w:author="Korisnik" w:date="2024-09-19T16:11:00Z"/>
          <w:lang w:val="sr-Latn-RS"/>
        </w:rPr>
      </w:pPr>
    </w:p>
    <w:p w14:paraId="1839CF6A" w14:textId="77777777" w:rsidR="00D0723A" w:rsidRPr="0037213B" w:rsidRDefault="00D0723A" w:rsidP="00786316">
      <w:pPr>
        <w:rPr>
          <w:lang w:val="sr-Latn-RS"/>
        </w:rPr>
      </w:pPr>
    </w:p>
    <w:p w14:paraId="7CD6DC89" w14:textId="77777777" w:rsidR="00FF17E2" w:rsidRPr="0037213B" w:rsidRDefault="0094495D" w:rsidP="00FF17E2">
      <w:pPr>
        <w:pStyle w:val="Heading1"/>
        <w:rPr>
          <w:lang w:val="sr-Latn-RS"/>
        </w:rPr>
      </w:pPr>
      <w:bookmarkStart w:id="667" w:name="_Toc177571641"/>
      <w:r w:rsidRPr="005D4A41">
        <w:rPr>
          <w:i/>
          <w:lang w:val="sr-Latn-RS"/>
        </w:rPr>
        <w:lastRenderedPageBreak/>
        <w:t>Elasticsearch</w:t>
      </w:r>
      <w:r>
        <w:rPr>
          <w:lang w:val="sr-Latn-RS"/>
        </w:rPr>
        <w:t xml:space="preserve"> mehanizam</w:t>
      </w:r>
      <w:r w:rsidR="006C4E7E">
        <w:rPr>
          <w:lang w:val="sr-Latn-RS"/>
        </w:rPr>
        <w:t xml:space="preserve"> pretrage</w:t>
      </w:r>
      <w:bookmarkEnd w:id="667"/>
    </w:p>
    <w:p w14:paraId="59D77B77" w14:textId="77777777" w:rsidR="005D4A41" w:rsidRDefault="005D4A41" w:rsidP="005D4A41">
      <w:pPr>
        <w:pStyle w:val="Heading2"/>
        <w:rPr>
          <w:lang w:val="sr-Latn-RS"/>
        </w:rPr>
      </w:pPr>
      <w:bookmarkStart w:id="668" w:name="_Toc177571642"/>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668"/>
    </w:p>
    <w:p w14:paraId="3AA85C46" w14:textId="4C0D980C"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del w:id="669" w:author="Dunja Vrbaski" w:date="2024-09-17T23:31:00Z">
        <w:r w:rsidR="00553EB3" w:rsidDel="00894C4D">
          <w:rPr>
            <w:lang w:val="sr-Latn-RS"/>
          </w:rPr>
          <w:delText xml:space="preserve">, </w:delText>
        </w:r>
      </w:del>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7E8AD50" w14:textId="1390C17B" w:rsidR="00031A57" w:rsidDel="00153207" w:rsidRDefault="00031A57" w:rsidP="005D4A41">
      <w:pPr>
        <w:jc w:val="both"/>
        <w:rPr>
          <w:del w:id="670" w:author="Korisnik" w:date="2024-09-19T16:11:00Z"/>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del w:id="671" w:author="Korisnik" w:date="2024-09-19T16:11:00Z">
        <w:r w:rsidRPr="00894C4D" w:rsidDel="001C0B2F">
          <w:rPr>
            <w:highlight w:val="yellow"/>
            <w:lang w:val="sr-Latn-RS"/>
            <w:rPrChange w:id="672" w:author="Dunja Vrbaski" w:date="2024-09-17T23:31:00Z">
              <w:rPr>
                <w:lang w:val="sr-Latn-RS"/>
              </w:rPr>
            </w:rPrChange>
          </w:rPr>
          <w:delText>Shay Banon</w:delText>
        </w:r>
      </w:del>
      <w:ins w:id="673" w:author="Korisnik" w:date="2024-09-19T16:11:00Z">
        <w:r w:rsidR="001C0B2F">
          <w:rPr>
            <w:lang w:val="sr-Latn-RS"/>
          </w:rPr>
          <w:t>Šej Benon</w:t>
        </w:r>
      </w:ins>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del w:id="674" w:author="Korisnik" w:date="2024-09-19T17:13:00Z">
        <w:r w:rsidR="000B7941" w:rsidRPr="00D576B0" w:rsidDel="00546C23">
          <w:delText>6</w:delText>
        </w:r>
      </w:del>
      <w:ins w:id="675" w:author="Korisnik" w:date="2024-09-19T17:13:00Z">
        <w:r w:rsidR="00546C23" w:rsidRPr="00546C23">
          <w:rPr>
            <w:rPrChange w:id="676" w:author="Korisnik" w:date="2024-09-19T17:13:00Z">
              <w:rPr>
                <w:highlight w:val="green"/>
              </w:rPr>
            </w:rPrChange>
          </w:rPr>
          <w:t>4</w:t>
        </w:r>
      </w:ins>
      <w:r w:rsidR="000B7941" w:rsidRPr="00D576B0">
        <w:t>]</w:t>
      </w:r>
      <w:r w:rsidRPr="00D576B0">
        <w:rPr>
          <w:lang w:val="sr-Latn-RS"/>
        </w:rPr>
        <w:t>.</w:t>
      </w:r>
      <w:r>
        <w:rPr>
          <w:lang w:val="sr-Latn-RS"/>
        </w:rPr>
        <w:t xml:space="preserve"> </w:t>
      </w:r>
    </w:p>
    <w:p w14:paraId="6EDDE5E6" w14:textId="77777777" w:rsidR="00153207" w:rsidRDefault="00153207" w:rsidP="005D4A41">
      <w:pPr>
        <w:jc w:val="both"/>
        <w:rPr>
          <w:ins w:id="677" w:author="Korisnik" w:date="2024-09-19T16:12:00Z"/>
          <w:lang w:val="sr-Latn-RS"/>
        </w:rPr>
      </w:pP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678" w:name="_Toc177571643"/>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678"/>
    </w:p>
    <w:p w14:paraId="1DCE288A" w14:textId="77777777" w:rsidR="00F93575" w:rsidRPr="00B119B2" w:rsidRDefault="009C5CA7" w:rsidP="00F93575">
      <w:pPr>
        <w:pStyle w:val="Heading3"/>
        <w:rPr>
          <w:i/>
          <w:lang w:val="sr-Latn-RS"/>
        </w:rPr>
      </w:pPr>
      <w:bookmarkStart w:id="679" w:name="_Toc177571644"/>
      <w:r w:rsidRPr="00B119B2">
        <w:rPr>
          <w:i/>
          <w:lang w:val="sr-Latn-RS"/>
        </w:rPr>
        <w:t>Index</w:t>
      </w:r>
      <w:bookmarkEnd w:id="679"/>
    </w:p>
    <w:p w14:paraId="08F5FDEB" w14:textId="77777777" w:rsidR="00F93575" w:rsidRPr="00F93575" w:rsidRDefault="00F93575" w:rsidP="00F93575">
      <w:pPr>
        <w:rPr>
          <w:lang w:val="sr-Latn-RS"/>
        </w:rPr>
      </w:pPr>
    </w:p>
    <w:p w14:paraId="601AD44B" w14:textId="3CF7EA58"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ins w:id="680" w:author="Dunja Vrbaski" w:date="2024-09-17T23:31:00Z">
        <w:r w:rsidR="00894C4D">
          <w:rPr>
            <w:lang w:val="sr-Latn-RS"/>
          </w:rPr>
          <w:t>a</w:t>
        </w:r>
      </w:ins>
      <w:r>
        <w:rPr>
          <w:lang w:val="sr-Latn-RS"/>
        </w:rPr>
        <w:t xml:space="preserve"> koju je moguće grupisati u indeks</w:t>
      </w:r>
      <w:r w:rsidR="006A2CAC">
        <w:rPr>
          <w:lang w:val="sr-Latn-RS"/>
        </w:rPr>
        <w:t xml:space="preserve"> (</w:t>
      </w:r>
      <w:r w:rsidR="006A2CAC" w:rsidRPr="006A2CAC">
        <w:rPr>
          <w:i/>
          <w:lang w:val="sr-Latn-RS"/>
        </w:rPr>
        <w:t>eng. index</w:t>
      </w:r>
      <w:r w:rsidR="006A2CAC">
        <w:rPr>
          <w:lang w:val="sr-Latn-RS"/>
        </w:rPr>
        <w:t>)</w:t>
      </w:r>
      <w:r>
        <w:rPr>
          <w:lang w:val="sr-Latn-RS"/>
        </w:rPr>
        <w:t xml:space="preserve">, koncept sličan tabeli kod relacionih baza podataka. Da bi se dokumenti grupisali u indeks, moraju imati slične karakteristike </w:t>
      </w:r>
      <w:r w:rsidRPr="00D576B0">
        <w:rPr>
          <w:lang w:val="sr-Latn-RS"/>
        </w:rPr>
        <w:t>[</w:t>
      </w:r>
      <w:commentRangeStart w:id="681"/>
      <w:r w:rsidRPr="00D576B0">
        <w:rPr>
          <w:lang w:val="sr-Latn-RS"/>
        </w:rPr>
        <w:t>1</w:t>
      </w:r>
      <w:ins w:id="682" w:author="Korisnik" w:date="2024-09-19T17:14:00Z">
        <w:r w:rsidR="001E5D56" w:rsidRPr="001E5D56">
          <w:rPr>
            <w:lang w:val="sr-Latn-RS"/>
            <w:rPrChange w:id="683" w:author="Korisnik" w:date="2024-09-19T17:14:00Z">
              <w:rPr>
                <w:highlight w:val="green"/>
                <w:lang w:val="sr-Latn-RS"/>
              </w:rPr>
            </w:rPrChange>
          </w:rPr>
          <w:t>5</w:t>
        </w:r>
      </w:ins>
      <w:del w:id="684" w:author="Korisnik" w:date="2024-09-19T17:13:00Z">
        <w:r w:rsidRPr="00D576B0" w:rsidDel="00546C23">
          <w:rPr>
            <w:lang w:val="sr-Latn-RS"/>
          </w:rPr>
          <w:delText>4</w:delText>
        </w:r>
      </w:del>
      <w:commentRangeEnd w:id="681"/>
      <w:r w:rsidR="00894C4D" w:rsidRPr="00D576B0">
        <w:rPr>
          <w:rStyle w:val="CommentReference"/>
        </w:rPr>
        <w:commentReference w:id="681"/>
      </w:r>
      <w:r w:rsidRPr="001E5D56">
        <w:rPr>
          <w:lang w:val="sr-Latn-RS"/>
          <w:rPrChange w:id="685" w:author="Korisnik" w:date="2024-09-19T17:14:00Z">
            <w:rPr>
              <w:lang w:val="sr-Latn-RS"/>
            </w:rPr>
          </w:rPrChange>
        </w:rPr>
        <w:t>].</w:t>
      </w:r>
    </w:p>
    <w:p w14:paraId="004F3CBB" w14:textId="2103F382" w:rsidR="00F93575" w:rsidRDefault="00F93575" w:rsidP="00F93575">
      <w:pPr>
        <w:jc w:val="both"/>
        <w:rPr>
          <w:lang w:val="sr-Latn-RS"/>
        </w:rPr>
      </w:pPr>
      <w:r>
        <w:rPr>
          <w:lang w:val="sr-Latn-RS"/>
        </w:rPr>
        <w:t xml:space="preserve">Postoje </w:t>
      </w:r>
      <w:ins w:id="686" w:author="Dunja Vrbaski" w:date="2024-09-17T23:32:00Z">
        <w:r w:rsidR="00894C4D">
          <w:rPr>
            <w:lang w:val="sr-Latn-RS"/>
          </w:rPr>
          <w:t>dva</w:t>
        </w:r>
      </w:ins>
      <w:del w:id="687" w:author="Dunja Vrbaski" w:date="2024-09-17T23:32:00Z">
        <w:r w:rsidDel="00894C4D">
          <w:rPr>
            <w:lang w:val="sr-Latn-RS"/>
          </w:rPr>
          <w:delText>2</w:delText>
        </w:r>
      </w:del>
      <w:r>
        <w:rPr>
          <w:lang w:val="sr-Latn-RS"/>
        </w:rPr>
        <w:t xml:space="preserve"> tipa strukture podataka koje se koriste kod mehanizama pretrage u cilju čuvanja i organizovanja podataka:</w:t>
      </w:r>
    </w:p>
    <w:p w14:paraId="7AD99298" w14:textId="26956ED5"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ins w:id="688" w:author="Dunja Vrbaski" w:date="2024-09-17T23:32:00Z">
        <w:r w:rsidR="00894C4D">
          <w:rPr>
            <w:lang w:val="sr-Latn-RS"/>
          </w:rPr>
          <w:t>D</w:t>
        </w:r>
      </w:ins>
      <w:del w:id="689" w:author="Dunja Vrbaski" w:date="2024-09-17T23:32:00Z">
        <w:r w:rsidRPr="005C3D85" w:rsidDel="00894C4D">
          <w:rPr>
            <w:lang w:val="sr-Latn-RS"/>
          </w:rPr>
          <w:delText>d</w:delText>
        </w:r>
      </w:del>
      <w:r w:rsidRPr="005C3D85">
        <w:rPr>
          <w:lang w:val="sr-Latn-RS"/>
        </w:rPr>
        <w:t>okumenti se mapiraju na termine koje sadrže. To znači da se čuva lista svih reči koje se nalaze u svakom dokumentu. Ova struktura je dobra kada je u pitanju indeksiranje</w:t>
      </w:r>
      <w:del w:id="690" w:author="Dunja Vrbaski" w:date="2024-09-17T23:32:00Z">
        <w:r w:rsidRPr="005C3D85" w:rsidDel="00894C4D">
          <w:rPr>
            <w:lang w:val="sr-Latn-RS"/>
          </w:rPr>
          <w:delText>,</w:delText>
        </w:r>
      </w:del>
      <w:r w:rsidRPr="005C3D85">
        <w:rPr>
          <w:lang w:val="sr-Latn-RS"/>
        </w:rPr>
        <w:t xml:space="preserve"> pošto se svaka reč nadovezuje na prethodnu, ali s druge strane</w:t>
      </w:r>
      <w:del w:id="691" w:author="Dunja Vrbaski" w:date="2024-09-17T23:33:00Z">
        <w:r w:rsidRPr="005C3D85" w:rsidDel="00894C4D">
          <w:rPr>
            <w:lang w:val="sr-Latn-RS"/>
          </w:rPr>
          <w:delText>,</w:delText>
        </w:r>
      </w:del>
      <w:r w:rsidRPr="005C3D85">
        <w:rPr>
          <w:lang w:val="sr-Latn-RS"/>
        </w:rPr>
        <w:t xml:space="preserv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del w:id="692" w:author="Korisnik" w:date="2024-09-19T16:03:00Z">
        <w:r w:rsidDel="00BF0545">
          <w:rPr>
            <w:lang w:val="sr-Latn-RS"/>
          </w:rPr>
          <w:delText xml:space="preserve">5 </w:delText>
        </w:r>
      </w:del>
      <w:ins w:id="693" w:author="Korisnik" w:date="2024-09-19T16:03:00Z">
        <w:r w:rsidR="00BF0545">
          <w:rPr>
            <w:lang w:val="sr-Latn-RS"/>
          </w:rPr>
          <w:t xml:space="preserve">4 </w:t>
        </w:r>
      </w:ins>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0B5D7042" w:rsidR="00F93575" w:rsidRDefault="00F93575" w:rsidP="00F93575">
      <w:pPr>
        <w:pStyle w:val="Caption"/>
      </w:pPr>
      <w:r>
        <w:t xml:space="preserve">Slika </w:t>
      </w:r>
      <w:del w:id="694" w:author="Korisnik" w:date="2024-09-19T16:03:00Z">
        <w:r w:rsidDel="00BF0545">
          <w:delText>5</w:delText>
        </w:r>
      </w:del>
      <w:ins w:id="695" w:author="Korisnik" w:date="2024-09-19T16:03:00Z">
        <w:r w:rsidR="00BF0545">
          <w:t>4</w:t>
        </w:r>
      </w:ins>
      <w:r>
        <w:t>. Forward index</w:t>
      </w:r>
    </w:p>
    <w:p w14:paraId="54D0E982" w14:textId="1CAD3C37" w:rsidR="00F93575" w:rsidRDefault="00F93575" w:rsidP="00F93575">
      <w:pPr>
        <w:pStyle w:val="ListParagraph"/>
        <w:numPr>
          <w:ilvl w:val="0"/>
          <w:numId w:val="8"/>
        </w:numPr>
        <w:jc w:val="both"/>
        <w:rPr>
          <w:ins w:id="696" w:author="Dunja Vrbaski" w:date="2024-09-17T23:33:00Z"/>
          <w:lang w:val="sr-Latn-RS"/>
        </w:rPr>
      </w:pPr>
      <w:r w:rsidRPr="00137593">
        <w:rPr>
          <w:b/>
          <w:i/>
          <w:lang w:val="sr-Latn-RS"/>
        </w:rPr>
        <w:lastRenderedPageBreak/>
        <w:t>inverted index</w:t>
      </w:r>
      <w:r>
        <w:rPr>
          <w:lang w:val="sr-Latn-RS"/>
        </w:rPr>
        <w:t xml:space="preserve"> - </w:t>
      </w:r>
      <w:ins w:id="697" w:author="Dunja Vrbaski" w:date="2024-09-17T23:33:00Z">
        <w:r w:rsidR="00894C4D">
          <w:rPr>
            <w:lang w:val="sr-Latn-RS"/>
          </w:rPr>
          <w:t>T</w:t>
        </w:r>
      </w:ins>
      <w:del w:id="698" w:author="Dunja Vrbaski" w:date="2024-09-17T23:33:00Z">
        <w:r w:rsidDel="00894C4D">
          <w:rPr>
            <w:lang w:val="sr-Latn-RS"/>
          </w:rPr>
          <w:delText>t</w:delText>
        </w:r>
      </w:del>
      <w:r>
        <w:rPr>
          <w:lang w:val="sr-Latn-RS"/>
        </w:rPr>
        <w:t>ermini se mapiraju na dokumente u kojima se nalaze. To znači da za svaku reč postoji lista dokumenata u kojima se nalazi. Kod ovakve strukture je indeksiranje sporije, pošto je za svaku reč potrebno proveriti da li već postoji u indeksu, ali je pretraga veoma brza</w:t>
      </w:r>
      <w:r w:rsidR="001650FC">
        <w:rPr>
          <w:lang w:val="sr-Latn-RS"/>
        </w:rPr>
        <w:t>, čak i kada postoji veoma velika količina podataka</w:t>
      </w:r>
      <w:del w:id="699" w:author="Dunja Vrbaski" w:date="2024-09-17T23:33:00Z">
        <w:r w:rsidDel="00894C4D">
          <w:rPr>
            <w:lang w:val="sr-Latn-RS"/>
          </w:rPr>
          <w:delText>,</w:delText>
        </w:r>
      </w:del>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del w:id="700" w:author="Korisnik" w:date="2024-09-19T16:03:00Z">
        <w:r w:rsidDel="00BF0545">
          <w:rPr>
            <w:lang w:val="sr-Latn-RS"/>
          </w:rPr>
          <w:delText xml:space="preserve">6 </w:delText>
        </w:r>
      </w:del>
      <w:ins w:id="701" w:author="Korisnik" w:date="2024-09-19T16:03:00Z">
        <w:r w:rsidR="00BF0545">
          <w:rPr>
            <w:lang w:val="sr-Latn-RS"/>
          </w:rPr>
          <w:t xml:space="preserve">5 </w:t>
        </w:r>
      </w:ins>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w:t>
      </w:r>
      <w:del w:id="702" w:author="Dunja Vrbaski" w:date="2024-09-17T23:33:00Z">
        <w:r w:rsidDel="00894C4D">
          <w:rPr>
            <w:lang w:val="sr-Latn-RS"/>
          </w:rPr>
          <w:delText>,</w:delText>
        </w:r>
      </w:del>
      <w:r>
        <w:rPr>
          <w:lang w:val="sr-Latn-RS"/>
        </w:rPr>
        <w:t xml:space="preserve"> upravo iz razloga što se podaci čuvaju kao upiti </w:t>
      </w:r>
      <w:r w:rsidRPr="00D576B0">
        <w:t>[1</w:t>
      </w:r>
      <w:del w:id="703" w:author="Korisnik" w:date="2024-09-19T17:14:00Z">
        <w:r w:rsidRPr="00D576B0" w:rsidDel="001E5D56">
          <w:delText>5</w:delText>
        </w:r>
      </w:del>
      <w:ins w:id="704" w:author="Korisnik" w:date="2024-09-19T17:14:00Z">
        <w:r w:rsidR="001E5D56" w:rsidRPr="001E5D56">
          <w:rPr>
            <w:rPrChange w:id="705" w:author="Korisnik" w:date="2024-09-19T17:14:00Z">
              <w:rPr>
                <w:highlight w:val="green"/>
              </w:rPr>
            </w:rPrChange>
          </w:rPr>
          <w:t>6</w:t>
        </w:r>
      </w:ins>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32A76AEE" w:rsidR="00F93575" w:rsidRDefault="00F93575" w:rsidP="00F93575">
      <w:pPr>
        <w:jc w:val="center"/>
      </w:pPr>
      <w:r>
        <w:t xml:space="preserve">Slika </w:t>
      </w:r>
      <w:del w:id="706" w:author="Korisnik" w:date="2024-09-19T16:03:00Z">
        <w:r w:rsidDel="00BF0545">
          <w:delText>6</w:delText>
        </w:r>
      </w:del>
      <w:ins w:id="707" w:author="Korisnik" w:date="2024-09-19T16:03:00Z">
        <w:r w:rsidR="00BF0545">
          <w:t>5</w:t>
        </w:r>
      </w:ins>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708" w:name="_Toc177571645"/>
      <w:r w:rsidRPr="00387BB5">
        <w:rPr>
          <w:i/>
        </w:rPr>
        <w:t>Shard</w:t>
      </w:r>
      <w:bookmarkEnd w:id="708"/>
    </w:p>
    <w:p w14:paraId="3DE71143" w14:textId="77777777" w:rsidR="00387BB5" w:rsidRDefault="00387BB5" w:rsidP="00387BB5"/>
    <w:p w14:paraId="648E0018" w14:textId="34EC1C9B" w:rsidR="00E54BA3" w:rsidRDefault="00387BB5" w:rsidP="0072347E">
      <w:pPr>
        <w:jc w:val="both"/>
        <w:rPr>
          <w:lang w:val="sr-Latn-RS"/>
        </w:rPr>
      </w:pPr>
      <w:del w:id="709" w:author="Dunja Vrbaski" w:date="2024-09-17T23:35:00Z">
        <w:r w:rsidDel="00032904">
          <w:rPr>
            <w:lang w:val="sr-Latn-RS"/>
          </w:rPr>
          <w:delText>„</w:delText>
        </w:r>
      </w:del>
      <w:r w:rsidRPr="00B218A8">
        <w:rPr>
          <w:i/>
        </w:rPr>
        <w:t>Shard</w:t>
      </w:r>
      <w:r>
        <w:t xml:space="preserve"> predstavlja osnovnu gradivnu jedinicu </w:t>
      </w:r>
      <w:r w:rsidRPr="00387BB5">
        <w:rPr>
          <w:i/>
        </w:rPr>
        <w:t>Elasticsearch</w:t>
      </w:r>
      <w:r>
        <w:t xml:space="preserve"> distribuirane </w:t>
      </w:r>
      <w:commentRangeStart w:id="710"/>
      <w:r>
        <w:t>arhitekture</w:t>
      </w:r>
      <w:commentRangeEnd w:id="710"/>
      <w:r w:rsidR="00032904">
        <w:rPr>
          <w:rStyle w:val="CommentReference"/>
        </w:rPr>
        <w:commentReference w:id="710"/>
      </w:r>
      <w:r>
        <w:t>.</w:t>
      </w:r>
      <w:del w:id="711" w:author="Dunja Vrbaski" w:date="2024-09-17T23:35:00Z">
        <w:r w:rsidDel="00032904">
          <w:rPr>
            <w:lang w:val="sr-Latn-RS"/>
          </w:rPr>
          <w:delText>“</w:delText>
        </w:r>
      </w:del>
      <w:r w:rsidR="00B218A8">
        <w:rPr>
          <w:lang w:val="sr-Latn-RS"/>
        </w:rPr>
        <w:t xml:space="preserve"> </w:t>
      </w:r>
      <w:r w:rsidR="000B13B6">
        <w:rPr>
          <w:lang w:val="sr-Latn-RS"/>
        </w:rPr>
        <w:t>Indeks može da sadrži veoma veliku količinu podataka</w:t>
      </w:r>
      <w:r w:rsidR="00686251">
        <w:rPr>
          <w:lang w:val="sr-Latn-RS"/>
        </w:rPr>
        <w:t>,</w:t>
      </w:r>
      <w:r w:rsidR="00B218A8">
        <w:rPr>
          <w:lang w:val="sr-Latn-RS"/>
        </w:rPr>
        <w:t xml:space="preserve"> a </w:t>
      </w:r>
      <w:ins w:id="712" w:author="Dunja Vrbaski" w:date="2024-09-17T23:34:00Z">
        <w:r w:rsidR="00894C4D">
          <w:rPr>
            <w:lang w:val="sr-Latn-RS"/>
          </w:rPr>
          <w:t xml:space="preserve">da </w:t>
        </w:r>
      </w:ins>
      <w:r w:rsidR="00B218A8">
        <w:rPr>
          <w:lang w:val="sr-Latn-RS"/>
        </w:rPr>
        <w:t xml:space="preserve">bi </w:t>
      </w:r>
      <w:r w:rsidR="00D577F9">
        <w:rPr>
          <w:lang w:val="sr-Latn-RS"/>
        </w:rPr>
        <w:t>upravljanje podacima bilo što efikasnije</w:t>
      </w:r>
      <w:del w:id="713" w:author="Dunja Vrbaski" w:date="2024-09-17T23:34:00Z">
        <w:r w:rsidR="00B218A8" w:rsidDel="00894C4D">
          <w:rPr>
            <w:lang w:val="sr-Latn-RS"/>
          </w:rPr>
          <w:delText>,</w:delText>
        </w:r>
      </w:del>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del w:id="714" w:author="Korisnik" w:date="2024-09-19T17:15:00Z">
        <w:r w:rsidR="004E6C75" w:rsidRPr="00D576B0" w:rsidDel="0005272F">
          <w:delText>8</w:delText>
        </w:r>
      </w:del>
      <w:ins w:id="715" w:author="Korisnik" w:date="2024-09-19T17:15:00Z">
        <w:r w:rsidR="0005272F" w:rsidRPr="0005272F">
          <w:rPr>
            <w:rPrChange w:id="716" w:author="Korisnik" w:date="2024-09-19T17:15:00Z">
              <w:rPr>
                <w:highlight w:val="green"/>
              </w:rPr>
            </w:rPrChange>
          </w:rPr>
          <w:t>7</w:t>
        </w:r>
      </w:ins>
      <w:r w:rsidR="004E6C75" w:rsidRPr="00D576B0">
        <w:t>]</w:t>
      </w:r>
      <w:r w:rsidR="00B218A8">
        <w:rPr>
          <w:lang w:val="sr-Latn-RS"/>
        </w:rPr>
        <w:t xml:space="preserve">. </w:t>
      </w:r>
      <w:r w:rsidR="00E54BA3">
        <w:rPr>
          <w:lang w:val="sr-Latn-RS"/>
        </w:rPr>
        <w:t xml:space="preserve">Na slici </w:t>
      </w:r>
      <w:del w:id="717" w:author="Korisnik" w:date="2024-09-19T16:03:00Z">
        <w:r w:rsidR="00E54BA3" w:rsidDel="00BF0545">
          <w:rPr>
            <w:lang w:val="sr-Latn-RS"/>
          </w:rPr>
          <w:delText xml:space="preserve">7 </w:delText>
        </w:r>
      </w:del>
      <w:ins w:id="718" w:author="Korisnik" w:date="2024-09-19T16:03:00Z">
        <w:r w:rsidR="00BF0545">
          <w:rPr>
            <w:lang w:val="sr-Latn-RS"/>
          </w:rPr>
          <w:t xml:space="preserve">6 </w:t>
        </w:r>
      </w:ins>
      <w:r w:rsidR="00E54BA3">
        <w:rPr>
          <w:lang w:val="sr-Latn-RS"/>
        </w:rPr>
        <w:t xml:space="preserve">se nalazi primer indeksa podeljenog na </w:t>
      </w:r>
      <w:r w:rsidR="00AC0176">
        <w:rPr>
          <w:lang w:val="sr-Latn-RS"/>
        </w:rPr>
        <w:t>6</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30819EF4" w:rsidR="00E12169" w:rsidRDefault="00FC4DF3" w:rsidP="00FC4DF3">
      <w:pPr>
        <w:pStyle w:val="Caption"/>
        <w:rPr>
          <w:sz w:val="22"/>
        </w:rPr>
      </w:pPr>
      <w:r w:rsidRPr="00FC4DF3">
        <w:rPr>
          <w:sz w:val="22"/>
        </w:rPr>
        <w:t xml:space="preserve">Slika </w:t>
      </w:r>
      <w:del w:id="719" w:author="Korisnik" w:date="2024-09-19T16:03:00Z">
        <w:r w:rsidRPr="00FC4DF3" w:rsidDel="00BF0545">
          <w:rPr>
            <w:sz w:val="22"/>
          </w:rPr>
          <w:delText>7</w:delText>
        </w:r>
      </w:del>
      <w:ins w:id="720" w:author="Korisnik" w:date="2024-09-19T16:03:00Z">
        <w:r w:rsidR="00BF0545">
          <w:rPr>
            <w:sz w:val="22"/>
          </w:rPr>
          <w:t>6</w:t>
        </w:r>
      </w:ins>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0A21E704"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ins w:id="721" w:author="Dunja Vrbaski" w:date="2024-09-17T23:34:00Z">
        <w:r w:rsidR="00894C4D">
          <w:rPr>
            <w:lang w:val="sr-Latn-RS"/>
          </w:rPr>
          <w:t>S</w:t>
        </w:r>
      </w:ins>
      <w:del w:id="722" w:author="Dunja Vrbaski" w:date="2024-09-17T23:34:00Z">
        <w:r w:rsidR="00957AF3" w:rsidDel="00894C4D">
          <w:rPr>
            <w:lang w:val="sr-Latn-RS"/>
          </w:rPr>
          <w:delText>s</w:delText>
        </w:r>
      </w:del>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indeksa i ne može se naknadno menjati.</w:t>
      </w:r>
    </w:p>
    <w:p w14:paraId="29B00DEC" w14:textId="5CD85CED"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ins w:id="723" w:author="Dunja Vrbaski" w:date="2024-09-17T23:34:00Z">
        <w:r w:rsidR="00894C4D">
          <w:rPr>
            <w:lang w:val="sr-Latn-RS"/>
          </w:rPr>
          <w:t>P</w:t>
        </w:r>
      </w:ins>
      <w:del w:id="724" w:author="Dunja Vrbaski" w:date="2024-09-17T23:34:00Z">
        <w:r w:rsidR="00957AF3" w:rsidDel="00894C4D">
          <w:rPr>
            <w:lang w:val="sr-Latn-RS"/>
          </w:rPr>
          <w:delText>p</w:delText>
        </w:r>
      </w:del>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w:t>
      </w:r>
      <w:del w:id="725" w:author="Dunja Vrbaski" w:date="2024-09-17T23:34:00Z">
        <w:r w:rsidR="0001309A" w:rsidDel="00894C4D">
          <w:rPr>
            <w:lang w:val="sr-Latn-RS"/>
          </w:rPr>
          <w:delText>,</w:delText>
        </w:r>
      </w:del>
      <w:r w:rsidR="0001309A">
        <w:rPr>
          <w:lang w:val="sr-Latn-RS"/>
        </w:rPr>
        <w:t xml:space="preserv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894C4D">
        <w:rPr>
          <w:i/>
          <w:iCs/>
          <w:lang w:val="sr-Latn-RS"/>
          <w:rPrChange w:id="726" w:author="Dunja Vrbaski" w:date="2024-09-17T23:34:00Z">
            <w:rPr>
              <w:lang w:val="sr-Latn-RS"/>
            </w:rPr>
          </w:rPrChange>
        </w:rPr>
        <w:t>node</w:t>
      </w:r>
      <w:r w:rsidR="0001309A">
        <w:rPr>
          <w:lang w:val="sr-Latn-RS"/>
        </w:rPr>
        <w:t xml:space="preserve"> komponent</w:t>
      </w:r>
      <w:r w:rsidR="00B44D9F">
        <w:rPr>
          <w:lang w:val="sr-Latn-RS"/>
        </w:rPr>
        <w:t>ama</w:t>
      </w:r>
      <w:r w:rsidR="0001309A">
        <w:rPr>
          <w:lang w:val="sr-Latn-RS"/>
        </w:rPr>
        <w:t xml:space="preserve"> u </w:t>
      </w:r>
      <w:r w:rsidR="0001309A" w:rsidRPr="00894C4D">
        <w:rPr>
          <w:i/>
          <w:iCs/>
          <w:lang w:val="sr-Latn-RS"/>
          <w:rPrChange w:id="727" w:author="Dunja Vrbaski" w:date="2024-09-17T23:34:00Z">
            <w:rPr>
              <w:lang w:val="sr-Latn-RS"/>
            </w:rPr>
          </w:rPrChange>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del w:id="728" w:author="Korisnik" w:date="2024-09-19T17:15:00Z">
        <w:r w:rsidR="000B13B6" w:rsidRPr="00D576B0" w:rsidDel="0005272F">
          <w:rPr>
            <w:lang w:val="sr-Latn-RS"/>
          </w:rPr>
          <w:delText>7</w:delText>
        </w:r>
      </w:del>
      <w:ins w:id="729" w:author="Korisnik" w:date="2024-09-19T17:15:00Z">
        <w:r w:rsidR="0005272F" w:rsidRPr="0005272F">
          <w:rPr>
            <w:lang w:val="sr-Latn-RS"/>
            <w:rPrChange w:id="730" w:author="Korisnik" w:date="2024-09-19T17:15:00Z">
              <w:rPr>
                <w:highlight w:val="green"/>
                <w:lang w:val="sr-Latn-RS"/>
              </w:rPr>
            </w:rPrChange>
          </w:rPr>
          <w:t>8]</w:t>
        </w:r>
      </w:ins>
      <w:del w:id="731" w:author="Korisnik" w:date="2024-09-19T17:15:00Z">
        <w:r w:rsidR="000B13B6" w:rsidRPr="00D576B0" w:rsidDel="0005272F">
          <w:rPr>
            <w:lang w:val="sr-Latn-RS"/>
          </w:rPr>
          <w:delText>]</w:delText>
        </w:r>
      </w:del>
      <w:r w:rsidR="00D4339C" w:rsidRPr="00D576B0">
        <w:rPr>
          <w:lang w:val="sr-Latn-RS"/>
        </w:rPr>
        <w:t>.</w:t>
      </w:r>
    </w:p>
    <w:p w14:paraId="6212F285" w14:textId="4A1B07BC" w:rsidR="003430D9" w:rsidRDefault="009E6C9A" w:rsidP="0072347E">
      <w:pPr>
        <w:jc w:val="both"/>
        <w:rPr>
          <w:lang w:val="sr-Latn-RS"/>
        </w:rPr>
      </w:pPr>
      <w:del w:id="732" w:author="Dunja Vrbaski" w:date="2024-09-17T23:35:00Z">
        <w:r w:rsidDel="00032904">
          <w:rPr>
            <w:lang w:val="sr-Latn-RS"/>
          </w:rPr>
          <w:lastRenderedPageBreak/>
          <w:delText>„</w:delText>
        </w:r>
      </w:del>
      <w:r w:rsidR="003430D9">
        <w:rPr>
          <w:lang w:val="sr-Latn-RS"/>
        </w:rPr>
        <w:t xml:space="preserve">Broj </w:t>
      </w:r>
      <w:r w:rsidR="003430D9" w:rsidRPr="003430D9">
        <w:rPr>
          <w:i/>
          <w:lang w:val="sr-Latn-RS"/>
        </w:rPr>
        <w:t>shard</w:t>
      </w:r>
      <w:r w:rsidR="003430D9">
        <w:rPr>
          <w:lang w:val="sr-Latn-RS"/>
        </w:rPr>
        <w:t xml:space="preserve"> komponenti jedne </w:t>
      </w:r>
      <w:r w:rsidR="003430D9" w:rsidRPr="003430D9">
        <w:rPr>
          <w:i/>
          <w:lang w:val="sr-Latn-RS"/>
        </w:rPr>
        <w:t>data node</w:t>
      </w:r>
      <w:r w:rsidR="003430D9">
        <w:rPr>
          <w:lang w:val="sr-Latn-RS"/>
        </w:rPr>
        <w:t xml:space="preserve"> komponente je proporcijalan </w:t>
      </w:r>
      <w:r w:rsidR="003430D9" w:rsidRPr="003430D9">
        <w:rPr>
          <w:i/>
          <w:lang w:val="sr-Latn-RS"/>
        </w:rPr>
        <w:t>heap</w:t>
      </w:r>
      <w:r w:rsidR="003430D9">
        <w:rPr>
          <w:lang w:val="sr-Latn-RS"/>
        </w:rPr>
        <w:t xml:space="preserve"> memoriji te </w:t>
      </w:r>
      <w:r w:rsidR="003430D9" w:rsidRPr="003430D9">
        <w:rPr>
          <w:i/>
          <w:lang w:val="sr-Latn-RS"/>
        </w:rPr>
        <w:t>node</w:t>
      </w:r>
      <w:r w:rsidR="003430D9">
        <w:rPr>
          <w:lang w:val="sr-Latn-RS"/>
        </w:rPr>
        <w:t xml:space="preserve"> komponente.</w:t>
      </w:r>
      <w:r w:rsidR="0072347E">
        <w:rPr>
          <w:lang w:val="sr-Latn-RS"/>
        </w:rPr>
        <w:t xml:space="preserve"> </w:t>
      </w:r>
      <w:ins w:id="733" w:author="Dunja Vrbaski" w:date="2024-09-17T23:36:00Z">
        <w:r w:rsidR="00032904">
          <w:rPr>
            <w:lang w:val="sr-Latn-RS"/>
          </w:rPr>
          <w:t xml:space="preserve"> </w:t>
        </w:r>
      </w:ins>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w:t>
      </w:r>
      <w:del w:id="734" w:author="Dunja Vrbaski" w:date="2024-09-17T23:36:00Z">
        <w:r w:rsidDel="00032904">
          <w:rPr>
            <w:lang w:val="sr-Latn-RS"/>
          </w:rPr>
          <w:delText>“</w:delText>
        </w:r>
      </w:del>
      <w:r w:rsidR="0072347E">
        <w:rPr>
          <w:lang w:val="sr-Latn-RS"/>
        </w:rPr>
        <w:t xml:space="preserve">,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3B742741"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del w:id="735" w:author="Dunja Vrbaski" w:date="2024-09-17T23:36:00Z">
        <w:r w:rsidDel="00032904">
          <w:rPr>
            <w:lang w:val="sr-Latn-RS"/>
          </w:rPr>
          <w:delText>„</w:delText>
        </w:r>
      </w:del>
      <w:ins w:id="736" w:author="Dunja Vrbaski" w:date="2024-09-17T23:36:00Z">
        <w:r w:rsidR="00032904">
          <w:rPr>
            <w:i/>
            <w:lang w:val="sr-Latn-RS"/>
          </w:rPr>
          <w:t>S</w:t>
        </w:r>
      </w:ins>
      <w:del w:id="737" w:author="Dunja Vrbaski" w:date="2024-09-17T23:36:00Z">
        <w:r w:rsidRPr="00265881" w:rsidDel="00032904">
          <w:rPr>
            <w:i/>
            <w:lang w:val="sr-Latn-RS"/>
          </w:rPr>
          <w:delText>s</w:delText>
        </w:r>
      </w:del>
      <w:r w:rsidRPr="00265881">
        <w:rPr>
          <w:i/>
          <w:lang w:val="sr-Latn-RS"/>
        </w:rPr>
        <w:t>harding</w:t>
      </w:r>
      <w:del w:id="738" w:author="Dunja Vrbaski" w:date="2024-09-17T23:36:00Z">
        <w:r w:rsidDel="00032904">
          <w:rPr>
            <w:lang w:val="sr-Latn-RS"/>
          </w:rPr>
          <w:delText>“</w:delText>
        </w:r>
      </w:del>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del w:id="739" w:author="Korisnik" w:date="2024-09-19T16:03:00Z">
        <w:r w:rsidR="00EB4A3E" w:rsidDel="00BF0545">
          <w:rPr>
            <w:lang w:val="sr-Latn-RS"/>
          </w:rPr>
          <w:delText>8</w:delText>
        </w:r>
      </w:del>
      <w:ins w:id="740" w:author="Korisnik" w:date="2024-09-19T16:03:00Z">
        <w:r w:rsidR="00BF0545">
          <w:rPr>
            <w:lang w:val="sr-Latn-RS"/>
          </w:rPr>
          <w:t>7</w:t>
        </w:r>
      </w:ins>
      <w:r>
        <w:rPr>
          <w:lang w:val="sr-Latn-RS"/>
        </w:rPr>
        <w:t>.</w:t>
      </w:r>
      <w:r w:rsidR="00027151">
        <w:rPr>
          <w:lang w:val="sr-Latn-RS"/>
        </w:rPr>
        <w:t xml:space="preserve"> Zahvaljujući tome</w:t>
      </w:r>
      <w:del w:id="741" w:author="Dunja Vrbaski" w:date="2024-09-17T23:36:00Z">
        <w:r w:rsidR="00027151" w:rsidDel="00032904">
          <w:rPr>
            <w:lang w:val="sr-Latn-RS"/>
          </w:rPr>
          <w:delText>,</w:delText>
        </w:r>
      </w:del>
      <w:r w:rsidR="00027151">
        <w:rPr>
          <w:lang w:val="sr-Latn-RS"/>
        </w:rPr>
        <w:t xml:space="preserv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3">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7D03D8B9" w:rsidR="00ED0AE9" w:rsidRPr="00ED0AE9" w:rsidRDefault="00EB4A3E" w:rsidP="00EB4A3E">
      <w:pPr>
        <w:pStyle w:val="Caption"/>
        <w:rPr>
          <w:lang w:val="sr-Latn-RS"/>
        </w:rPr>
      </w:pPr>
      <w:r>
        <w:t xml:space="preserve">Slika </w:t>
      </w:r>
      <w:del w:id="742" w:author="Korisnik" w:date="2024-09-19T16:03:00Z">
        <w:r w:rsidDel="00BF0545">
          <w:delText>8</w:delText>
        </w:r>
      </w:del>
      <w:ins w:id="743" w:author="Korisnik" w:date="2024-09-19T16:03:00Z">
        <w:r w:rsidR="00BF0545">
          <w:t>7</w:t>
        </w:r>
      </w:ins>
      <w:r>
        <w:t xml:space="preserve">. Sharding </w:t>
      </w:r>
      <w:r w:rsidR="00650DDB">
        <w:t>[20]</w:t>
      </w:r>
    </w:p>
    <w:p w14:paraId="439E7A9E" w14:textId="2FFB3BA6"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ins w:id="744" w:author="Dunja Vrbaski" w:date="2024-09-17T23:36:00Z">
        <w:r w:rsidR="00EF60CF">
          <w:rPr>
            <w:lang w:val="sr-Latn-RS"/>
          </w:rPr>
          <w:t>U</w:t>
        </w:r>
      </w:ins>
      <w:del w:id="745" w:author="Dunja Vrbaski" w:date="2024-09-17T23:36:00Z">
        <w:r w:rsidR="00E62F22" w:rsidDel="00EF60CF">
          <w:rPr>
            <w:lang w:val="sr-Latn-RS"/>
          </w:rPr>
          <w:delText>u</w:delText>
        </w:r>
      </w:del>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indeksom koji sadrži samo jednu </w:t>
      </w:r>
      <w:r w:rsidR="00E62F22" w:rsidRPr="002061BF">
        <w:rPr>
          <w:i/>
          <w:lang w:val="sr-Latn-RS"/>
        </w:rPr>
        <w:t>shard</w:t>
      </w:r>
      <w:r w:rsidR="00E62F22">
        <w:rPr>
          <w:lang w:val="sr-Latn-RS"/>
        </w:rPr>
        <w:t xml:space="preserve"> komponentu.</w:t>
      </w:r>
    </w:p>
    <w:p w14:paraId="31D2D677" w14:textId="3CC04749"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ins w:id="746" w:author="Dunja Vrbaski" w:date="2024-09-17T23:36:00Z">
        <w:r w:rsidR="00EF60CF">
          <w:rPr>
            <w:i/>
            <w:lang w:val="sr-Latn-RS"/>
          </w:rPr>
          <w:t>N</w:t>
        </w:r>
      </w:ins>
      <w:del w:id="747" w:author="Dunja Vrbaski" w:date="2024-09-17T23:36:00Z">
        <w:r w:rsidR="00637DC3" w:rsidRPr="00EF60CF" w:rsidDel="00EF60CF">
          <w:rPr>
            <w:i/>
            <w:lang w:val="sr-Latn-RS"/>
          </w:rPr>
          <w:delText>n</w:delText>
        </w:r>
      </w:del>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EF60CF">
        <w:rPr>
          <w:lang w:val="sr-Latn-RS"/>
          <w:rPrChange w:id="748" w:author="Dunja Vrbaski" w:date="2024-09-17T23:36:00Z">
            <w:rPr/>
          </w:rPrChange>
        </w:rPr>
        <w:t xml:space="preserve">Praksa je da se prilikom raspodele </w:t>
      </w:r>
      <w:r w:rsidR="00353A0C" w:rsidRPr="00EF60CF">
        <w:rPr>
          <w:i/>
          <w:lang w:val="sr-Latn-RS"/>
          <w:rPrChange w:id="749" w:author="Dunja Vrbaski" w:date="2024-09-17T23:36:00Z">
            <w:rPr>
              <w:i/>
            </w:rPr>
          </w:rPrChange>
        </w:rPr>
        <w:t>shard</w:t>
      </w:r>
      <w:r w:rsidR="00353A0C" w:rsidRPr="00EF60CF">
        <w:rPr>
          <w:lang w:val="sr-Latn-RS"/>
          <w:rPrChange w:id="750" w:author="Dunja Vrbaski" w:date="2024-09-17T23:36:00Z">
            <w:rPr/>
          </w:rPrChange>
        </w:rPr>
        <w:t xml:space="preserve"> komponenti po </w:t>
      </w:r>
      <w:r w:rsidR="00353A0C" w:rsidRPr="00EF60CF">
        <w:rPr>
          <w:i/>
          <w:lang w:val="sr-Latn-RS"/>
          <w:rPrChange w:id="751" w:author="Dunja Vrbaski" w:date="2024-09-17T23:36:00Z">
            <w:rPr>
              <w:i/>
            </w:rPr>
          </w:rPrChange>
        </w:rPr>
        <w:t>node</w:t>
      </w:r>
      <w:r w:rsidR="00353A0C" w:rsidRPr="00EF60CF">
        <w:rPr>
          <w:lang w:val="sr-Latn-RS"/>
          <w:rPrChange w:id="752" w:author="Dunja Vrbaski" w:date="2024-09-17T23:36:00Z">
            <w:rPr/>
          </w:rPrChange>
        </w:rPr>
        <w:t xml:space="preserve"> komponentama, u istoj </w:t>
      </w:r>
      <w:r w:rsidR="00353A0C" w:rsidRPr="00EF60CF">
        <w:rPr>
          <w:i/>
          <w:lang w:val="sr-Latn-RS"/>
          <w:rPrChange w:id="753" w:author="Dunja Vrbaski" w:date="2024-09-17T23:36:00Z">
            <w:rPr>
              <w:i/>
            </w:rPr>
          </w:rPrChange>
        </w:rPr>
        <w:t>node</w:t>
      </w:r>
      <w:r w:rsidR="00353A0C" w:rsidRPr="00EF60CF">
        <w:rPr>
          <w:lang w:val="sr-Latn-RS"/>
          <w:rPrChange w:id="754" w:author="Dunja Vrbaski" w:date="2024-09-17T23:36:00Z">
            <w:rPr/>
          </w:rPrChange>
        </w:rPr>
        <w:t xml:space="preserve"> komponenti ne nađe primarna </w:t>
      </w:r>
      <w:r w:rsidR="00353A0C" w:rsidRPr="00EF60CF">
        <w:rPr>
          <w:i/>
          <w:lang w:val="sr-Latn-RS"/>
          <w:rPrChange w:id="755" w:author="Dunja Vrbaski" w:date="2024-09-17T23:36:00Z">
            <w:rPr>
              <w:i/>
            </w:rPr>
          </w:rPrChange>
        </w:rPr>
        <w:t>shard</w:t>
      </w:r>
      <w:r w:rsidR="00353A0C" w:rsidRPr="00EF60CF">
        <w:rPr>
          <w:lang w:val="sr-Latn-RS"/>
          <w:rPrChange w:id="756" w:author="Dunja Vrbaski" w:date="2024-09-17T23:36:00Z">
            <w:rPr/>
          </w:rPrChange>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ins w:id="757" w:author="Dunja Vrbaski" w:date="2024-09-17T23:37:00Z">
        <w:r w:rsidR="00EF60CF">
          <w:rPr>
            <w:lang w:val="sr-Latn-RS"/>
          </w:rPr>
          <w:t xml:space="preserve"> </w:t>
        </w:r>
      </w:ins>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EF60CF">
        <w:rPr>
          <w:lang w:val="sr-Latn-RS"/>
          <w:rPrChange w:id="758" w:author="Dunja Vrbaski" w:date="2024-09-17T23:36:00Z">
            <w:rPr/>
          </w:rPrChange>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759" w:name="_Toc177571646"/>
      <w:r w:rsidRPr="001E1EB0">
        <w:rPr>
          <w:i/>
          <w:lang w:val="sr-Latn-RS"/>
        </w:rPr>
        <w:t>Segment</w:t>
      </w:r>
      <w:bookmarkEnd w:id="759"/>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8C16AE" w:rsidR="00CD2766" w:rsidRDefault="00CD2766" w:rsidP="006F0788">
      <w:pPr>
        <w:jc w:val="both"/>
        <w:rPr>
          <w:lang w:val="sr-Latn-RS"/>
        </w:rPr>
      </w:pPr>
      <w:r>
        <w:rPr>
          <w:lang w:val="sr-Latn-RS"/>
        </w:rPr>
        <w:lastRenderedPageBreak/>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komponente se osvežava pretraga</w:t>
      </w:r>
      <w:del w:id="760" w:author="Dunja Vrbaski" w:date="2024-09-17T23:37:00Z">
        <w:r w:rsidDel="00ED44A0">
          <w:rPr>
            <w:lang w:val="sr-Latn-RS"/>
          </w:rPr>
          <w:delText>,</w:delText>
        </w:r>
      </w:del>
      <w:r>
        <w:rPr>
          <w:lang w:val="sr-Latn-RS"/>
        </w:rPr>
        <w:t xml:space="preserve"> kako bi podaci koji su </w:t>
      </w:r>
      <w:r w:rsidR="00202825">
        <w:rPr>
          <w:lang w:val="sr-Latn-RS"/>
        </w:rPr>
        <w:t>u njemu</w:t>
      </w:r>
      <w:r>
        <w:rPr>
          <w:lang w:val="sr-Latn-RS"/>
        </w:rPr>
        <w:t xml:space="preserve"> sačuvani mogli da se koriste.</w:t>
      </w:r>
    </w:p>
    <w:p w14:paraId="4D420669" w14:textId="1AE0F4C9"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ins w:id="761" w:author="Dunja Vrbaski" w:date="2024-09-17T23:37:00Z">
        <w:r w:rsidR="00ED44A0">
          <w:rPr>
            <w:i/>
            <w:lang w:val="sr-Latn-RS"/>
          </w:rPr>
          <w:t>g</w:t>
        </w:r>
      </w:ins>
      <w:r w:rsidRPr="005D1C76">
        <w:rPr>
          <w:i/>
          <w:lang w:val="sr-Latn-RS"/>
        </w:rPr>
        <w:t>m</w:t>
      </w:r>
      <w:del w:id="762" w:author="Dunja Vrbaski" w:date="2024-09-17T23:37:00Z">
        <w:r w:rsidRPr="005D1C76" w:rsidDel="00ED44A0">
          <w:rPr>
            <w:i/>
            <w:lang w:val="sr-Latn-RS"/>
          </w:rPr>
          <w:delText>g</w:delText>
        </w:r>
      </w:del>
      <w:r w:rsidRPr="005D1C76">
        <w:rPr>
          <w:i/>
          <w:lang w:val="sr-Latn-RS"/>
        </w:rPr>
        <w:t>net</w:t>
      </w:r>
      <w:r w:rsidR="008B4AD9">
        <w:rPr>
          <w:lang w:val="sr-Latn-RS"/>
        </w:rPr>
        <w:t xml:space="preserve"> komponenti, a umesto njega se </w:t>
      </w:r>
      <w:r>
        <w:rPr>
          <w:lang w:val="sr-Latn-RS"/>
        </w:rPr>
        <w:t>indeksira novi sa navedenim izmenama.</w:t>
      </w:r>
    </w:p>
    <w:p w14:paraId="78FCCD92" w14:textId="17FC63F0"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del w:id="763" w:author="Korisnik" w:date="2024-09-19T17:45:00Z">
        <w:r w:rsidR="009E6693" w:rsidDel="00C20DFC">
          <w:delText>44</w:delText>
        </w:r>
      </w:del>
      <w:ins w:id="764" w:author="Korisnik" w:date="2024-09-19T17:45:00Z">
        <w:r w:rsidR="00C20DFC">
          <w:t>21</w:t>
        </w:r>
      </w:ins>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765" w:name="_Toc177571647"/>
      <w:r w:rsidRPr="00387BB5">
        <w:rPr>
          <w:i/>
        </w:rPr>
        <w:t>Cluster</w:t>
      </w:r>
      <w:r>
        <w:t xml:space="preserve"> i </w:t>
      </w:r>
      <w:r w:rsidRPr="00387BB5">
        <w:rPr>
          <w:i/>
        </w:rPr>
        <w:t>node</w:t>
      </w:r>
      <w:bookmarkEnd w:id="765"/>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2DE0F0F3"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ins w:id="766" w:author="Dunja Vrbaski" w:date="2024-09-17T23:38:00Z">
        <w:r w:rsidR="005B3789">
          <w:rPr>
            <w:lang w:val="sr-Latn-RS"/>
          </w:rPr>
          <w:t xml:space="preserve"> i </w:t>
        </w:r>
      </w:ins>
      <w:del w:id="767" w:author="Dunja Vrbaski" w:date="2024-09-17T23:38:00Z">
        <w:r w:rsidR="008A5E8D" w:rsidRPr="003F25BC" w:rsidDel="005B3789">
          <w:rPr>
            <w:lang w:val="sr-Latn-RS"/>
          </w:rPr>
          <w:delText>/</w:delText>
        </w:r>
      </w:del>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0AA04A71"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del w:id="768" w:author="Korisnik" w:date="2024-09-19T17:47:00Z">
        <w:r w:rsidR="00EE5B0D" w:rsidRPr="00D576B0" w:rsidDel="0036700F">
          <w:rPr>
            <w:lang w:val="sr-Latn-RS"/>
          </w:rPr>
          <w:delText>3</w:delText>
        </w:r>
      </w:del>
      <w:ins w:id="769" w:author="Korisnik" w:date="2024-09-19T17:47:00Z">
        <w:r w:rsidR="0036700F" w:rsidRPr="0036700F">
          <w:rPr>
            <w:lang w:val="sr-Latn-RS"/>
            <w:rPrChange w:id="770" w:author="Korisnik" w:date="2024-09-19T17:47:00Z">
              <w:rPr>
                <w:highlight w:val="green"/>
                <w:lang w:val="sr-Latn-RS"/>
              </w:rPr>
            </w:rPrChange>
          </w:rPr>
          <w:t>2</w:t>
        </w:r>
      </w:ins>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09BF0A3B"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indeksa od postojećih </w:t>
      </w:r>
      <w:r w:rsidR="000A71EC" w:rsidRPr="00D576B0">
        <w:rPr>
          <w:lang w:val="sr-Latn-RS"/>
        </w:rPr>
        <w:t>[2</w:t>
      </w:r>
      <w:ins w:id="771" w:author="Korisnik" w:date="2024-09-19T17:47:00Z">
        <w:r w:rsidR="00257CA1" w:rsidRPr="00257CA1">
          <w:rPr>
            <w:lang w:val="sr-Latn-RS"/>
            <w:rPrChange w:id="772" w:author="Korisnik" w:date="2024-09-19T17:47:00Z">
              <w:rPr>
                <w:highlight w:val="green"/>
                <w:lang w:val="sr-Latn-RS"/>
              </w:rPr>
            </w:rPrChange>
          </w:rPr>
          <w:t>3</w:t>
        </w:r>
      </w:ins>
      <w:del w:id="773" w:author="Korisnik" w:date="2024-09-19T17:47:00Z">
        <w:r w:rsidR="000A71EC" w:rsidRPr="00D576B0" w:rsidDel="00257CA1">
          <w:rPr>
            <w:lang w:val="sr-Latn-RS"/>
          </w:rPr>
          <w:delText>4</w:delText>
        </w:r>
      </w:del>
      <w:r w:rsidR="000A71EC" w:rsidRPr="00D576B0">
        <w:rPr>
          <w:lang w:val="sr-Latn-RS"/>
        </w:rPr>
        <w:t>].</w:t>
      </w:r>
    </w:p>
    <w:p w14:paraId="736E1359" w14:textId="4989D337"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del w:id="774" w:author="Korisnik" w:date="2024-09-19T17:47:00Z">
        <w:r w:rsidR="007A1F9E" w:rsidRPr="00D576B0" w:rsidDel="0036700F">
          <w:rPr>
            <w:lang w:val="sr-Latn-RS"/>
          </w:rPr>
          <w:delText>2</w:delText>
        </w:r>
      </w:del>
      <w:ins w:id="775" w:author="Korisnik" w:date="2024-09-19T17:47:00Z">
        <w:r w:rsidR="00257CA1" w:rsidRPr="00257CA1">
          <w:rPr>
            <w:lang w:val="sr-Latn-RS"/>
            <w:rPrChange w:id="776" w:author="Korisnik" w:date="2024-09-19T17:47:00Z">
              <w:rPr>
                <w:highlight w:val="green"/>
                <w:lang w:val="sr-Latn-RS"/>
              </w:rPr>
            </w:rPrChange>
          </w:rPr>
          <w:t>4</w:t>
        </w:r>
      </w:ins>
      <w:r w:rsidR="007A1F9E" w:rsidRPr="00D576B0">
        <w:rPr>
          <w:lang w:val="sr-Latn-RS"/>
        </w:rPr>
        <w:t>]</w:t>
      </w:r>
      <w:r w:rsidR="00294AF7" w:rsidRPr="005B3789">
        <w:rPr>
          <w:lang w:val="sr-Latn-RS"/>
        </w:rPr>
        <w:t>.</w:t>
      </w:r>
    </w:p>
    <w:p w14:paraId="60E941CE" w14:textId="1349EC9B" w:rsidR="00A84BEA" w:rsidRPr="00A84BEA" w:rsidRDefault="00A84BEA" w:rsidP="00A84BEA">
      <w:pPr>
        <w:jc w:val="both"/>
        <w:rPr>
          <w:lang w:val="sr-Latn-RS"/>
        </w:rPr>
      </w:pPr>
      <w:r>
        <w:t xml:space="preserve">Na slici </w:t>
      </w:r>
      <w:del w:id="777" w:author="Korisnik" w:date="2024-09-19T16:03:00Z">
        <w:r w:rsidDel="00BF0545">
          <w:delText xml:space="preserve">9 </w:delText>
        </w:r>
      </w:del>
      <w:ins w:id="778" w:author="Korisnik" w:date="2024-09-19T16:03:00Z">
        <w:r w:rsidR="00BF0545">
          <w:t xml:space="preserve">8 </w:t>
        </w:r>
      </w:ins>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ins w:id="779" w:author="Dunja Vrbaski" w:date="2024-09-17T23:39:00Z">
        <w:r w:rsidR="005B3789">
          <w:rPr>
            <w:lang w:val="sr-Latn-RS"/>
          </w:rPr>
          <w:t xml:space="preserve">označene slovom </w:t>
        </w:r>
      </w:ins>
      <w:del w:id="780" w:author="Dunja Vrbaski" w:date="2024-09-17T23:39:00Z">
        <w:r w:rsidDel="005B3789">
          <w:rPr>
            <w:lang w:val="sr-Latn-RS"/>
          </w:rPr>
          <w:delText xml:space="preserve">sa slovo </w:delText>
        </w:r>
      </w:del>
      <w:r>
        <w:rPr>
          <w:lang w:val="sr-Latn-RS"/>
        </w:rPr>
        <w:t xml:space="preserve">P </w:t>
      </w:r>
      <w:del w:id="781" w:author="Dunja Vrbaski" w:date="2024-09-17T23:39:00Z">
        <w:r w:rsidDel="005B3789">
          <w:rPr>
            <w:lang w:val="sr-Latn-RS"/>
          </w:rPr>
          <w:delText>na početku</w:delText>
        </w:r>
      </w:del>
      <w:r>
        <w:rPr>
          <w:lang w:val="sr-Latn-RS"/>
        </w:rPr>
        <w:t xml:space="preserve"> označavaju primarne, a </w:t>
      </w:r>
      <w:del w:id="782" w:author="Dunja Vrbaski" w:date="2024-09-17T23:39:00Z">
        <w:r w:rsidDel="005A5D1A">
          <w:rPr>
            <w:lang w:val="sr-Latn-RS"/>
          </w:rPr>
          <w:delText xml:space="preserve">sa </w:delText>
        </w:r>
      </w:del>
      <w:r>
        <w:rPr>
          <w:lang w:val="sr-Latn-RS"/>
        </w:rPr>
        <w:t xml:space="preserve">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211496DC" w:rsidR="007B6A13" w:rsidRDefault="00511D9A" w:rsidP="006A2CAC">
      <w:pPr>
        <w:pStyle w:val="Caption"/>
      </w:pPr>
      <w:r>
        <w:t xml:space="preserve">Slika </w:t>
      </w:r>
      <w:del w:id="783" w:author="Korisnik" w:date="2024-09-19T16:03:00Z">
        <w:r w:rsidDel="00BF0545">
          <w:delText>9</w:delText>
        </w:r>
      </w:del>
      <w:ins w:id="784" w:author="Korisnik" w:date="2024-09-19T16:03:00Z">
        <w:r w:rsidR="00BF0545">
          <w:t>8</w:t>
        </w:r>
      </w:ins>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785" w:name="_Toc177571648"/>
      <w:r w:rsidRPr="006A2CAC">
        <w:rPr>
          <w:i/>
        </w:rPr>
        <w:t>Index template</w:t>
      </w:r>
      <w:r>
        <w:t xml:space="preserve"> i </w:t>
      </w:r>
      <w:r w:rsidRPr="006A2CAC">
        <w:rPr>
          <w:i/>
        </w:rPr>
        <w:t>data mapping</w:t>
      </w:r>
      <w:bookmarkEnd w:id="785"/>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7777777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indeks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indeksa</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786" w:name="_Toc177571649"/>
      <w:r w:rsidRPr="00F13759">
        <w:rPr>
          <w:i/>
        </w:rPr>
        <w:t>Alias</w:t>
      </w:r>
      <w:bookmarkEnd w:id="786"/>
    </w:p>
    <w:p w14:paraId="5E31C5F0" w14:textId="77777777" w:rsidR="00244B3C" w:rsidRDefault="00244B3C" w:rsidP="00244B3C">
      <w:pPr>
        <w:jc w:val="both"/>
      </w:pPr>
    </w:p>
    <w:p w14:paraId="36837B0E" w14:textId="77777777" w:rsidR="00A94A2F" w:rsidRDefault="00E97136" w:rsidP="00244B3C">
      <w:pPr>
        <w:jc w:val="both"/>
        <w:rPr>
          <w:ins w:id="787" w:author="Korisnik" w:date="2024-09-19T16:22:00Z"/>
          <w:lang w:val="sr-Latn-RS"/>
        </w:rPr>
      </w:pPr>
      <w:r w:rsidRPr="00660E66">
        <w:rPr>
          <w:lang w:val="sr-Latn-RS"/>
        </w:rPr>
        <w:t>Aliasi se koriste za grupisanje indeksa.</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2417B9A0" w14:textId="77777777" w:rsidR="00E4205F" w:rsidRPr="00660E66" w:rsidRDefault="00E4205F" w:rsidP="00244B3C">
      <w:pPr>
        <w:jc w:val="both"/>
        <w:rPr>
          <w:lang w:val="sr-Latn-RS"/>
        </w:rPr>
      </w:pPr>
    </w:p>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788" w:name="_Toc177571650"/>
      <w:r>
        <w:rPr>
          <w:lang w:val="sr-Latn-RS"/>
        </w:rPr>
        <w:t xml:space="preserve">Način rada </w:t>
      </w:r>
      <w:r w:rsidRPr="00574298">
        <w:rPr>
          <w:i/>
          <w:lang w:val="sr-Latn-RS"/>
        </w:rPr>
        <w:t>Elasticsearch</w:t>
      </w:r>
      <w:r>
        <w:rPr>
          <w:lang w:val="sr-Latn-RS"/>
        </w:rPr>
        <w:t xml:space="preserve"> mehanizma pretrage</w:t>
      </w:r>
      <w:bookmarkEnd w:id="788"/>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lastRenderedPageBreak/>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52E1E460" w14:textId="671120EA" w:rsidR="00AB5D5E" w:rsidRPr="002E6BD7" w:rsidDel="00AE4E6C" w:rsidRDefault="00B33532" w:rsidP="00AB5D5E">
      <w:pPr>
        <w:pStyle w:val="ListParagraph"/>
        <w:numPr>
          <w:ilvl w:val="0"/>
          <w:numId w:val="13"/>
        </w:numPr>
        <w:jc w:val="both"/>
        <w:rPr>
          <w:del w:id="789" w:author="Korisnik" w:date="2024-09-19T16:22:00Z"/>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del w:id="790" w:author="Korisnik" w:date="2024-09-19T17:48:00Z">
        <w:r w:rsidR="00FD796C" w:rsidDel="00C03CB6">
          <w:delText>30</w:delText>
        </w:r>
      </w:del>
      <w:ins w:id="791" w:author="Korisnik" w:date="2024-09-19T17:48:00Z">
        <w:r w:rsidR="00C03CB6">
          <w:t>29</w:t>
        </w:r>
      </w:ins>
      <w:r w:rsidR="00FD796C">
        <w:t>].</w:t>
      </w:r>
    </w:p>
    <w:p w14:paraId="3F0322D9" w14:textId="77777777" w:rsidR="002E6BD7" w:rsidRPr="00D576B0" w:rsidDel="00AE4E6C" w:rsidRDefault="002E6BD7" w:rsidP="00AE4E6C">
      <w:pPr>
        <w:pStyle w:val="ListParagraph"/>
        <w:numPr>
          <w:ilvl w:val="0"/>
          <w:numId w:val="13"/>
        </w:numPr>
        <w:jc w:val="both"/>
        <w:rPr>
          <w:del w:id="792" w:author="Korisnik" w:date="2024-09-19T16:22:00Z"/>
          <w:lang w:val="sr-Latn-RS"/>
        </w:rPr>
        <w:pPrChange w:id="793" w:author="Korisnik" w:date="2024-09-19T16:22:00Z">
          <w:pPr>
            <w:jc w:val="both"/>
          </w:pPr>
        </w:pPrChange>
      </w:pPr>
    </w:p>
    <w:p w14:paraId="765CAEDA" w14:textId="77777777" w:rsidR="002E6BD7" w:rsidDel="00AE4E6C" w:rsidRDefault="002E6BD7" w:rsidP="00AE4E6C">
      <w:pPr>
        <w:pStyle w:val="ListParagraph"/>
        <w:rPr>
          <w:del w:id="794" w:author="Korisnik" w:date="2024-09-19T16:22:00Z"/>
          <w:lang w:val="sr-Latn-RS"/>
        </w:rPr>
        <w:pPrChange w:id="795" w:author="Korisnik" w:date="2024-09-19T16:22:00Z">
          <w:pPr>
            <w:jc w:val="both"/>
          </w:pPr>
        </w:pPrChange>
      </w:pPr>
    </w:p>
    <w:p w14:paraId="5CACE119" w14:textId="77777777" w:rsidR="002E6BD7" w:rsidDel="00AE4E6C" w:rsidRDefault="002E6BD7" w:rsidP="00AE4E6C">
      <w:pPr>
        <w:pStyle w:val="ListParagraph"/>
        <w:rPr>
          <w:del w:id="796" w:author="Korisnik" w:date="2024-09-19T16:22:00Z"/>
          <w:lang w:val="sr-Latn-RS"/>
        </w:rPr>
        <w:pPrChange w:id="797" w:author="Korisnik" w:date="2024-09-19T16:22:00Z">
          <w:pPr>
            <w:jc w:val="both"/>
          </w:pPr>
        </w:pPrChange>
      </w:pPr>
    </w:p>
    <w:p w14:paraId="6F445851" w14:textId="40CC5C5F" w:rsidR="002E6BD7" w:rsidDel="00AE4E6C" w:rsidRDefault="002E6BD7" w:rsidP="00AE4E6C">
      <w:pPr>
        <w:pStyle w:val="ListParagraph"/>
        <w:numPr>
          <w:ilvl w:val="0"/>
          <w:numId w:val="13"/>
        </w:numPr>
        <w:jc w:val="both"/>
        <w:rPr>
          <w:del w:id="798" w:author="Korisnik" w:date="2024-09-19T16:22:00Z"/>
          <w:lang w:val="sr-Latn-RS"/>
        </w:rPr>
        <w:pPrChange w:id="799" w:author="Korisnik" w:date="2024-09-19T16:22:00Z">
          <w:pPr>
            <w:jc w:val="both"/>
          </w:pPr>
        </w:pPrChange>
      </w:pPr>
    </w:p>
    <w:p w14:paraId="2BFD0C45" w14:textId="77777777" w:rsidR="002E6BD7" w:rsidRPr="00D576B0" w:rsidDel="00AE4E6C" w:rsidRDefault="002E6BD7" w:rsidP="00AE4E6C">
      <w:pPr>
        <w:pStyle w:val="ListParagraph"/>
        <w:numPr>
          <w:ilvl w:val="0"/>
          <w:numId w:val="13"/>
        </w:numPr>
        <w:jc w:val="both"/>
        <w:rPr>
          <w:del w:id="800" w:author="Korisnik" w:date="2024-09-19T16:22:00Z"/>
          <w:lang w:val="sr-Latn-RS"/>
        </w:rPr>
        <w:pPrChange w:id="801" w:author="Korisnik" w:date="2024-09-19T16:22:00Z">
          <w:pPr>
            <w:jc w:val="both"/>
          </w:pPr>
        </w:pPrChange>
      </w:pPr>
    </w:p>
    <w:p w14:paraId="25CC7BD3" w14:textId="77777777" w:rsidR="002E6BD7" w:rsidDel="00AE4E6C" w:rsidRDefault="002E6BD7" w:rsidP="00AE4E6C">
      <w:pPr>
        <w:pStyle w:val="ListParagraph"/>
        <w:rPr>
          <w:del w:id="802" w:author="Korisnik" w:date="2024-09-19T16:22:00Z"/>
          <w:lang w:val="sr-Latn-RS"/>
        </w:rPr>
        <w:pPrChange w:id="803" w:author="Korisnik" w:date="2024-09-19T16:22:00Z">
          <w:pPr>
            <w:jc w:val="both"/>
          </w:pPr>
        </w:pPrChange>
      </w:pPr>
    </w:p>
    <w:p w14:paraId="30B70F71" w14:textId="77777777" w:rsidR="002E6BD7" w:rsidRPr="002E6BD7" w:rsidRDefault="002E6BD7" w:rsidP="00AE4E6C">
      <w:pPr>
        <w:pStyle w:val="ListParagraph"/>
        <w:numPr>
          <w:ilvl w:val="0"/>
          <w:numId w:val="13"/>
        </w:numPr>
        <w:jc w:val="both"/>
        <w:rPr>
          <w:lang w:val="sr-Latn-RS"/>
        </w:rPr>
        <w:pPrChange w:id="804" w:author="Korisnik" w:date="2024-09-19T16:22:00Z">
          <w:pPr>
            <w:jc w:val="both"/>
          </w:pPr>
        </w:pPrChange>
      </w:pP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805" w:name="_Toc177571651"/>
      <w:r w:rsidRPr="003134E8">
        <w:rPr>
          <w:i/>
        </w:rPr>
        <w:t>Text analysis</w:t>
      </w:r>
      <w:bookmarkEnd w:id="805"/>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C621136" w:rsidR="003134E8" w:rsidRPr="00660E66" w:rsidRDefault="009656FB" w:rsidP="00BC577D">
      <w:pPr>
        <w:pStyle w:val="ListParagraph"/>
        <w:numPr>
          <w:ilvl w:val="0"/>
          <w:numId w:val="13"/>
        </w:numPr>
        <w:jc w:val="both"/>
        <w:rPr>
          <w:lang w:val="sr-Latn-RS"/>
        </w:rPr>
      </w:pPr>
      <w:r w:rsidRPr="00660E66">
        <w:rPr>
          <w:b/>
          <w:lang w:val="sr-Latn-RS"/>
        </w:rPr>
        <w:lastRenderedPageBreak/>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ins w:id="806" w:author="Dunja Vrbaski" w:date="2024-09-17T23:44:00Z">
        <w:r w:rsidR="00660E66">
          <w:rPr>
            <w:lang w:val="sr-Latn-RS"/>
          </w:rPr>
          <w:t>a</w:t>
        </w:r>
      </w:ins>
      <w:del w:id="807" w:author="Dunja Vrbaski" w:date="2024-09-17T23:44:00Z">
        <w:r w:rsidR="005D02CE" w:rsidRPr="00660E66" w:rsidDel="00660E66">
          <w:rPr>
            <w:lang w:val="sr-Latn-RS"/>
          </w:rPr>
          <w:delText>u</w:delText>
        </w:r>
      </w:del>
      <w:r w:rsidR="005D02CE" w:rsidRPr="00660E66">
        <w:rPr>
          <w:lang w:val="sr-Latn-RS"/>
        </w:rPr>
        <w:t xml:space="preserve"> sinonima, </w:t>
      </w:r>
      <w:ins w:id="808" w:author="Dunja Vrbaski" w:date="2024-09-17T23:44:00Z">
        <w:r w:rsidR="005211B4">
          <w:rPr>
            <w:lang w:val="sr-Latn-RS"/>
          </w:rPr>
          <w:t>specijalnih reči</w:t>
        </w:r>
      </w:ins>
      <w:del w:id="809" w:author="Dunja Vrbaski" w:date="2024-09-17T23:44:00Z">
        <w:r w:rsidR="008B7DF7" w:rsidRPr="00660E66" w:rsidDel="005211B4">
          <w:rPr>
            <w:i/>
            <w:lang w:val="sr-Latn-RS"/>
          </w:rPr>
          <w:delText>stop words</w:delText>
        </w:r>
      </w:del>
      <w:r w:rsidR="008B7DF7" w:rsidRPr="00660E66">
        <w:rPr>
          <w:lang w:val="sr-Latn-RS"/>
        </w:rPr>
        <w:t xml:space="preserve"> i tako dalje</w:t>
      </w:r>
      <w:r w:rsidR="00577FA9" w:rsidRPr="00660E66">
        <w:rPr>
          <w:lang w:val="sr-Latn-RS"/>
        </w:rPr>
        <w:t xml:space="preserve"> [</w:t>
      </w:r>
      <w:del w:id="810" w:author="Korisnik" w:date="2024-09-19T17:48:00Z">
        <w:r w:rsidR="00577FA9" w:rsidRPr="00660E66" w:rsidDel="00C03CB6">
          <w:rPr>
            <w:lang w:val="sr-Latn-RS"/>
          </w:rPr>
          <w:delText>31</w:delText>
        </w:r>
      </w:del>
      <w:ins w:id="811" w:author="Korisnik" w:date="2024-09-19T17:48:00Z">
        <w:r w:rsidR="00C03CB6" w:rsidRPr="00660E66">
          <w:rPr>
            <w:lang w:val="sr-Latn-RS"/>
          </w:rPr>
          <w:t>3</w:t>
        </w:r>
        <w:r w:rsidR="00C03CB6">
          <w:rPr>
            <w:lang w:val="sr-Latn-RS"/>
          </w:rPr>
          <w:t>0</w:t>
        </w:r>
      </w:ins>
      <w:r w:rsidR="00577FA9" w:rsidRPr="00660E66">
        <w:rPr>
          <w:lang w:val="sr-Latn-RS"/>
        </w:rPr>
        <w:t>]</w:t>
      </w:r>
      <w:r w:rsidR="008B7DF7" w:rsidRPr="00660E66">
        <w:rPr>
          <w:lang w:val="sr-Latn-RS"/>
        </w:rPr>
        <w:t>.</w:t>
      </w:r>
    </w:p>
    <w:p w14:paraId="0AE59A98" w14:textId="191BB0DD" w:rsidR="00085F44" w:rsidRPr="00660E66" w:rsidRDefault="00980076" w:rsidP="00980076">
      <w:pPr>
        <w:jc w:val="both"/>
        <w:rPr>
          <w:lang w:val="sr-Latn-RS"/>
        </w:rPr>
      </w:pPr>
      <w:r w:rsidRPr="00660E66">
        <w:rPr>
          <w:i/>
          <w:lang w:val="sr-Latn-RS"/>
        </w:rPr>
        <w:t>Analyzer</w:t>
      </w:r>
      <w:r w:rsidRPr="00660E66">
        <w:rPr>
          <w:lang w:val="sr-Latn-RS"/>
        </w:rPr>
        <w:t xml:space="preserve"> modul izvršava </w:t>
      </w:r>
      <w:del w:id="812" w:author="Dunja Vrbaski" w:date="2024-09-17T23:44:00Z">
        <w:r w:rsidRPr="00660E66" w:rsidDel="005211B4">
          <w:rPr>
            <w:i/>
            <w:lang w:val="sr-Latn-RS"/>
          </w:rPr>
          <w:delText>text analysis</w:delText>
        </w:r>
        <w:r w:rsidRPr="00660E66" w:rsidDel="005211B4">
          <w:rPr>
            <w:lang w:val="sr-Latn-RS"/>
          </w:rPr>
          <w:delText xml:space="preserve"> </w:delText>
        </w:r>
      </w:del>
      <w:r w:rsidRPr="00660E66">
        <w:rPr>
          <w:lang w:val="sr-Latn-RS"/>
        </w:rPr>
        <w:t>proces</w:t>
      </w:r>
      <w:ins w:id="813" w:author="Dunja Vrbaski" w:date="2024-09-17T23:44:00Z">
        <w:r w:rsidR="005211B4">
          <w:rPr>
            <w:lang w:val="sr-Latn-RS"/>
          </w:rPr>
          <w:t xml:space="preserve"> analize teksta</w:t>
        </w:r>
      </w:ins>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3312BD84"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ins w:id="814" w:author="Dunja Vrbaski" w:date="2024-09-17T23:45:00Z">
        <w:r w:rsidR="005211B4">
          <w:rPr>
            <w:lang w:val="sr-Latn-RS"/>
          </w:rPr>
          <w:t>analize</w:t>
        </w:r>
      </w:ins>
      <w:del w:id="815" w:author="Dunja Vrbaski" w:date="2024-09-17T23:45:00Z">
        <w:r w:rsidR="00A77F62" w:rsidRPr="00660E66" w:rsidDel="005211B4">
          <w:rPr>
            <w:i/>
            <w:lang w:val="sr-Latn-RS"/>
          </w:rPr>
          <w:delText>text analysis</w:delText>
        </w:r>
        <w:r w:rsidR="00A77F62" w:rsidRPr="00660E66" w:rsidDel="005211B4">
          <w:rPr>
            <w:lang w:val="sr-Latn-RS"/>
          </w:rPr>
          <w:delText xml:space="preserve"> procesa</w:delText>
        </w:r>
      </w:del>
      <w:r w:rsidR="00245137" w:rsidRPr="00660E66">
        <w:rPr>
          <w:lang w:val="sr-Latn-RS"/>
        </w:rPr>
        <w:t xml:space="preserve">, a primer njegove strukture je moguće videti na slici </w:t>
      </w:r>
      <w:del w:id="816" w:author="Korisnik" w:date="2024-09-19T16:04:00Z">
        <w:r w:rsidR="00245137" w:rsidRPr="00660E66" w:rsidDel="00BF0545">
          <w:rPr>
            <w:lang w:val="sr-Latn-RS"/>
          </w:rPr>
          <w:delText>10</w:delText>
        </w:r>
      </w:del>
      <w:ins w:id="817" w:author="Korisnik" w:date="2024-09-19T16:04:00Z">
        <w:r w:rsidR="00BF0545">
          <w:rPr>
            <w:lang w:val="sr-Latn-RS"/>
          </w:rPr>
          <w:t>9</w:t>
        </w:r>
      </w:ins>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4FA5BF9"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del w:id="818" w:author="Korisnik" w:date="2024-09-19T17:48:00Z">
        <w:r w:rsidR="00F900BE" w:rsidRPr="00D576B0" w:rsidDel="00C03CB6">
          <w:rPr>
            <w:lang w:val="sr-Latn-RS"/>
          </w:rPr>
          <w:delText>33</w:delText>
        </w:r>
      </w:del>
      <w:ins w:id="819" w:author="Korisnik" w:date="2024-09-19T17:48:00Z">
        <w:r w:rsidR="00C03CB6" w:rsidRPr="00C001BA">
          <w:rPr>
            <w:lang w:val="sr-Latn-RS"/>
            <w:rPrChange w:id="820" w:author="Korisnik" w:date="2024-09-19T17:52:00Z">
              <w:rPr>
                <w:lang w:val="sr-Latn-RS"/>
              </w:rPr>
            </w:rPrChange>
          </w:rPr>
          <w:t>3</w:t>
        </w:r>
      </w:ins>
      <w:ins w:id="821" w:author="Korisnik" w:date="2024-09-19T17:52:00Z">
        <w:r w:rsidR="00C001BA" w:rsidRPr="00C001BA">
          <w:rPr>
            <w:lang w:val="sr-Latn-RS"/>
            <w:rPrChange w:id="822" w:author="Korisnik" w:date="2024-09-19T17:52:00Z">
              <w:rPr>
                <w:highlight w:val="green"/>
                <w:lang w:val="sr-Latn-RS"/>
              </w:rPr>
            </w:rPrChange>
          </w:rPr>
          <w:t>1</w:t>
        </w:r>
      </w:ins>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6E0CFDAC" w:rsidR="00CF2ED3" w:rsidRDefault="00755843" w:rsidP="00755843">
      <w:pPr>
        <w:pStyle w:val="Caption"/>
        <w:rPr>
          <w:sz w:val="22"/>
        </w:rPr>
      </w:pPr>
      <w:r w:rsidRPr="00770103">
        <w:rPr>
          <w:sz w:val="22"/>
        </w:rPr>
        <w:t xml:space="preserve">Slika </w:t>
      </w:r>
      <w:del w:id="823" w:author="Korisnik" w:date="2024-09-19T16:04:00Z">
        <w:r w:rsidRPr="00770103" w:rsidDel="00BF0545">
          <w:rPr>
            <w:sz w:val="22"/>
          </w:rPr>
          <w:delText>10</w:delText>
        </w:r>
      </w:del>
      <w:ins w:id="824" w:author="Korisnik" w:date="2024-09-19T16:04:00Z">
        <w:r w:rsidR="00BF0545">
          <w:rPr>
            <w:sz w:val="22"/>
          </w:rPr>
          <w:t>9</w:t>
        </w:r>
      </w:ins>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del w:id="825" w:author="Korisnik" w:date="2024-09-19T17:48:00Z">
        <w:r w:rsidR="004964FE" w:rsidRPr="00D576B0" w:rsidDel="00C03CB6">
          <w:rPr>
            <w:sz w:val="22"/>
          </w:rPr>
          <w:delText>34</w:delText>
        </w:r>
      </w:del>
      <w:ins w:id="826" w:author="Korisnik" w:date="2024-09-19T17:48:00Z">
        <w:r w:rsidR="00C03CB6" w:rsidRPr="00D576B0">
          <w:rPr>
            <w:sz w:val="22"/>
          </w:rPr>
          <w:t>3</w:t>
        </w:r>
      </w:ins>
      <w:ins w:id="827" w:author="Korisnik" w:date="2024-09-19T17:53:00Z">
        <w:r w:rsidR="006B1550" w:rsidRPr="006B1550">
          <w:rPr>
            <w:sz w:val="22"/>
            <w:rPrChange w:id="828" w:author="Korisnik" w:date="2024-09-19T17:53:00Z">
              <w:rPr>
                <w:sz w:val="22"/>
                <w:highlight w:val="green"/>
              </w:rPr>
            </w:rPrChange>
          </w:rPr>
          <w:t>2</w:t>
        </w:r>
      </w:ins>
      <w:r w:rsidR="004964FE" w:rsidRPr="00D576B0">
        <w:rPr>
          <w:sz w:val="22"/>
        </w:rPr>
        <w:t>]</w:t>
      </w:r>
    </w:p>
    <w:p w14:paraId="0682E573" w14:textId="65E25536"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del w:id="829" w:author="Korisnik" w:date="2024-09-19T17:54:00Z">
        <w:r w:rsidR="003D295E" w:rsidRPr="00D576B0" w:rsidDel="00DA58E4">
          <w:rPr>
            <w:lang w:val="sr-Latn-RS"/>
          </w:rPr>
          <w:delText>4</w:delText>
        </w:r>
      </w:del>
      <w:ins w:id="830" w:author="Korisnik" w:date="2024-09-19T17:54:00Z">
        <w:r w:rsidR="00DA58E4" w:rsidRPr="006A1048">
          <w:rPr>
            <w:lang w:val="sr-Latn-RS"/>
            <w:rPrChange w:id="831" w:author="Korisnik" w:date="2024-09-19T17:56:00Z">
              <w:rPr>
                <w:highlight w:val="green"/>
                <w:lang w:val="sr-Latn-RS"/>
              </w:rPr>
            </w:rPrChange>
          </w:rPr>
          <w:t>33</w:t>
        </w:r>
      </w:ins>
      <w:del w:id="832" w:author="Korisnik" w:date="2024-09-19T17:45:00Z">
        <w:r w:rsidR="003D295E" w:rsidRPr="00D576B0" w:rsidDel="00C20DFC">
          <w:rPr>
            <w:lang w:val="sr-Latn-RS"/>
          </w:rPr>
          <w:delText>6</w:delText>
        </w:r>
      </w:del>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833" w:name="_Toc177571652"/>
      <w:r w:rsidRPr="00595355">
        <w:rPr>
          <w:i/>
        </w:rPr>
        <w:t>Stemming</w:t>
      </w:r>
      <w:bookmarkEnd w:id="833"/>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lastRenderedPageBreak/>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24013A12" w:rsidR="00AD181A" w:rsidRPr="005211B4" w:rsidRDefault="00AD181A" w:rsidP="00AD181A">
      <w:pPr>
        <w:pStyle w:val="ListParagraph"/>
        <w:numPr>
          <w:ilvl w:val="0"/>
          <w:numId w:val="14"/>
        </w:numPr>
        <w:jc w:val="both"/>
        <w:rPr>
          <w:b/>
          <w:lang w:val="sr-Latn-RS"/>
        </w:rPr>
      </w:pPr>
      <w:r w:rsidRPr="00DB50D8">
        <w:rPr>
          <w:b/>
          <w:i/>
          <w:lang w:val="sr-Latn-RS"/>
        </w:rPr>
        <w:t>algorithmic stemmers</w:t>
      </w:r>
      <w:r w:rsidR="008826C8" w:rsidRPr="00DB50D8">
        <w:rPr>
          <w:lang w:val="sr-Latn-RS"/>
        </w:rPr>
        <w:t xml:space="preserve"> - </w:t>
      </w:r>
      <w:r w:rsidR="00BE434F" w:rsidRPr="00DB50D8">
        <w:rPr>
          <w:lang w:val="sr-Latn-RS"/>
        </w:rPr>
        <w:t>koriste s</w:t>
      </w:r>
      <w:ins w:id="834" w:author="Dunja Vrbaski" w:date="2024-09-17T23:46:00Z">
        <w:r w:rsidR="00DB50D8">
          <w:rPr>
            <w:lang w:val="sr-Latn-RS"/>
          </w:rPr>
          <w:t>kup</w:t>
        </w:r>
      </w:ins>
      <w:del w:id="835" w:author="Dunja Vrbaski" w:date="2024-09-17T23:46:00Z">
        <w:r w:rsidR="00BE434F" w:rsidRPr="00DB50D8" w:rsidDel="00DB50D8">
          <w:rPr>
            <w:lang w:val="sr-Latn-RS"/>
          </w:rPr>
          <w:delText>et</w:delText>
        </w:r>
      </w:del>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116E333D"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indeks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del w:id="836" w:author="Korisnik" w:date="2024-09-19T17:49:00Z">
        <w:r w:rsidR="003A3398" w:rsidRPr="00D576B0" w:rsidDel="00C03CB6">
          <w:rPr>
            <w:lang w:val="sr-Latn-RS"/>
          </w:rPr>
          <w:delText>32</w:delText>
        </w:r>
      </w:del>
      <w:ins w:id="837" w:author="Korisnik" w:date="2024-09-19T17:49:00Z">
        <w:r w:rsidR="00C03CB6" w:rsidRPr="00D576B0">
          <w:rPr>
            <w:lang w:val="sr-Latn-RS"/>
          </w:rPr>
          <w:t>3</w:t>
        </w:r>
      </w:ins>
      <w:ins w:id="838" w:author="Korisnik" w:date="2024-09-19T17:54:00Z">
        <w:r w:rsidR="00DA58E4">
          <w:rPr>
            <w:lang w:val="sr-Latn-RS"/>
          </w:rPr>
          <w:t>4</w:t>
        </w:r>
      </w:ins>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839" w:name="_Toc177571653"/>
      <w:r w:rsidRPr="001A4878">
        <w:rPr>
          <w:i/>
          <w:lang w:val="sr-Latn-RS"/>
        </w:rPr>
        <w:t>Stop words</w:t>
      </w:r>
      <w:bookmarkEnd w:id="839"/>
    </w:p>
    <w:p w14:paraId="55E8E095" w14:textId="77777777" w:rsidR="001F4C58" w:rsidRDefault="001F4C58" w:rsidP="001F4C58">
      <w:pPr>
        <w:rPr>
          <w:lang w:val="sr-Latn-RS"/>
        </w:rPr>
      </w:pPr>
    </w:p>
    <w:p w14:paraId="61FC9D67" w14:textId="3115F411"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ins w:id="840" w:author="Dunja Vrbaski" w:date="2024-09-17T23:47:00Z">
        <w:r w:rsidR="00E5390E">
          <w:rPr>
            <w:lang w:val="sr-Latn-RS"/>
          </w:rPr>
          <w:t>m</w:t>
        </w:r>
      </w:ins>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del w:id="841" w:author="Korisnik" w:date="2024-09-19T17:49:00Z">
        <w:r w:rsidR="00EB0562" w:rsidDel="00C03CB6">
          <w:delText>35</w:delText>
        </w:r>
      </w:del>
      <w:ins w:id="842" w:author="Korisnik" w:date="2024-09-19T17:49:00Z">
        <w:r w:rsidR="00C03CB6">
          <w:t>3</w:t>
        </w:r>
      </w:ins>
      <w:ins w:id="843" w:author="Korisnik" w:date="2024-09-19T17:54:00Z">
        <w:r w:rsidR="00DA58E4">
          <w:t>5</w:t>
        </w:r>
      </w:ins>
      <w:r w:rsidR="00EB0562">
        <w:t>][</w:t>
      </w:r>
      <w:del w:id="844" w:author="Korisnik" w:date="2024-09-19T17:49:00Z">
        <w:r w:rsidR="00EB0562" w:rsidDel="00C03CB6">
          <w:delText>36</w:delText>
        </w:r>
      </w:del>
      <w:ins w:id="845" w:author="Korisnik" w:date="2024-09-19T17:49:00Z">
        <w:r w:rsidR="00C03CB6">
          <w:t>3</w:t>
        </w:r>
      </w:ins>
      <w:ins w:id="846" w:author="Korisnik" w:date="2024-09-19T17:54:00Z">
        <w:r w:rsidR="00DA58E4">
          <w:t>6</w:t>
        </w:r>
      </w:ins>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847" w:name="_Toc177571654"/>
      <w:r w:rsidRPr="00B17686">
        <w:rPr>
          <w:i/>
        </w:rPr>
        <w:t>Synonyms</w:t>
      </w:r>
      <w:bookmarkEnd w:id="847"/>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2062FC52"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del w:id="848" w:author="Korisnik" w:date="2024-09-19T17:49:00Z">
        <w:r w:rsidR="00F14DF0" w:rsidRPr="00D576B0" w:rsidDel="00C03CB6">
          <w:rPr>
            <w:lang w:val="sr-Latn-RS"/>
          </w:rPr>
          <w:delText>38</w:delText>
        </w:r>
      </w:del>
      <w:ins w:id="849" w:author="Korisnik" w:date="2024-09-19T17:49:00Z">
        <w:r w:rsidR="00C03CB6" w:rsidRPr="00D576B0">
          <w:rPr>
            <w:lang w:val="sr-Latn-RS"/>
          </w:rPr>
          <w:t>3</w:t>
        </w:r>
      </w:ins>
      <w:ins w:id="850" w:author="Korisnik" w:date="2024-09-19T17:57:00Z">
        <w:r w:rsidR="003B1DEA" w:rsidRPr="003B1DEA">
          <w:rPr>
            <w:lang w:val="sr-Latn-RS"/>
            <w:rPrChange w:id="851" w:author="Korisnik" w:date="2024-09-19T17:57:00Z">
              <w:rPr>
                <w:highlight w:val="green"/>
                <w:lang w:val="sr-Latn-RS"/>
              </w:rPr>
            </w:rPrChange>
          </w:rPr>
          <w:t>7</w:t>
        </w:r>
      </w:ins>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lastRenderedPageBreak/>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2E79E781"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del w:id="852" w:author="Korisnik" w:date="2024-09-19T17:49:00Z">
        <w:r w:rsidR="00186966" w:rsidRPr="00D576B0" w:rsidDel="00C03CB6">
          <w:rPr>
            <w:lang w:val="sr-Latn-RS"/>
          </w:rPr>
          <w:delText>37</w:delText>
        </w:r>
      </w:del>
      <w:ins w:id="853" w:author="Korisnik" w:date="2024-09-19T17:49:00Z">
        <w:r w:rsidR="00C03CB6" w:rsidRPr="00D576B0">
          <w:rPr>
            <w:lang w:val="sr-Latn-RS"/>
          </w:rPr>
          <w:t>3</w:t>
        </w:r>
      </w:ins>
      <w:ins w:id="854" w:author="Korisnik" w:date="2024-09-19T17:57:00Z">
        <w:r w:rsidR="003B1DEA" w:rsidRPr="003B1DEA">
          <w:rPr>
            <w:lang w:val="sr-Latn-RS"/>
            <w:rPrChange w:id="855" w:author="Korisnik" w:date="2024-09-19T17:57:00Z">
              <w:rPr>
                <w:highlight w:val="green"/>
                <w:lang w:val="sr-Latn-RS"/>
              </w:rPr>
            </w:rPrChange>
          </w:rPr>
          <w:t>8</w:t>
        </w:r>
      </w:ins>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856" w:name="_Toc177571655"/>
      <w:r w:rsidRPr="00DB6185">
        <w:rPr>
          <w:i/>
        </w:rPr>
        <w:t>Scoring mehanizam</w:t>
      </w:r>
      <w:bookmarkEnd w:id="856"/>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w:t>
      </w:r>
      <w:commentRangeStart w:id="857"/>
      <w:r>
        <w:rPr>
          <w:lang w:val="sr-Latn-RS"/>
        </w:rPr>
        <w:t>algoritmu</w:t>
      </w:r>
      <w:commentRangeEnd w:id="857"/>
      <w:r w:rsidR="00E5390E">
        <w:rPr>
          <w:rStyle w:val="CommentReference"/>
        </w:rPr>
        <w:commentReference w:id="857"/>
      </w:r>
      <w:ins w:id="858" w:author="Korisnik" w:date="2024-09-19T16:23:00Z">
        <w:r w:rsidR="00DB2C12">
          <w:rPr>
            <w:lang w:val="sr-Latn-RS"/>
          </w:rPr>
          <w:t xml:space="preserve"> </w:t>
        </w:r>
        <w:r w:rsidR="00DB2C12" w:rsidRPr="00D576B0">
          <w:t>[</w:t>
        </w:r>
      </w:ins>
      <w:ins w:id="859" w:author="Korisnik" w:date="2024-09-19T17:58:00Z">
        <w:r w:rsidR="007578C6" w:rsidRPr="007578C6">
          <w:rPr>
            <w:rPrChange w:id="860" w:author="Korisnik" w:date="2024-09-19T17:58:00Z">
              <w:rPr>
                <w:highlight w:val="green"/>
              </w:rPr>
            </w:rPrChange>
          </w:rPr>
          <w:t>39</w:t>
        </w:r>
      </w:ins>
      <w:ins w:id="861" w:author="Korisnik" w:date="2024-09-19T16:23:00Z">
        <w:r w:rsidR="00DB2C12" w:rsidRPr="00D576B0">
          <w:t>]</w:t>
        </w:r>
      </w:ins>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7D45860A"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del w:id="862" w:author="Korisnik" w:date="2024-09-19T16:05:00Z">
        <w:r w:rsidR="005F37B2" w:rsidDel="0004379F">
          <w:rPr>
            <w:lang w:val="sr-Latn-RS"/>
          </w:rPr>
          <w:delText>11</w:delText>
        </w:r>
      </w:del>
      <w:ins w:id="863" w:author="Korisnik" w:date="2024-09-19T16:05:00Z">
        <w:r w:rsidR="0004379F">
          <w:rPr>
            <w:lang w:val="sr-Latn-RS"/>
          </w:rPr>
          <w:t>10</w:t>
        </w:r>
      </w:ins>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3EA3366D" w:rsidR="000C3396" w:rsidRDefault="007666FF" w:rsidP="000C3396">
      <w:pPr>
        <w:pStyle w:val="Caption"/>
        <w:rPr>
          <w:sz w:val="22"/>
        </w:rPr>
      </w:pPr>
      <w:r w:rsidRPr="007666FF">
        <w:rPr>
          <w:sz w:val="22"/>
        </w:rPr>
        <w:t xml:space="preserve">Slika </w:t>
      </w:r>
      <w:del w:id="864" w:author="Korisnik" w:date="2024-09-19T16:05:00Z">
        <w:r w:rsidRPr="007666FF" w:rsidDel="0004379F">
          <w:rPr>
            <w:sz w:val="22"/>
          </w:rPr>
          <w:delText>11</w:delText>
        </w:r>
      </w:del>
      <w:ins w:id="865" w:author="Korisnik" w:date="2024-09-19T16:05:00Z">
        <w:r w:rsidR="0004379F" w:rsidRPr="007666FF">
          <w:rPr>
            <w:sz w:val="22"/>
          </w:rPr>
          <w:t>1</w:t>
        </w:r>
        <w:r w:rsidR="0004379F">
          <w:rPr>
            <w:sz w:val="22"/>
          </w:rPr>
          <w:t>0</w:t>
        </w:r>
      </w:ins>
      <w:r w:rsidRPr="007666FF">
        <w:rPr>
          <w:sz w:val="22"/>
        </w:rPr>
        <w:t xml:space="preserve">. BM25 formula </w:t>
      </w:r>
      <w:r>
        <w:rPr>
          <w:sz w:val="22"/>
        </w:rPr>
        <w:t>[</w:t>
      </w:r>
      <w:del w:id="866" w:author="Korisnik" w:date="2024-09-19T17:49:00Z">
        <w:r w:rsidDel="00C03CB6">
          <w:rPr>
            <w:sz w:val="22"/>
          </w:rPr>
          <w:delText>40</w:delText>
        </w:r>
      </w:del>
      <w:ins w:id="867" w:author="Korisnik" w:date="2024-09-19T17:58:00Z">
        <w:r w:rsidR="007578C6">
          <w:rPr>
            <w:sz w:val="22"/>
          </w:rPr>
          <w:t>39</w:t>
        </w:r>
      </w:ins>
      <w:r>
        <w:rPr>
          <w:sz w:val="22"/>
        </w:rPr>
        <w:t>]</w:t>
      </w:r>
    </w:p>
    <w:p w14:paraId="700938F1" w14:textId="25369857"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del w:id="868" w:author="Korisnik" w:date="2024-09-19T16:06:00Z">
        <w:r w:rsidR="00A23BE7" w:rsidDel="0004379F">
          <w:delText>12</w:delText>
        </w:r>
        <w:r w:rsidR="00E15129" w:rsidDel="0004379F">
          <w:delText xml:space="preserve"> </w:delText>
        </w:r>
      </w:del>
      <w:ins w:id="869" w:author="Korisnik" w:date="2024-09-19T16:06:00Z">
        <w:r w:rsidR="0004379F">
          <w:t xml:space="preserve">11 </w:t>
        </w:r>
      </w:ins>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del w:id="870" w:author="Korisnik" w:date="2024-09-19T17:58:00Z">
        <w:r w:rsidR="000D63F4" w:rsidRPr="00D576B0" w:rsidDel="007578C6">
          <w:delText>3</w:delText>
        </w:r>
      </w:del>
      <w:ins w:id="871" w:author="Korisnik" w:date="2024-09-19T17:58:00Z">
        <w:r w:rsidR="007578C6" w:rsidRPr="007578C6">
          <w:rPr>
            <w:rPrChange w:id="872" w:author="Korisnik" w:date="2024-09-19T17:58:00Z">
              <w:rPr>
                <w:highlight w:val="green"/>
              </w:rPr>
            </w:rPrChange>
          </w:rPr>
          <w:t>40</w:t>
        </w:r>
      </w:ins>
      <w:del w:id="873" w:author="Korisnik" w:date="2024-09-19T17:49:00Z">
        <w:r w:rsidR="000D63F4" w:rsidRPr="00D576B0" w:rsidDel="00C03CB6">
          <w:delText>9</w:delText>
        </w:r>
      </w:del>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4255"/>
                    </a:xfrm>
                    <a:prstGeom prst="rect">
                      <a:avLst/>
                    </a:prstGeom>
                  </pic:spPr>
                </pic:pic>
              </a:graphicData>
            </a:graphic>
          </wp:inline>
        </w:drawing>
      </w:r>
    </w:p>
    <w:p w14:paraId="537423D4" w14:textId="1F95CC15" w:rsidR="003134E8" w:rsidRDefault="00A23BE7" w:rsidP="00A23BE7">
      <w:pPr>
        <w:pStyle w:val="Caption"/>
        <w:rPr>
          <w:sz w:val="22"/>
        </w:rPr>
      </w:pPr>
      <w:r w:rsidRPr="00A23BE7">
        <w:rPr>
          <w:sz w:val="22"/>
        </w:rPr>
        <w:t xml:space="preserve">Slika </w:t>
      </w:r>
      <w:del w:id="874" w:author="Korisnik" w:date="2024-09-19T16:05:00Z">
        <w:r w:rsidRPr="00A23BE7" w:rsidDel="0004379F">
          <w:rPr>
            <w:sz w:val="22"/>
          </w:rPr>
          <w:delText>12</w:delText>
        </w:r>
      </w:del>
      <w:ins w:id="875" w:author="Korisnik" w:date="2024-09-19T16:05:00Z">
        <w:r w:rsidR="0004379F" w:rsidRPr="00A23BE7">
          <w:rPr>
            <w:sz w:val="22"/>
          </w:rPr>
          <w:t>1</w:t>
        </w:r>
        <w:r w:rsidR="0004379F">
          <w:rPr>
            <w:sz w:val="22"/>
          </w:rPr>
          <w:t>1</w:t>
        </w:r>
      </w:ins>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1A7EA61D"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ins w:id="876" w:author="Dunja Vrbaski" w:date="2024-09-17T23:50:00Z">
        <w:r w:rsidR="00E5390E">
          <w:rPr>
            <w:lang w:val="sr-Latn-RS"/>
          </w:rPr>
          <w:t xml:space="preserve">u </w:t>
        </w:r>
      </w:ins>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del w:id="877" w:author="Korisnik" w:date="2024-09-19T17:49:00Z">
        <w:r w:rsidR="00E6437F" w:rsidDel="00C03CB6">
          <w:delText>41</w:delText>
        </w:r>
      </w:del>
      <w:ins w:id="878" w:author="Korisnik" w:date="2024-09-19T17:49:00Z">
        <w:r w:rsidR="00C03CB6">
          <w:t>4</w:t>
        </w:r>
      </w:ins>
      <w:ins w:id="879" w:author="Korisnik" w:date="2024-09-19T17:55:00Z">
        <w:r w:rsidR="00DA58E4">
          <w:t>1</w:t>
        </w:r>
      </w:ins>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880" w:name="_Toc177571656"/>
      <w:r w:rsidRPr="00406AE7">
        <w:rPr>
          <w:i/>
        </w:rPr>
        <w:t>Fuzzy search</w:t>
      </w:r>
      <w:bookmarkEnd w:id="880"/>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ins w:id="881" w:author="Dunja Vrbaski" w:date="2024-09-17T23:51:00Z">
        <w:r w:rsidR="004A549F">
          <w:rPr>
            <w:lang w:val="sr-Latn-RS"/>
          </w:rPr>
          <w:t xml:space="preserve"> </w:t>
        </w:r>
      </w:ins>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w:t>
      </w:r>
      <w:commentRangeStart w:id="882"/>
      <w:r w:rsidR="005C28C4" w:rsidRPr="00E5390E">
        <w:rPr>
          <w:lang w:val="sr-Latn-RS"/>
        </w:rPr>
        <w:t>rečima</w:t>
      </w:r>
      <w:commentRangeEnd w:id="882"/>
      <w:r w:rsidR="004A549F">
        <w:rPr>
          <w:rStyle w:val="CommentReference"/>
        </w:rPr>
        <w:commentReference w:id="882"/>
      </w:r>
      <w:ins w:id="883" w:author="Korisnik" w:date="2024-09-19T16:29:00Z">
        <w:r w:rsidR="00DB2C12">
          <w:rPr>
            <w:lang w:val="sr-Latn-RS"/>
          </w:rPr>
          <w:t xml:space="preserve"> </w:t>
        </w:r>
        <w:r w:rsidR="00DB2C12">
          <w:t>[4</w:t>
        </w:r>
      </w:ins>
      <w:ins w:id="884" w:author="Korisnik" w:date="2024-09-19T17:55:00Z">
        <w:r w:rsidR="00DA58E4">
          <w:t>2</w:t>
        </w:r>
      </w:ins>
      <w:ins w:id="885" w:author="Korisnik" w:date="2024-09-19T16:29:00Z">
        <w:r w:rsidR="00DB2C12">
          <w:t>]</w:t>
        </w:r>
      </w:ins>
      <w:r w:rsidR="00021A4D" w:rsidRPr="00E5390E">
        <w:rPr>
          <w:lang w:val="sr-Latn-RS"/>
        </w:rPr>
        <w:t>.</w:t>
      </w:r>
    </w:p>
    <w:p w14:paraId="0FBBA8B1" w14:textId="24CFDB44"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del w:id="886" w:author="Korisnik" w:date="2024-09-19T16:06:00Z">
        <w:r w:rsidR="00D76C72" w:rsidRPr="00E5390E" w:rsidDel="0004379F">
          <w:rPr>
            <w:lang w:val="sr-Latn-RS"/>
          </w:rPr>
          <w:delText xml:space="preserve">13 </w:delText>
        </w:r>
      </w:del>
      <w:ins w:id="887" w:author="Korisnik" w:date="2024-09-19T16:06:00Z">
        <w:r w:rsidR="0004379F" w:rsidRPr="00E5390E">
          <w:rPr>
            <w:lang w:val="sr-Latn-RS"/>
          </w:rPr>
          <w:t>1</w:t>
        </w:r>
        <w:r w:rsidR="0004379F">
          <w:rPr>
            <w:lang w:val="sr-Latn-RS"/>
          </w:rPr>
          <w:t>2</w:t>
        </w:r>
        <w:r w:rsidR="0004379F" w:rsidRPr="00E5390E">
          <w:rPr>
            <w:lang w:val="sr-Latn-RS"/>
          </w:rPr>
          <w:t xml:space="preserve"> </w:t>
        </w:r>
      </w:ins>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lastRenderedPageBreak/>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5E0B2CE9" w:rsidR="002133D6" w:rsidRDefault="002133D6" w:rsidP="002133D6">
      <w:pPr>
        <w:pStyle w:val="Caption"/>
        <w:rPr>
          <w:sz w:val="22"/>
        </w:rPr>
      </w:pPr>
      <w:r w:rsidRPr="002133D6">
        <w:rPr>
          <w:sz w:val="22"/>
        </w:rPr>
        <w:t xml:space="preserve">Slika </w:t>
      </w:r>
      <w:del w:id="888" w:author="Korisnik" w:date="2024-09-19T16:06:00Z">
        <w:r w:rsidRPr="002133D6" w:rsidDel="0004379F">
          <w:rPr>
            <w:sz w:val="22"/>
          </w:rPr>
          <w:delText>13</w:delText>
        </w:r>
      </w:del>
      <w:ins w:id="889" w:author="Korisnik" w:date="2024-09-19T16:06:00Z">
        <w:r w:rsidR="0004379F" w:rsidRPr="002133D6">
          <w:rPr>
            <w:sz w:val="22"/>
          </w:rPr>
          <w:t>1</w:t>
        </w:r>
        <w:r w:rsidR="0004379F">
          <w:rPr>
            <w:sz w:val="22"/>
          </w:rPr>
          <w:t>2</w:t>
        </w:r>
      </w:ins>
      <w:r w:rsidRPr="002133D6">
        <w:rPr>
          <w:sz w:val="22"/>
        </w:rPr>
        <w:t>. Levenštajnova distanca</w:t>
      </w:r>
    </w:p>
    <w:p w14:paraId="2ADFF7E0" w14:textId="77777777"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316F1160"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del w:id="890" w:author="Korisnik" w:date="2024-09-19T16:06:00Z">
        <w:r w:rsidR="00353801" w:rsidDel="0004379F">
          <w:rPr>
            <w:lang w:val="sr-Latn-RS"/>
          </w:rPr>
          <w:delText xml:space="preserve">14 </w:delText>
        </w:r>
      </w:del>
      <w:ins w:id="891" w:author="Korisnik" w:date="2024-09-19T16:06:00Z">
        <w:r w:rsidR="0004379F">
          <w:rPr>
            <w:lang w:val="sr-Latn-RS"/>
          </w:rPr>
          <w:t xml:space="preserve">13 </w:t>
        </w:r>
      </w:ins>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5210"/>
                    </a:xfrm>
                    <a:prstGeom prst="rect">
                      <a:avLst/>
                    </a:prstGeom>
                  </pic:spPr>
                </pic:pic>
              </a:graphicData>
            </a:graphic>
          </wp:inline>
        </w:drawing>
      </w:r>
    </w:p>
    <w:p w14:paraId="785C89D1" w14:textId="5E02CC06" w:rsidR="00FE0F2D" w:rsidRDefault="00360C5A" w:rsidP="00360C5A">
      <w:pPr>
        <w:pStyle w:val="Caption"/>
        <w:rPr>
          <w:sz w:val="22"/>
        </w:rPr>
      </w:pPr>
      <w:r w:rsidRPr="00360C5A">
        <w:rPr>
          <w:sz w:val="22"/>
        </w:rPr>
        <w:t xml:space="preserve">Slika </w:t>
      </w:r>
      <w:del w:id="892" w:author="Korisnik" w:date="2024-09-19T16:06:00Z">
        <w:r w:rsidRPr="00360C5A" w:rsidDel="0004379F">
          <w:rPr>
            <w:sz w:val="22"/>
          </w:rPr>
          <w:delText>14</w:delText>
        </w:r>
      </w:del>
      <w:ins w:id="893" w:author="Korisnik" w:date="2024-09-19T16:06:00Z">
        <w:r w:rsidR="0004379F" w:rsidRPr="00360C5A">
          <w:rPr>
            <w:sz w:val="22"/>
          </w:rPr>
          <w:t>1</w:t>
        </w:r>
        <w:r w:rsidR="0004379F">
          <w:rPr>
            <w:sz w:val="22"/>
          </w:rPr>
          <w:t>3</w:t>
        </w:r>
      </w:ins>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1D26363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del w:id="894" w:author="Korisnik" w:date="2024-09-19T17:49:00Z">
        <w:r w:rsidR="00174401" w:rsidDel="00C03CB6">
          <w:rPr>
            <w:lang w:val="sr-Latn-RS"/>
          </w:rPr>
          <w:delText>43</w:delText>
        </w:r>
      </w:del>
      <w:ins w:id="895" w:author="Korisnik" w:date="2024-09-19T17:49:00Z">
        <w:r w:rsidR="00C03CB6">
          <w:rPr>
            <w:lang w:val="sr-Latn-RS"/>
          </w:rPr>
          <w:t>4</w:t>
        </w:r>
      </w:ins>
      <w:ins w:id="896" w:author="Korisnik" w:date="2024-09-19T17:55:00Z">
        <w:r w:rsidR="00DA58E4">
          <w:rPr>
            <w:lang w:val="sr-Latn-RS"/>
          </w:rPr>
          <w:t>3</w:t>
        </w:r>
      </w:ins>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20C336D0" w:rsidR="00806370" w:rsidRDefault="00806370" w:rsidP="00E64FB6">
      <w:pPr>
        <w:jc w:val="both"/>
        <w:rPr>
          <w:lang w:val="sr-Latn-RS"/>
        </w:rPr>
      </w:pPr>
      <w:r>
        <w:rPr>
          <w:lang w:val="sr-Latn-RS"/>
        </w:rPr>
        <w:t xml:space="preserve">Na slici </w:t>
      </w:r>
      <w:del w:id="897" w:author="Korisnik" w:date="2024-09-19T16:06:00Z">
        <w:r w:rsidDel="0004379F">
          <w:rPr>
            <w:lang w:val="sr-Latn-RS"/>
          </w:rPr>
          <w:delText xml:space="preserve">15 </w:delText>
        </w:r>
      </w:del>
      <w:ins w:id="898" w:author="Korisnik" w:date="2024-09-19T16:06:00Z">
        <w:r w:rsidR="0004379F">
          <w:rPr>
            <w:lang w:val="sr-Latn-RS"/>
          </w:rPr>
          <w:t xml:space="preserve">14 </w:t>
        </w:r>
      </w:ins>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w:t>
      </w:r>
      <w:r w:rsidR="00B10B48">
        <w:rPr>
          <w:lang w:val="sr-Latn-RS"/>
        </w:rPr>
        <w:lastRenderedPageBreak/>
        <w:t>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95525"/>
                    </a:xfrm>
                    <a:prstGeom prst="rect">
                      <a:avLst/>
                    </a:prstGeom>
                  </pic:spPr>
                </pic:pic>
              </a:graphicData>
            </a:graphic>
          </wp:inline>
        </w:drawing>
      </w:r>
    </w:p>
    <w:p w14:paraId="1A7C008D" w14:textId="73F7E51D" w:rsidR="00806370" w:rsidRDefault="00806370" w:rsidP="00806370">
      <w:pPr>
        <w:pStyle w:val="Caption"/>
        <w:rPr>
          <w:sz w:val="22"/>
        </w:rPr>
      </w:pPr>
      <w:r w:rsidRPr="00806370">
        <w:rPr>
          <w:sz w:val="22"/>
        </w:rPr>
        <w:t xml:space="preserve">Slika </w:t>
      </w:r>
      <w:del w:id="899" w:author="Korisnik" w:date="2024-09-19T16:06:00Z">
        <w:r w:rsidRPr="00806370" w:rsidDel="0004379F">
          <w:rPr>
            <w:sz w:val="22"/>
          </w:rPr>
          <w:delText>1</w:delText>
        </w:r>
        <w:r w:rsidDel="0004379F">
          <w:rPr>
            <w:sz w:val="22"/>
          </w:rPr>
          <w:delText>5</w:delText>
        </w:r>
      </w:del>
      <w:ins w:id="900" w:author="Korisnik" w:date="2024-09-19T16:06:00Z">
        <w:r w:rsidR="0004379F" w:rsidRPr="00806370">
          <w:rPr>
            <w:sz w:val="22"/>
          </w:rPr>
          <w:t>1</w:t>
        </w:r>
        <w:r w:rsidR="0004379F">
          <w:rPr>
            <w:sz w:val="22"/>
          </w:rPr>
          <w:t>4</w:t>
        </w:r>
      </w:ins>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00DCEF33"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del w:id="901" w:author="Korisnik" w:date="2024-09-19T17:49:00Z">
        <w:r w:rsidR="00174401" w:rsidRPr="004A549F" w:rsidDel="00C03CB6">
          <w:rPr>
            <w:lang w:val="sr-Latn-RS"/>
          </w:rPr>
          <w:delText>42</w:delText>
        </w:r>
      </w:del>
      <w:ins w:id="902" w:author="Korisnik" w:date="2024-09-19T17:49:00Z">
        <w:r w:rsidR="00C03CB6" w:rsidRPr="004A549F">
          <w:rPr>
            <w:lang w:val="sr-Latn-RS"/>
          </w:rPr>
          <w:t>4</w:t>
        </w:r>
      </w:ins>
      <w:ins w:id="903" w:author="Korisnik" w:date="2024-09-19T17:55:00Z">
        <w:r w:rsidR="00DA58E4">
          <w:rPr>
            <w:lang w:val="sr-Latn-RS"/>
          </w:rPr>
          <w:t>2</w:t>
        </w:r>
      </w:ins>
      <w:r w:rsidR="00174401" w:rsidRPr="004A549F">
        <w:rPr>
          <w:lang w:val="sr-Latn-RS"/>
        </w:rPr>
        <w:t>].</w:t>
      </w:r>
    </w:p>
    <w:p w14:paraId="764E951E" w14:textId="77777777" w:rsidR="00082607" w:rsidRPr="001B23A1" w:rsidRDefault="001B23A1" w:rsidP="001B23A1">
      <w:pPr>
        <w:pStyle w:val="Heading1"/>
        <w:rPr>
          <w:i/>
          <w:lang w:val="sr-Latn-RS"/>
        </w:rPr>
      </w:pPr>
      <w:bookmarkStart w:id="904" w:name="_Toc177571657"/>
      <w:r w:rsidRPr="001B23A1">
        <w:rPr>
          <w:i/>
          <w:lang w:val="sr-Latn-RS"/>
        </w:rPr>
        <w:lastRenderedPageBreak/>
        <w:t>DebugIt</w:t>
      </w:r>
      <w:bookmarkEnd w:id="904"/>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9B88BDF" w:rsidR="00FC1BEB" w:rsidRPr="00601D7D" w:rsidRDefault="00FC1BEB" w:rsidP="008B2E77">
      <w:pPr>
        <w:jc w:val="both"/>
      </w:pPr>
      <w:r>
        <w:rPr>
          <w:lang w:val="sr-Latn-RS"/>
        </w:rPr>
        <w:t>Svako pitanje i odgovor je moguće</w:t>
      </w:r>
      <w:ins w:id="905" w:author="Dunja Vrbaski" w:date="2024-09-17T23:54:00Z">
        <w:r w:rsidR="004A549F">
          <w:rPr>
            <w:lang w:val="sr-Latn-RS"/>
          </w:rPr>
          <w:t xml:space="preserve"> označiti </w:t>
        </w:r>
        <w:r w:rsidR="004A549F">
          <w:t>(</w:t>
        </w:r>
      </w:ins>
      <w:del w:id="906" w:author="Dunja Vrbaski" w:date="2024-09-17T23:54:00Z">
        <w:r w:rsidDel="004A549F">
          <w:rPr>
            <w:lang w:val="sr-Latn-RS"/>
          </w:rPr>
          <w:delText xml:space="preserve"> </w:delText>
        </w:r>
      </w:del>
      <w:ins w:id="907" w:author="Dunja Vrbaski" w:date="2024-09-17T23:54:00Z">
        <w:r w:rsidR="004A549F">
          <w:rPr>
            <w:lang w:val="sr-Latn-RS"/>
          </w:rPr>
          <w:t>„</w:t>
        </w:r>
      </w:ins>
      <w:r>
        <w:rPr>
          <w:lang w:val="sr-Latn-RS"/>
        </w:rPr>
        <w:t>lajkovati</w:t>
      </w:r>
      <w:ins w:id="908" w:author="Dunja Vrbaski" w:date="2024-09-17T23:54:00Z">
        <w:r w:rsidR="004A549F">
          <w:rPr>
            <w:lang w:val="sr-Latn-RS"/>
          </w:rPr>
          <w:t>“</w:t>
        </w:r>
      </w:ins>
      <w:r>
        <w:rPr>
          <w:lang w:val="sr-Latn-RS"/>
        </w:rPr>
        <w:t xml:space="preserve"> i</w:t>
      </w:r>
      <w:r w:rsidR="001408DD">
        <w:rPr>
          <w:lang w:val="sr-Latn-RS"/>
        </w:rPr>
        <w:t>li</w:t>
      </w:r>
      <w:r>
        <w:rPr>
          <w:lang w:val="sr-Latn-RS"/>
        </w:rPr>
        <w:t xml:space="preserve"> </w:t>
      </w:r>
      <w:ins w:id="909" w:author="Dunja Vrbaski" w:date="2024-09-17T23:54:00Z">
        <w:r w:rsidR="004A549F">
          <w:rPr>
            <w:lang w:val="sr-Latn-RS"/>
          </w:rPr>
          <w:t>„</w:t>
        </w:r>
      </w:ins>
      <w:r>
        <w:rPr>
          <w:lang w:val="sr-Latn-RS"/>
        </w:rPr>
        <w:t>dislajkovati</w:t>
      </w:r>
      <w:ins w:id="910" w:author="Dunja Vrbaski" w:date="2024-09-17T23:54:00Z">
        <w:r w:rsidR="004A549F">
          <w:rPr>
            <w:lang w:val="sr-Latn-RS"/>
          </w:rPr>
          <w:t>“)</w:t>
        </w:r>
      </w:ins>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597DE64C" w14:textId="542896CE" w:rsidR="003827D6" w:rsidRPr="00D576B0" w:rsidDel="004A41CA" w:rsidRDefault="00BB0D81" w:rsidP="00D576B0">
      <w:pPr>
        <w:pStyle w:val="Heading2"/>
        <w:rPr>
          <w:del w:id="911" w:author="Korisnik" w:date="2024-09-19T16:31:00Z"/>
          <w:lang w:val="sr-Latn-RS"/>
        </w:rPr>
      </w:pPr>
      <w:bookmarkStart w:id="912" w:name="_Toc177571658"/>
      <w:del w:id="913" w:author="Korisnik" w:date="2024-09-19T16:31:00Z">
        <w:r w:rsidDel="004A41CA">
          <w:rPr>
            <w:lang w:val="sr-Latn-RS"/>
          </w:rPr>
          <w:delText xml:space="preserve">Korišćene </w:delText>
        </w:r>
        <w:commentRangeStart w:id="914"/>
        <w:r w:rsidDel="004A41CA">
          <w:rPr>
            <w:lang w:val="sr-Latn-RS"/>
          </w:rPr>
          <w:delText>tehnologije</w:delText>
        </w:r>
        <w:commentRangeEnd w:id="914"/>
        <w:r w:rsidR="004A549F" w:rsidDel="004A41CA">
          <w:rPr>
            <w:rStyle w:val="CommentReference"/>
            <w:rFonts w:asciiTheme="minorHAnsi" w:eastAsiaTheme="minorHAnsi" w:hAnsiTheme="minorHAnsi" w:cstheme="minorBidi"/>
            <w:b w:val="0"/>
            <w:color w:val="auto"/>
          </w:rPr>
          <w:commentReference w:id="914"/>
        </w:r>
        <w:bookmarkEnd w:id="912"/>
      </w:del>
    </w:p>
    <w:p w14:paraId="1413D001" w14:textId="0192A622" w:rsidR="00600E75" w:rsidRPr="00600E75" w:rsidRDefault="00600E75" w:rsidP="009155BE">
      <w:pPr>
        <w:jc w:val="both"/>
        <w:rPr>
          <w:ins w:id="915" w:author="Korisnik" w:date="2024-09-19T16:30:00Z"/>
          <w:lang w:val="sr-Latn-RS"/>
          <w:rPrChange w:id="916" w:author="Korisnik" w:date="2024-09-19T16:30:00Z">
            <w:rPr>
              <w:ins w:id="917" w:author="Korisnik" w:date="2024-09-19T16:30:00Z"/>
              <w:b/>
              <w:i/>
              <w:lang w:val="sr-Latn-RS"/>
            </w:rPr>
          </w:rPrChange>
        </w:rPr>
      </w:pPr>
      <w:ins w:id="918" w:author="Korisnik" w:date="2024-09-19T16:30:00Z">
        <w:r>
          <w:rPr>
            <w:lang w:val="sr-Latn-RS"/>
          </w:rPr>
          <w:t>Rešenje je razvijano uz korišćenje sledećeg skupa tehnologija:</w:t>
        </w:r>
      </w:ins>
    </w:p>
    <w:p w14:paraId="4DF8D0FE" w14:textId="206D1AF5" w:rsidR="0014138F" w:rsidRPr="00D576B0" w:rsidRDefault="0014138F" w:rsidP="00600E75">
      <w:pPr>
        <w:pStyle w:val="ListParagraph"/>
        <w:numPr>
          <w:ilvl w:val="0"/>
          <w:numId w:val="26"/>
        </w:numPr>
        <w:jc w:val="both"/>
        <w:rPr>
          <w:lang w:val="sr-Latn-RS"/>
        </w:rPr>
        <w:pPrChange w:id="919" w:author="Korisnik" w:date="2024-09-19T16:30:00Z">
          <w:pPr>
            <w:jc w:val="both"/>
          </w:pPr>
        </w:pPrChange>
      </w:pPr>
      <w:r w:rsidRPr="00D576B0">
        <w:rPr>
          <w:b/>
          <w:i/>
          <w:lang w:val="sr-Latn-RS"/>
        </w:rPr>
        <w:t>ASP.NET</w:t>
      </w:r>
      <w:r w:rsidRPr="00D576B0">
        <w:rPr>
          <w:lang w:val="sr-Latn-RS"/>
        </w:rPr>
        <w:t xml:space="preserve"> - </w:t>
      </w:r>
      <w:del w:id="920" w:author="Korisnik" w:date="2024-09-19T16:30:00Z">
        <w:r w:rsidRPr="00D576B0" w:rsidDel="00600E75">
          <w:rPr>
            <w:i/>
            <w:lang w:val="sr-Latn-RS"/>
          </w:rPr>
          <w:delText>backend</w:delText>
        </w:r>
        <w:r w:rsidRPr="00D576B0" w:rsidDel="00600E75">
          <w:rPr>
            <w:lang w:val="sr-Latn-RS"/>
          </w:rPr>
          <w:delText xml:space="preserve"> </w:delText>
        </w:r>
      </w:del>
      <w:ins w:id="921" w:author="Korisnik" w:date="2024-09-19T16:30:00Z">
        <w:r w:rsidR="00600E75">
          <w:rPr>
            <w:i/>
            <w:lang w:val="sr-Latn-RS"/>
          </w:rPr>
          <w:t>B</w:t>
        </w:r>
        <w:r w:rsidR="00600E75" w:rsidRPr="00D576B0">
          <w:rPr>
            <w:i/>
            <w:lang w:val="sr-Latn-RS"/>
          </w:rPr>
          <w:t>ackend</w:t>
        </w:r>
        <w:r w:rsidR="00600E75" w:rsidRPr="00D576B0">
          <w:rPr>
            <w:lang w:val="sr-Latn-RS"/>
          </w:rPr>
          <w:t xml:space="preserve"> </w:t>
        </w:r>
      </w:ins>
      <w:r w:rsidRPr="00D576B0">
        <w:rPr>
          <w:lang w:val="sr-Latn-RS"/>
        </w:rPr>
        <w:t>deo aplikacije.</w:t>
      </w:r>
    </w:p>
    <w:p w14:paraId="5D7682E1" w14:textId="43194C21" w:rsidR="0044201F" w:rsidRPr="00D576B0" w:rsidRDefault="0044201F" w:rsidP="00600E75">
      <w:pPr>
        <w:pStyle w:val="ListParagraph"/>
        <w:numPr>
          <w:ilvl w:val="0"/>
          <w:numId w:val="26"/>
        </w:numPr>
        <w:jc w:val="both"/>
        <w:rPr>
          <w:lang w:val="sr-Latn-RS"/>
        </w:rPr>
        <w:pPrChange w:id="922" w:author="Korisnik" w:date="2024-09-19T16:30:00Z">
          <w:pPr>
            <w:jc w:val="both"/>
          </w:pPr>
        </w:pPrChange>
      </w:pPr>
      <w:r w:rsidRPr="00600E75">
        <w:rPr>
          <w:b/>
          <w:i/>
          <w:lang w:val="sr-Latn-RS"/>
          <w:rPrChange w:id="923" w:author="Korisnik" w:date="2024-09-19T16:30:00Z">
            <w:rPr>
              <w:b/>
              <w:i/>
              <w:lang w:val="sr-Latn-RS"/>
            </w:rPr>
          </w:rPrChange>
        </w:rPr>
        <w:t>Elasticsearch</w:t>
      </w:r>
      <w:r w:rsidRPr="00600E75">
        <w:rPr>
          <w:lang w:val="sr-Latn-RS"/>
          <w:rPrChange w:id="924" w:author="Korisnik" w:date="2024-09-19T16:30:00Z">
            <w:rPr>
              <w:lang w:val="sr-Latn-RS"/>
            </w:rPr>
          </w:rPrChange>
        </w:rPr>
        <w:t xml:space="preserve"> - </w:t>
      </w:r>
      <w:del w:id="925" w:author="Korisnik" w:date="2024-09-19T16:30:00Z">
        <w:r w:rsidRPr="00600E75" w:rsidDel="00600E75">
          <w:rPr>
            <w:lang w:val="sr-Latn-RS"/>
            <w:rPrChange w:id="926" w:author="Korisnik" w:date="2024-09-19T16:30:00Z">
              <w:rPr>
                <w:lang w:val="sr-Latn-RS"/>
              </w:rPr>
            </w:rPrChange>
          </w:rPr>
          <w:delText xml:space="preserve">mehanizam </w:delText>
        </w:r>
      </w:del>
      <w:ins w:id="927" w:author="Korisnik" w:date="2024-09-19T16:30:00Z">
        <w:r w:rsidR="00600E75">
          <w:rPr>
            <w:lang w:val="sr-Latn-RS"/>
          </w:rPr>
          <w:t>M</w:t>
        </w:r>
        <w:r w:rsidR="00600E75" w:rsidRPr="00D576B0">
          <w:rPr>
            <w:lang w:val="sr-Latn-RS"/>
          </w:rPr>
          <w:t xml:space="preserve">ehanizam </w:t>
        </w:r>
      </w:ins>
      <w:r w:rsidRPr="00D576B0">
        <w:rPr>
          <w:lang w:val="sr-Latn-RS"/>
        </w:rPr>
        <w:t>za efikasnu pretragu</w:t>
      </w:r>
      <w:r w:rsidR="003827D6" w:rsidRPr="00D576B0">
        <w:rPr>
          <w:lang w:val="sr-Latn-RS"/>
        </w:rPr>
        <w:t>.</w:t>
      </w:r>
    </w:p>
    <w:p w14:paraId="2687CD14" w14:textId="2A0B9A69" w:rsidR="0014138F" w:rsidRPr="00600E75" w:rsidRDefault="0014138F" w:rsidP="00600E75">
      <w:pPr>
        <w:pStyle w:val="ListParagraph"/>
        <w:numPr>
          <w:ilvl w:val="0"/>
          <w:numId w:val="26"/>
        </w:numPr>
        <w:jc w:val="both"/>
        <w:rPr>
          <w:lang w:val="sr-Latn-RS"/>
          <w:rPrChange w:id="928" w:author="Korisnik" w:date="2024-09-19T16:30:00Z">
            <w:rPr>
              <w:lang w:val="sr-Latn-RS"/>
            </w:rPr>
          </w:rPrChange>
        </w:rPr>
        <w:pPrChange w:id="929" w:author="Korisnik" w:date="2024-09-19T16:30:00Z">
          <w:pPr>
            <w:jc w:val="both"/>
          </w:pPr>
        </w:pPrChange>
      </w:pPr>
      <w:r w:rsidRPr="00600E75">
        <w:rPr>
          <w:b/>
          <w:i/>
          <w:lang w:val="sr-Latn-RS"/>
          <w:rPrChange w:id="930" w:author="Korisnik" w:date="2024-09-19T16:30:00Z">
            <w:rPr>
              <w:b/>
              <w:i/>
              <w:lang w:val="sr-Latn-RS"/>
            </w:rPr>
          </w:rPrChange>
        </w:rPr>
        <w:t>NEST</w:t>
      </w:r>
      <w:r w:rsidRPr="00600E75">
        <w:rPr>
          <w:lang w:val="sr-Latn-RS"/>
          <w:rPrChange w:id="931" w:author="Korisnik" w:date="2024-09-19T16:30:00Z">
            <w:rPr>
              <w:lang w:val="sr-Latn-RS"/>
            </w:rPr>
          </w:rPrChange>
        </w:rPr>
        <w:t xml:space="preserve"> - </w:t>
      </w:r>
      <w:del w:id="932" w:author="Korisnik" w:date="2024-09-19T16:30:00Z">
        <w:r w:rsidRPr="00600E75" w:rsidDel="00600E75">
          <w:rPr>
            <w:lang w:val="sr-Latn-RS"/>
            <w:rPrChange w:id="933" w:author="Korisnik" w:date="2024-09-19T16:30:00Z">
              <w:rPr>
                <w:lang w:val="sr-Latn-RS"/>
              </w:rPr>
            </w:rPrChange>
          </w:rPr>
          <w:delText xml:space="preserve">oficijalna </w:delText>
        </w:r>
      </w:del>
      <w:ins w:id="934" w:author="Korisnik" w:date="2024-09-19T16:30:00Z">
        <w:r w:rsidR="00600E75">
          <w:rPr>
            <w:lang w:val="sr-Latn-RS"/>
          </w:rPr>
          <w:t>O</w:t>
        </w:r>
        <w:r w:rsidR="00600E75" w:rsidRPr="00D576B0">
          <w:rPr>
            <w:lang w:val="sr-Latn-RS"/>
          </w:rPr>
          <w:t xml:space="preserve">ficijalna </w:t>
        </w:r>
      </w:ins>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Change w:id="935" w:author="Korisnik" w:date="2024-09-19T16:30:00Z">
            <w:rPr>
              <w:lang w:val="sr-Latn-RS"/>
            </w:rPr>
          </w:rPrChange>
        </w:rPr>
        <w:t xml:space="preserve"> mehanizma.</w:t>
      </w:r>
    </w:p>
    <w:p w14:paraId="42D33BDA" w14:textId="1E658B70" w:rsidR="0014138F" w:rsidRPr="00D576B0" w:rsidRDefault="0014138F" w:rsidP="00600E75">
      <w:pPr>
        <w:pStyle w:val="ListParagraph"/>
        <w:numPr>
          <w:ilvl w:val="0"/>
          <w:numId w:val="26"/>
        </w:numPr>
        <w:jc w:val="both"/>
        <w:rPr>
          <w:lang w:val="sr-Latn-RS"/>
        </w:rPr>
        <w:pPrChange w:id="936" w:author="Korisnik" w:date="2024-09-19T16:30:00Z">
          <w:pPr>
            <w:jc w:val="both"/>
          </w:pPr>
        </w:pPrChange>
      </w:pPr>
      <w:r w:rsidRPr="00600E75">
        <w:rPr>
          <w:b/>
          <w:i/>
          <w:lang w:val="sr-Latn-RS"/>
          <w:rPrChange w:id="937" w:author="Korisnik" w:date="2024-09-19T16:30:00Z">
            <w:rPr>
              <w:b/>
              <w:i/>
              <w:lang w:val="sr-Latn-RS"/>
            </w:rPr>
          </w:rPrChange>
        </w:rPr>
        <w:t>Elasticsearch DBMS</w:t>
      </w:r>
      <w:r w:rsidRPr="00600E75">
        <w:rPr>
          <w:lang w:val="sr-Latn-RS"/>
          <w:rPrChange w:id="938" w:author="Korisnik" w:date="2024-09-19T16:30:00Z">
            <w:rPr>
              <w:lang w:val="sr-Latn-RS"/>
            </w:rPr>
          </w:rPrChange>
        </w:rPr>
        <w:t xml:space="preserve"> - </w:t>
      </w:r>
      <w:del w:id="939" w:author="Korisnik" w:date="2024-09-19T16:30:00Z">
        <w:r w:rsidRPr="00600E75" w:rsidDel="00600E75">
          <w:rPr>
            <w:lang w:val="sr-Latn-RS"/>
            <w:rPrChange w:id="940" w:author="Korisnik" w:date="2024-09-19T16:30:00Z">
              <w:rPr>
                <w:lang w:val="sr-Latn-RS"/>
              </w:rPr>
            </w:rPrChange>
          </w:rPr>
          <w:delText>distribuirana</w:delText>
        </w:r>
      </w:del>
      <w:ins w:id="941" w:author="Korisnik" w:date="2024-09-19T16:30:00Z">
        <w:r w:rsidR="00600E75">
          <w:rPr>
            <w:lang w:val="sr-Latn-RS"/>
          </w:rPr>
          <w:t>D</w:t>
        </w:r>
        <w:r w:rsidR="00600E75" w:rsidRPr="00D576B0">
          <w:rPr>
            <w:lang w:val="sr-Latn-RS"/>
          </w:rPr>
          <w:t>istribuirana</w:t>
        </w:r>
      </w:ins>
      <w:r w:rsidRPr="00D576B0">
        <w:rPr>
          <w:lang w:val="sr-Latn-RS"/>
        </w:rPr>
        <w:t>, skalabilna baza u kojoj se čuvaju podaci, radi što brže i relevantnije pretrage.</w:t>
      </w:r>
    </w:p>
    <w:p w14:paraId="3CABEDE4" w14:textId="58604E4B" w:rsidR="00902E32" w:rsidRPr="00600E75" w:rsidRDefault="002974FE" w:rsidP="00600E75">
      <w:pPr>
        <w:pStyle w:val="ListParagraph"/>
        <w:numPr>
          <w:ilvl w:val="0"/>
          <w:numId w:val="26"/>
        </w:numPr>
        <w:jc w:val="both"/>
        <w:rPr>
          <w:lang w:val="sr-Latn-RS"/>
          <w:rPrChange w:id="942" w:author="Korisnik" w:date="2024-09-19T16:30:00Z">
            <w:rPr>
              <w:lang w:val="sr-Latn-RS"/>
            </w:rPr>
          </w:rPrChange>
        </w:rPr>
        <w:pPrChange w:id="943" w:author="Korisnik" w:date="2024-09-19T16:30:00Z">
          <w:pPr>
            <w:jc w:val="both"/>
          </w:pPr>
        </w:pPrChange>
      </w:pPr>
      <w:r w:rsidRPr="00600E75">
        <w:rPr>
          <w:b/>
          <w:i/>
          <w:lang w:val="sr-Latn-RS"/>
          <w:rPrChange w:id="944" w:author="Korisnik" w:date="2024-09-19T16:30:00Z">
            <w:rPr>
              <w:b/>
              <w:i/>
              <w:lang w:val="sr-Latn-RS"/>
            </w:rPr>
          </w:rPrChange>
        </w:rPr>
        <w:t>Kibana</w:t>
      </w:r>
      <w:r w:rsidRPr="00600E75">
        <w:rPr>
          <w:lang w:val="sr-Latn-RS"/>
          <w:rPrChange w:id="945" w:author="Korisnik" w:date="2024-09-19T16:30:00Z">
            <w:rPr>
              <w:lang w:val="sr-Latn-RS"/>
            </w:rPr>
          </w:rPrChange>
        </w:rPr>
        <w:t xml:space="preserve"> - </w:t>
      </w:r>
      <w:del w:id="946" w:author="Korisnik" w:date="2024-09-19T16:31:00Z">
        <w:r w:rsidRPr="00600E75" w:rsidDel="00600E75">
          <w:rPr>
            <w:lang w:val="sr-Latn-RS"/>
            <w:rPrChange w:id="947" w:author="Korisnik" w:date="2024-09-19T16:30:00Z">
              <w:rPr>
                <w:lang w:val="sr-Latn-RS"/>
              </w:rPr>
            </w:rPrChange>
          </w:rPr>
          <w:delText xml:space="preserve">alat </w:delText>
        </w:r>
      </w:del>
      <w:ins w:id="948" w:author="Korisnik" w:date="2024-09-19T16:31:00Z">
        <w:r w:rsidR="00600E75">
          <w:rPr>
            <w:lang w:val="sr-Latn-RS"/>
          </w:rPr>
          <w:t>A</w:t>
        </w:r>
        <w:r w:rsidR="00600E75" w:rsidRPr="00D576B0">
          <w:rPr>
            <w:lang w:val="sr-Latn-RS"/>
          </w:rPr>
          <w:t xml:space="preserve">lat </w:t>
        </w:r>
      </w:ins>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Change w:id="949" w:author="Korisnik" w:date="2024-09-19T16:30:00Z">
            <w:rPr>
              <w:lang w:val="sr-Latn-RS"/>
            </w:rPr>
          </w:rPrChange>
        </w:rPr>
        <w:t>a</w:t>
      </w:r>
      <w:r w:rsidRPr="00600E75">
        <w:rPr>
          <w:lang w:val="sr-Latn-RS"/>
          <w:rPrChange w:id="950" w:author="Korisnik" w:date="2024-09-19T16:30:00Z">
            <w:rPr>
              <w:lang w:val="sr-Latn-RS"/>
            </w:rPr>
          </w:rPrChange>
        </w:rPr>
        <w:t xml:space="preserve"> korsti </w:t>
      </w:r>
      <w:r w:rsidRPr="00600E75">
        <w:rPr>
          <w:i/>
          <w:lang w:val="sr-Latn-RS"/>
          <w:rPrChange w:id="951" w:author="Korisnik" w:date="2024-09-19T16:30:00Z">
            <w:rPr>
              <w:i/>
              <w:lang w:val="sr-Latn-RS"/>
            </w:rPr>
          </w:rPrChange>
        </w:rPr>
        <w:t>Elasticsearch</w:t>
      </w:r>
      <w:r w:rsidR="00902E32" w:rsidRPr="00600E75">
        <w:rPr>
          <w:lang w:val="sr-Latn-RS"/>
          <w:rPrChange w:id="952" w:author="Korisnik" w:date="2024-09-19T16:30:00Z">
            <w:rPr>
              <w:lang w:val="sr-Latn-RS"/>
            </w:rPr>
          </w:rPrChange>
        </w:rPr>
        <w:t>.</w:t>
      </w:r>
    </w:p>
    <w:p w14:paraId="2AD2198C" w14:textId="3C99D049" w:rsidR="00902E32" w:rsidRPr="00600E75" w:rsidRDefault="00902E32" w:rsidP="00600E75">
      <w:pPr>
        <w:pStyle w:val="ListParagraph"/>
        <w:numPr>
          <w:ilvl w:val="0"/>
          <w:numId w:val="26"/>
        </w:numPr>
        <w:jc w:val="both"/>
        <w:rPr>
          <w:lang w:val="sr-Latn-RS"/>
          <w:rPrChange w:id="953" w:author="Korisnik" w:date="2024-09-19T16:30:00Z">
            <w:rPr>
              <w:lang w:val="sr-Latn-RS"/>
            </w:rPr>
          </w:rPrChange>
        </w:rPr>
        <w:pPrChange w:id="954" w:author="Korisnik" w:date="2024-09-19T16:30:00Z">
          <w:pPr>
            <w:jc w:val="both"/>
          </w:pPr>
        </w:pPrChange>
      </w:pPr>
      <w:r w:rsidRPr="00600E75">
        <w:rPr>
          <w:b/>
          <w:i/>
          <w:lang w:val="sr-Latn-RS"/>
          <w:rPrChange w:id="955" w:author="Korisnik" w:date="2024-09-19T16:30:00Z">
            <w:rPr>
              <w:b/>
              <w:i/>
              <w:lang w:val="sr-Latn-RS"/>
            </w:rPr>
          </w:rPrChange>
        </w:rPr>
        <w:t>Docker</w:t>
      </w:r>
      <w:r w:rsidRPr="00600E75">
        <w:rPr>
          <w:lang w:val="sr-Latn-RS"/>
          <w:rPrChange w:id="956" w:author="Korisnik" w:date="2024-09-19T16:30:00Z">
            <w:rPr>
              <w:lang w:val="sr-Latn-RS"/>
            </w:rPr>
          </w:rPrChange>
        </w:rPr>
        <w:t xml:space="preserve"> - </w:t>
      </w:r>
      <w:del w:id="957" w:author="Korisnik" w:date="2024-09-19T16:31:00Z">
        <w:r w:rsidRPr="00600E75" w:rsidDel="00600E75">
          <w:rPr>
            <w:lang w:val="sr-Latn-RS"/>
            <w:rPrChange w:id="958" w:author="Korisnik" w:date="2024-09-19T16:30:00Z">
              <w:rPr>
                <w:lang w:val="sr-Latn-RS"/>
              </w:rPr>
            </w:rPrChange>
          </w:rPr>
          <w:delText xml:space="preserve">podizanje </w:delText>
        </w:r>
      </w:del>
      <w:ins w:id="959" w:author="Korisnik" w:date="2024-09-19T16:31:00Z">
        <w:r w:rsidR="00600E75">
          <w:rPr>
            <w:lang w:val="sr-Latn-RS"/>
          </w:rPr>
          <w:t>P</w:t>
        </w:r>
        <w:r w:rsidR="00600E75" w:rsidRPr="00D576B0">
          <w:rPr>
            <w:lang w:val="sr-Latn-RS"/>
          </w:rPr>
          <w:t xml:space="preserve">odizanje </w:t>
        </w:r>
      </w:ins>
      <w:r w:rsidRPr="00D576B0">
        <w:rPr>
          <w:i/>
          <w:lang w:val="sr-Latn-RS"/>
        </w:rPr>
        <w:t>Elasticsearch</w:t>
      </w:r>
      <w:r w:rsidRPr="00D576B0">
        <w:rPr>
          <w:lang w:val="sr-Latn-RS"/>
        </w:rPr>
        <w:t xml:space="preserve"> i </w:t>
      </w:r>
      <w:r w:rsidRPr="00D576B0">
        <w:rPr>
          <w:i/>
          <w:lang w:val="sr-Latn-RS"/>
        </w:rPr>
        <w:t>Kibana</w:t>
      </w:r>
      <w:r w:rsidRPr="00600E75">
        <w:rPr>
          <w:lang w:val="sr-Latn-RS"/>
          <w:rPrChange w:id="960" w:author="Korisnik" w:date="2024-09-19T16:30:00Z">
            <w:rPr>
              <w:lang w:val="sr-Latn-RS"/>
            </w:rPr>
          </w:rPrChange>
        </w:rPr>
        <w:t xml:space="preserve"> instanci i konfiguraciju broja </w:t>
      </w:r>
      <w:r w:rsidRPr="00600E75">
        <w:rPr>
          <w:i/>
          <w:lang w:val="sr-Latn-RS"/>
          <w:rPrChange w:id="961" w:author="Korisnik" w:date="2024-09-19T16:30:00Z">
            <w:rPr>
              <w:i/>
              <w:lang w:val="sr-Latn-RS"/>
            </w:rPr>
          </w:rPrChange>
        </w:rPr>
        <w:t>node</w:t>
      </w:r>
      <w:r w:rsidRPr="00600E75">
        <w:rPr>
          <w:lang w:val="sr-Latn-RS"/>
          <w:rPrChange w:id="962" w:author="Korisnik" w:date="2024-09-19T16:30:00Z">
            <w:rPr>
              <w:lang w:val="sr-Latn-RS"/>
            </w:rPr>
          </w:rPrChange>
        </w:rPr>
        <w:t xml:space="preserve"> komponenti u </w:t>
      </w:r>
      <w:r w:rsidRPr="00600E75">
        <w:rPr>
          <w:i/>
          <w:lang w:val="sr-Latn-RS"/>
          <w:rPrChange w:id="963" w:author="Korisnik" w:date="2024-09-19T16:30:00Z">
            <w:rPr>
              <w:i/>
              <w:lang w:val="sr-Latn-RS"/>
            </w:rPr>
          </w:rPrChange>
        </w:rPr>
        <w:t>cluster</w:t>
      </w:r>
      <w:r w:rsidRPr="00600E75">
        <w:rPr>
          <w:lang w:val="sr-Latn-RS"/>
          <w:rPrChange w:id="964" w:author="Korisnik" w:date="2024-09-19T16:30:00Z">
            <w:rPr>
              <w:lang w:val="sr-Latn-RS"/>
            </w:rPr>
          </w:rPrChange>
        </w:rPr>
        <w:t xml:space="preserve"> komponenti.</w:t>
      </w:r>
    </w:p>
    <w:p w14:paraId="592AE1E8" w14:textId="1726A1D5" w:rsidR="0014138F" w:rsidRPr="00600E75" w:rsidRDefault="0014138F" w:rsidP="00600E75">
      <w:pPr>
        <w:pStyle w:val="ListParagraph"/>
        <w:numPr>
          <w:ilvl w:val="0"/>
          <w:numId w:val="26"/>
        </w:numPr>
        <w:jc w:val="both"/>
        <w:rPr>
          <w:lang w:val="sr-Latn-RS"/>
          <w:rPrChange w:id="965" w:author="Korisnik" w:date="2024-09-19T16:30:00Z">
            <w:rPr>
              <w:lang w:val="sr-Latn-RS"/>
            </w:rPr>
          </w:rPrChange>
        </w:rPr>
        <w:pPrChange w:id="966" w:author="Korisnik" w:date="2024-09-19T16:30:00Z">
          <w:pPr>
            <w:jc w:val="both"/>
          </w:pPr>
        </w:pPrChange>
      </w:pPr>
      <w:r w:rsidRPr="00600E75">
        <w:rPr>
          <w:b/>
          <w:i/>
          <w:lang w:val="sr-Latn-RS"/>
          <w:rPrChange w:id="967" w:author="Korisnik" w:date="2024-09-19T16:30:00Z">
            <w:rPr>
              <w:b/>
              <w:i/>
              <w:lang w:val="sr-Latn-RS"/>
            </w:rPr>
          </w:rPrChange>
        </w:rPr>
        <w:t>Angular</w:t>
      </w:r>
      <w:r w:rsidRPr="00600E75">
        <w:rPr>
          <w:lang w:val="sr-Latn-RS"/>
          <w:rPrChange w:id="968" w:author="Korisnik" w:date="2024-09-19T16:30:00Z">
            <w:rPr>
              <w:lang w:val="sr-Latn-RS"/>
            </w:rPr>
          </w:rPrChange>
        </w:rPr>
        <w:t xml:space="preserve"> - </w:t>
      </w:r>
      <w:del w:id="969" w:author="Korisnik" w:date="2024-09-19T16:31:00Z">
        <w:r w:rsidRPr="00600E75" w:rsidDel="00600E75">
          <w:rPr>
            <w:i/>
            <w:lang w:val="sr-Latn-RS"/>
            <w:rPrChange w:id="970" w:author="Korisnik" w:date="2024-09-19T16:30:00Z">
              <w:rPr>
                <w:i/>
                <w:lang w:val="sr-Latn-RS"/>
              </w:rPr>
            </w:rPrChange>
          </w:rPr>
          <w:delText>frontend</w:delText>
        </w:r>
        <w:r w:rsidRPr="00600E75" w:rsidDel="00600E75">
          <w:rPr>
            <w:lang w:val="sr-Latn-RS"/>
            <w:rPrChange w:id="971" w:author="Korisnik" w:date="2024-09-19T16:30:00Z">
              <w:rPr>
                <w:lang w:val="sr-Latn-RS"/>
              </w:rPr>
            </w:rPrChange>
          </w:rPr>
          <w:delText xml:space="preserve"> </w:delText>
        </w:r>
      </w:del>
      <w:ins w:id="972" w:author="Korisnik" w:date="2024-09-19T16:31:00Z">
        <w:r w:rsidR="00600E75">
          <w:rPr>
            <w:i/>
            <w:lang w:val="sr-Latn-RS"/>
          </w:rPr>
          <w:t>F</w:t>
        </w:r>
        <w:r w:rsidR="00600E75" w:rsidRPr="00D576B0">
          <w:rPr>
            <w:i/>
            <w:lang w:val="sr-Latn-RS"/>
          </w:rPr>
          <w:t>rontend</w:t>
        </w:r>
        <w:r w:rsidR="00600E75" w:rsidRPr="00D576B0">
          <w:rPr>
            <w:lang w:val="sr-Latn-RS"/>
          </w:rPr>
          <w:t xml:space="preserve"> </w:t>
        </w:r>
      </w:ins>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973" w:name="_Toc177571659"/>
      <w:r>
        <w:rPr>
          <w:lang w:val="sr-Latn-RS"/>
        </w:rPr>
        <w:t>Detalji implementacije</w:t>
      </w:r>
      <w:bookmarkEnd w:id="973"/>
    </w:p>
    <w:p w14:paraId="16012CCA" w14:textId="77777777" w:rsidR="00AD047B" w:rsidRDefault="00FD5ECA" w:rsidP="00FD5ECA">
      <w:pPr>
        <w:pStyle w:val="Heading3"/>
        <w:rPr>
          <w:lang w:val="sr-Latn-RS"/>
        </w:rPr>
      </w:pPr>
      <w:bookmarkStart w:id="974" w:name="_Toc177571660"/>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974"/>
    </w:p>
    <w:p w14:paraId="46200F02" w14:textId="77777777" w:rsidR="00FD5ECA" w:rsidRDefault="00FD5ECA" w:rsidP="00FD5ECA">
      <w:pPr>
        <w:rPr>
          <w:lang w:val="sr-Latn-RS"/>
        </w:rPr>
      </w:pPr>
    </w:p>
    <w:p w14:paraId="56ECA075" w14:textId="1D348FCB" w:rsidR="00FD5ECA" w:rsidDel="0043753E" w:rsidRDefault="00FD5ECA" w:rsidP="00FD5ECA">
      <w:pPr>
        <w:rPr>
          <w:del w:id="975" w:author="Korisnik" w:date="2024-09-19T16:33:00Z"/>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Mora postojati podrazumevani indeks u koji će se smeštati podaci</w:t>
      </w:r>
      <w:ins w:id="976" w:author="Dunja Vrbaski" w:date="2024-09-17T23:56:00Z">
        <w:r w:rsidR="004A549F">
          <w:rPr>
            <w:lang w:val="sr-Latn-RS"/>
          </w:rPr>
          <w:t>. U</w:t>
        </w:r>
      </w:ins>
      <w:del w:id="977" w:author="Dunja Vrbaski" w:date="2024-09-17T23:56:00Z">
        <w:r w:rsidDel="004A549F">
          <w:rPr>
            <w:lang w:val="sr-Latn-RS"/>
          </w:rPr>
          <w:delText>, u</w:delText>
        </w:r>
      </w:del>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ED49573" w14:textId="77777777" w:rsidR="009155BE" w:rsidRDefault="009155BE" w:rsidP="00FD5ECA">
      <w:pPr>
        <w:rPr>
          <w:lang w:val="sr-Latn-RS"/>
        </w:rPr>
      </w:pP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lastRenderedPageBreak/>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77777777" w:rsidR="00FD5ECA" w:rsidRPr="00A763DA" w:rsidRDefault="00FD5ECA" w:rsidP="00FD5ECA">
      <w:pPr>
        <w:jc w:val="center"/>
        <w:rPr>
          <w:i/>
        </w:rPr>
      </w:pPr>
      <w:r w:rsidRPr="00A763DA">
        <w:rPr>
          <w:i/>
        </w:rPr>
        <w:t>Listing 7: Podešavanja indeksa</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451DDA80" w14:textId="77777777" w:rsidR="00FD5ECA" w:rsidDel="00920D93" w:rsidRDefault="007020CE" w:rsidP="00FD5ECA">
      <w:pPr>
        <w:pStyle w:val="ListParagraph"/>
        <w:numPr>
          <w:ilvl w:val="0"/>
          <w:numId w:val="23"/>
        </w:numPr>
        <w:jc w:val="both"/>
        <w:rPr>
          <w:del w:id="978" w:author="Korisnik" w:date="2024-09-19T16:34:00Z"/>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5542EF4" w14:textId="77777777" w:rsidR="00A94826" w:rsidRPr="00D576B0" w:rsidDel="00920D93" w:rsidRDefault="00A94826" w:rsidP="00920D93">
      <w:pPr>
        <w:pStyle w:val="ListParagraph"/>
        <w:numPr>
          <w:ilvl w:val="0"/>
          <w:numId w:val="23"/>
        </w:numPr>
        <w:jc w:val="both"/>
        <w:rPr>
          <w:del w:id="979" w:author="Korisnik" w:date="2024-09-19T16:34:00Z"/>
          <w:lang w:val="sr-Latn-RS"/>
        </w:rPr>
        <w:pPrChange w:id="980" w:author="Korisnik" w:date="2024-09-19T16:34:00Z">
          <w:pPr>
            <w:jc w:val="both"/>
          </w:pPr>
        </w:pPrChange>
      </w:pPr>
    </w:p>
    <w:p w14:paraId="299A00F0" w14:textId="77777777" w:rsidR="00A94826" w:rsidDel="00920D93" w:rsidRDefault="00A94826" w:rsidP="00920D93">
      <w:pPr>
        <w:pStyle w:val="ListParagraph"/>
        <w:rPr>
          <w:del w:id="981" w:author="Korisnik" w:date="2024-09-19T16:34:00Z"/>
          <w:lang w:val="sr-Latn-RS"/>
        </w:rPr>
        <w:pPrChange w:id="982" w:author="Korisnik" w:date="2024-09-19T16:34:00Z">
          <w:pPr>
            <w:jc w:val="both"/>
          </w:pPr>
        </w:pPrChange>
      </w:pPr>
    </w:p>
    <w:p w14:paraId="1422B6CE" w14:textId="6059C3F9" w:rsidR="00A94826" w:rsidDel="00920D93" w:rsidRDefault="00A94826" w:rsidP="00920D93">
      <w:pPr>
        <w:pStyle w:val="ListParagraph"/>
        <w:rPr>
          <w:del w:id="983" w:author="Korisnik" w:date="2024-09-19T16:34:00Z"/>
          <w:lang w:val="sr-Latn-RS"/>
        </w:rPr>
        <w:pPrChange w:id="984" w:author="Korisnik" w:date="2024-09-19T16:34:00Z">
          <w:pPr>
            <w:jc w:val="both"/>
          </w:pPr>
        </w:pPrChange>
      </w:pPr>
    </w:p>
    <w:p w14:paraId="12CBB87B" w14:textId="77777777" w:rsidR="00A94826" w:rsidRPr="00A94826" w:rsidRDefault="00A94826" w:rsidP="00920D93">
      <w:pPr>
        <w:pStyle w:val="ListParagraph"/>
        <w:numPr>
          <w:ilvl w:val="0"/>
          <w:numId w:val="23"/>
        </w:numPr>
        <w:jc w:val="both"/>
        <w:rPr>
          <w:lang w:val="sr-Latn-RS"/>
        </w:rPr>
        <w:pPrChange w:id="985" w:author="Korisnik" w:date="2024-09-19T16:34:00Z">
          <w:pPr>
            <w:jc w:val="both"/>
          </w:pPr>
        </w:pPrChange>
      </w:pP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Pr="004A549F"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986" w:name="_Toc177571661"/>
      <w:r>
        <w:rPr>
          <w:lang w:val="sr-Latn-RS"/>
        </w:rPr>
        <w:t xml:space="preserve">Implementacija </w:t>
      </w:r>
      <w:r w:rsidRPr="00BB32DE">
        <w:rPr>
          <w:i/>
          <w:lang w:val="sr-Latn-RS"/>
        </w:rPr>
        <w:t>CRUD</w:t>
      </w:r>
      <w:r>
        <w:rPr>
          <w:lang w:val="sr-Latn-RS"/>
        </w:rPr>
        <w:t xml:space="preserve"> metoda</w:t>
      </w:r>
      <w:bookmarkEnd w:id="986"/>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32F940BF" w:rsidR="00197237" w:rsidRDefault="00EE4627" w:rsidP="00977728">
      <w:pPr>
        <w:jc w:val="both"/>
        <w:rPr>
          <w:lang w:val="sr-Latn-RS"/>
        </w:rPr>
      </w:pPr>
      <w:r>
        <w:rPr>
          <w:lang w:val="sr-Latn-RS"/>
        </w:rPr>
        <w:lastRenderedPageBreak/>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w:t>
      </w:r>
      <w:del w:id="987" w:author="Dunja Vrbaski" w:date="2024-09-17T23:57:00Z">
        <w:r w:rsidR="00977728" w:rsidDel="00112C16">
          <w:rPr>
            <w:lang w:val="sr-Latn-RS"/>
          </w:rPr>
          <w:delText>,</w:delText>
        </w:r>
      </w:del>
      <w:r w:rsidR="00977728">
        <w:rPr>
          <w:lang w:val="sr-Latn-RS"/>
        </w:rPr>
        <w:t xml:space="preserve"> i potom injektovati tu vrednost</w:t>
      </w:r>
      <w:del w:id="988" w:author="Dunja Vrbaski" w:date="2024-09-17T23:57:00Z">
        <w:r w:rsidR="00977728" w:rsidDel="00112C16">
          <w:rPr>
            <w:lang w:val="sr-Latn-RS"/>
          </w:rPr>
          <w:delText>u</w:delText>
        </w:r>
      </w:del>
      <w:r w:rsidR="00977728">
        <w:rPr>
          <w:lang w:val="sr-Latn-RS"/>
        </w:rPr>
        <w:t xml:space="preserve">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38BF3B" w14:textId="77777777" w:rsidR="00DB6735" w:rsidDel="00920D93" w:rsidRDefault="00DB6735" w:rsidP="00DB6735">
      <w:pPr>
        <w:jc w:val="center"/>
        <w:rPr>
          <w:del w:id="989" w:author="Korisnik" w:date="2024-09-19T16:34:00Z"/>
          <w:i/>
        </w:rPr>
      </w:pPr>
      <w:r w:rsidRPr="00DB6735">
        <w:rPr>
          <w:i/>
        </w:rPr>
        <w:t>Listing 15: CreateDocumentAsync(T document)</w:t>
      </w:r>
    </w:p>
    <w:p w14:paraId="6F0D2DAC" w14:textId="77777777" w:rsidR="009A2B21" w:rsidRPr="007F2BD1" w:rsidRDefault="009A2B21" w:rsidP="00920D93">
      <w:pPr>
        <w:jc w:val="center"/>
        <w:pPrChange w:id="990" w:author="Korisnik" w:date="2024-09-19T16:34:00Z">
          <w:pPr>
            <w:jc w:val="both"/>
          </w:pPr>
        </w:pPrChange>
      </w:pP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5B4AE891" w14:textId="6BF5EFE0" w:rsidR="005537C0" w:rsidRPr="005537C0" w:rsidDel="00920D93" w:rsidRDefault="005537C0" w:rsidP="005537C0">
      <w:pPr>
        <w:jc w:val="both"/>
        <w:rPr>
          <w:del w:id="991" w:author="Korisnik" w:date="2024-09-19T16:34:00Z"/>
        </w:rPr>
      </w:pPr>
    </w:p>
    <w:p w14:paraId="63C8EC79" w14:textId="77777777" w:rsidR="00FD17EE" w:rsidRDefault="00FD17EE" w:rsidP="00FD17EE">
      <w:pPr>
        <w:pStyle w:val="Heading3"/>
        <w:rPr>
          <w:lang w:val="sr-Latn-RS"/>
        </w:rPr>
      </w:pPr>
      <w:bookmarkStart w:id="992" w:name="_Toc177571662"/>
      <w:r>
        <w:rPr>
          <w:lang w:val="sr-Latn-RS"/>
        </w:rPr>
        <w:t>Implementacija pretrage</w:t>
      </w:r>
      <w:bookmarkEnd w:id="992"/>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ins w:id="993" w:author="Dunja Vrbaski" w:date="2024-09-17T23:58:00Z">
        <w:r w:rsidR="00112C16">
          <w:rPr>
            <w:lang w:val="sr-Latn-RS"/>
          </w:rPr>
          <w:t>,</w:t>
        </w:r>
      </w:ins>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994" w:name="_Toc177571663"/>
      <w:r w:rsidRPr="00112C16">
        <w:rPr>
          <w:lang w:val="sr-Latn-RS"/>
        </w:rPr>
        <w:t>Primeri korisničkog interfejsa</w:t>
      </w:r>
      <w:bookmarkEnd w:id="994"/>
    </w:p>
    <w:p w14:paraId="0CC27BBA" w14:textId="77777777" w:rsidR="00920464" w:rsidRPr="00112C16" w:rsidRDefault="00920464" w:rsidP="00920464">
      <w:pPr>
        <w:rPr>
          <w:lang w:val="sr-Latn-RS"/>
        </w:rPr>
      </w:pPr>
    </w:p>
    <w:p w14:paraId="1C11347D" w14:textId="58CD6946" w:rsidR="006A6CED" w:rsidRPr="00112C16" w:rsidRDefault="006D728E" w:rsidP="00654791">
      <w:pPr>
        <w:jc w:val="both"/>
        <w:rPr>
          <w:lang w:val="sr-Latn-RS"/>
        </w:rPr>
      </w:pPr>
      <w:r w:rsidRPr="00112C16">
        <w:rPr>
          <w:lang w:val="sr-Latn-RS"/>
        </w:rPr>
        <w:t xml:space="preserve">Na slici </w:t>
      </w:r>
      <w:del w:id="995" w:author="Korisnik" w:date="2024-09-19T16:06:00Z">
        <w:r w:rsidRPr="00112C16" w:rsidDel="0004379F">
          <w:rPr>
            <w:lang w:val="sr-Latn-RS"/>
          </w:rPr>
          <w:delText xml:space="preserve">16 </w:delText>
        </w:r>
      </w:del>
      <w:ins w:id="996" w:author="Korisnik" w:date="2024-09-19T16:06:00Z">
        <w:r w:rsidR="0004379F" w:rsidRPr="00112C16">
          <w:rPr>
            <w:lang w:val="sr-Latn-RS"/>
          </w:rPr>
          <w:t>1</w:t>
        </w:r>
        <w:r w:rsidR="0004379F">
          <w:rPr>
            <w:lang w:val="sr-Latn-RS"/>
          </w:rPr>
          <w:t>5</w:t>
        </w:r>
        <w:r w:rsidR="0004379F" w:rsidRPr="00112C16">
          <w:rPr>
            <w:lang w:val="sr-Latn-RS"/>
          </w:rPr>
          <w:t xml:space="preserve"> </w:t>
        </w:r>
      </w:ins>
      <w:r w:rsidRPr="00112C16">
        <w:rPr>
          <w:lang w:val="sr-Latn-RS"/>
        </w:rPr>
        <w:t xml:space="preserve">se nalazi </w:t>
      </w:r>
      <w:ins w:id="997" w:author="Dunja Vrbaski" w:date="2024-09-17T23:58:00Z">
        <w:r w:rsidR="00112C16">
          <w:rPr>
            <w:lang w:val="sr-Latn-RS"/>
          </w:rPr>
          <w:t>osnovna stranica</w:t>
        </w:r>
      </w:ins>
      <w:del w:id="998" w:author="Dunja Vrbaski" w:date="2024-09-17T23:58:00Z">
        <w:r w:rsidRPr="00112C16" w:rsidDel="00112C16">
          <w:rPr>
            <w:i/>
            <w:lang w:val="sr-Latn-RS"/>
          </w:rPr>
          <w:delText>landing page</w:delText>
        </w:r>
      </w:del>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3690"/>
                    </a:xfrm>
                    <a:prstGeom prst="rect">
                      <a:avLst/>
                    </a:prstGeom>
                  </pic:spPr>
                </pic:pic>
              </a:graphicData>
            </a:graphic>
          </wp:inline>
        </w:drawing>
      </w:r>
    </w:p>
    <w:p w14:paraId="284F6616" w14:textId="30464857" w:rsidR="00654791" w:rsidRPr="00112C16" w:rsidRDefault="00654791" w:rsidP="00654791">
      <w:pPr>
        <w:pStyle w:val="Caption"/>
        <w:rPr>
          <w:sz w:val="22"/>
          <w:lang w:val="sr-Latn-RS"/>
        </w:rPr>
      </w:pPr>
      <w:r w:rsidRPr="00112C16">
        <w:rPr>
          <w:sz w:val="22"/>
          <w:lang w:val="sr-Latn-RS"/>
        </w:rPr>
        <w:t xml:space="preserve">Slika </w:t>
      </w:r>
      <w:del w:id="999" w:author="Korisnik" w:date="2024-09-19T16:06:00Z">
        <w:r w:rsidRPr="00112C16" w:rsidDel="0004379F">
          <w:rPr>
            <w:sz w:val="22"/>
            <w:lang w:val="sr-Latn-RS"/>
          </w:rPr>
          <w:delText>16</w:delText>
        </w:r>
      </w:del>
      <w:ins w:id="1000" w:author="Korisnik" w:date="2024-09-19T16:06:00Z">
        <w:r w:rsidR="0004379F" w:rsidRPr="00112C16">
          <w:rPr>
            <w:sz w:val="22"/>
            <w:lang w:val="sr-Latn-RS"/>
          </w:rPr>
          <w:t>1</w:t>
        </w:r>
        <w:r w:rsidR="0004379F">
          <w:rPr>
            <w:sz w:val="22"/>
            <w:lang w:val="sr-Latn-RS"/>
          </w:rPr>
          <w:t>5</w:t>
        </w:r>
      </w:ins>
      <w:r w:rsidRPr="00112C16">
        <w:rPr>
          <w:sz w:val="22"/>
          <w:lang w:val="sr-Latn-RS"/>
        </w:rPr>
        <w:t>. Landing page</w:t>
      </w:r>
    </w:p>
    <w:p w14:paraId="090C3123" w14:textId="558047A8" w:rsidR="00C76260" w:rsidRDefault="000B5DD2" w:rsidP="007126B9">
      <w:pPr>
        <w:jc w:val="both"/>
      </w:pPr>
      <w:r w:rsidRPr="00112C16">
        <w:rPr>
          <w:lang w:val="sr-Latn-RS"/>
        </w:rPr>
        <w:t xml:space="preserve">Na slikama </w:t>
      </w:r>
      <w:del w:id="1001" w:author="Korisnik" w:date="2024-09-19T16:06:00Z">
        <w:r w:rsidRPr="00112C16" w:rsidDel="0004379F">
          <w:rPr>
            <w:lang w:val="sr-Latn-RS"/>
          </w:rPr>
          <w:delText xml:space="preserve">17 </w:delText>
        </w:r>
      </w:del>
      <w:ins w:id="1002" w:author="Korisnik" w:date="2024-09-19T16:06:00Z">
        <w:r w:rsidR="0004379F" w:rsidRPr="00112C16">
          <w:rPr>
            <w:lang w:val="sr-Latn-RS"/>
          </w:rPr>
          <w:t>1</w:t>
        </w:r>
        <w:r w:rsidR="0004379F">
          <w:rPr>
            <w:lang w:val="sr-Latn-RS"/>
          </w:rPr>
          <w:t>6</w:t>
        </w:r>
        <w:r w:rsidR="0004379F" w:rsidRPr="00112C16">
          <w:rPr>
            <w:lang w:val="sr-Latn-RS"/>
          </w:rPr>
          <w:t xml:space="preserve"> </w:t>
        </w:r>
      </w:ins>
      <w:r w:rsidRPr="00112C16">
        <w:rPr>
          <w:lang w:val="sr-Latn-RS"/>
        </w:rPr>
        <w:t xml:space="preserve">i </w:t>
      </w:r>
      <w:del w:id="1003" w:author="Korisnik" w:date="2024-09-19T16:06:00Z">
        <w:r w:rsidRPr="00112C16" w:rsidDel="0004379F">
          <w:rPr>
            <w:lang w:val="sr-Latn-RS"/>
          </w:rPr>
          <w:delText xml:space="preserve">18 </w:delText>
        </w:r>
      </w:del>
      <w:ins w:id="1004" w:author="Korisnik" w:date="2024-09-19T16:06:00Z">
        <w:r w:rsidR="0004379F" w:rsidRPr="00112C16">
          <w:rPr>
            <w:lang w:val="sr-Latn-RS"/>
          </w:rPr>
          <w:t>1</w:t>
        </w:r>
        <w:r w:rsidR="0004379F">
          <w:rPr>
            <w:lang w:val="sr-Latn-RS"/>
          </w:rPr>
          <w:t>7</w:t>
        </w:r>
        <w:r w:rsidR="0004379F" w:rsidRPr="00112C16">
          <w:rPr>
            <w:lang w:val="sr-Latn-RS"/>
          </w:rPr>
          <w:t xml:space="preserve"> </w:t>
        </w:r>
      </w:ins>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xml:space="preserve">. </w:t>
      </w:r>
      <w:del w:id="1005" w:author="Dunja Vrbaski" w:date="2024-09-17T23:59:00Z">
        <w:r w:rsidRPr="00112C16" w:rsidDel="00112C16">
          <w:rPr>
            <w:lang w:val="sr-Latn-RS"/>
          </w:rPr>
          <w:delText xml:space="preserve">Svako pitanje je moguće lajkovati ili </w:delText>
        </w:r>
        <w:commentRangeStart w:id="1006"/>
        <w:r w:rsidRPr="00112C16" w:rsidDel="00112C16">
          <w:rPr>
            <w:lang w:val="sr-Latn-RS"/>
          </w:rPr>
          <w:delText>dislajkovatai</w:delText>
        </w:r>
      </w:del>
      <w:commentRangeEnd w:id="1006"/>
      <w:r w:rsidR="00112C16">
        <w:rPr>
          <w:rStyle w:val="CommentReference"/>
        </w:rPr>
        <w:commentReference w:id="1006"/>
      </w:r>
      <w:del w:id="1007" w:author="Dunja Vrbaski" w:date="2024-09-17T23:59:00Z">
        <w:r w:rsidRPr="00112C16" w:rsidDel="00112C16">
          <w:rPr>
            <w:lang w:val="sr-Latn-RS"/>
          </w:rPr>
          <w:delText xml:space="preserve">. </w:delText>
        </w:r>
      </w:del>
      <w:r w:rsidRPr="00112C16">
        <w:rPr>
          <w:lang w:val="sr-Latn-RS"/>
        </w:rPr>
        <w:t>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33C5C8B5" w14:textId="77777777" w:rsidR="00C76260" w:rsidRDefault="00C76260" w:rsidP="00C76260">
      <w:pPr>
        <w:keepNext/>
        <w:jc w:val="center"/>
      </w:pPr>
      <w:r>
        <w:rPr>
          <w:noProof/>
        </w:rPr>
        <w:drawing>
          <wp:inline distT="0" distB="0" distL="0" distR="0" wp14:anchorId="52FA0E39" wp14:editId="5E008A81">
            <wp:extent cx="5943600" cy="28625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2580"/>
                    </a:xfrm>
                    <a:prstGeom prst="rect">
                      <a:avLst/>
                    </a:prstGeom>
                  </pic:spPr>
                </pic:pic>
              </a:graphicData>
            </a:graphic>
          </wp:inline>
        </w:drawing>
      </w:r>
    </w:p>
    <w:p w14:paraId="45B19C0C" w14:textId="5C592B17" w:rsidR="00C76260" w:rsidRDefault="00C76260" w:rsidP="00C76260">
      <w:pPr>
        <w:pStyle w:val="Caption"/>
      </w:pPr>
      <w:r>
        <w:rPr>
          <w:sz w:val="22"/>
        </w:rPr>
        <w:t xml:space="preserve">Slika </w:t>
      </w:r>
      <w:del w:id="1008" w:author="Korisnik" w:date="2024-09-19T16:06:00Z">
        <w:r w:rsidDel="0004379F">
          <w:rPr>
            <w:sz w:val="22"/>
          </w:rPr>
          <w:delText>17</w:delText>
        </w:r>
      </w:del>
      <w:ins w:id="1009" w:author="Korisnik" w:date="2024-09-19T16:06:00Z">
        <w:r w:rsidR="0004379F">
          <w:rPr>
            <w:sz w:val="22"/>
          </w:rPr>
          <w:t>16</w:t>
        </w:r>
      </w:ins>
      <w:r>
        <w:rPr>
          <w:sz w:val="22"/>
        </w:rPr>
        <w:t>. Detalji pitanja</w:t>
      </w:r>
    </w:p>
    <w:p w14:paraId="49BC5F76" w14:textId="77777777" w:rsidR="00C76260" w:rsidRDefault="00C76260" w:rsidP="00C76260">
      <w:pPr>
        <w:keepNext/>
        <w:jc w:val="center"/>
      </w:pPr>
      <w:r>
        <w:rPr>
          <w:noProof/>
        </w:rPr>
        <w:lastRenderedPageBreak/>
        <w:drawing>
          <wp:inline distT="0" distB="0" distL="0" distR="0" wp14:anchorId="55CE62FC" wp14:editId="69B83B81">
            <wp:extent cx="5943600" cy="2852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2420"/>
                    </a:xfrm>
                    <a:prstGeom prst="rect">
                      <a:avLst/>
                    </a:prstGeom>
                  </pic:spPr>
                </pic:pic>
              </a:graphicData>
            </a:graphic>
          </wp:inline>
        </w:drawing>
      </w:r>
    </w:p>
    <w:p w14:paraId="5AA7094F" w14:textId="21A927C8" w:rsidR="00C76260" w:rsidRDefault="00C76260" w:rsidP="00C76260">
      <w:pPr>
        <w:pStyle w:val="Caption"/>
        <w:rPr>
          <w:sz w:val="22"/>
        </w:rPr>
      </w:pPr>
      <w:r w:rsidRPr="00C76260">
        <w:rPr>
          <w:sz w:val="22"/>
        </w:rPr>
        <w:t xml:space="preserve">Slika </w:t>
      </w:r>
      <w:del w:id="1010" w:author="Korisnik" w:date="2024-09-19T16:07:00Z">
        <w:r w:rsidRPr="00C76260" w:rsidDel="0004379F">
          <w:rPr>
            <w:sz w:val="22"/>
          </w:rPr>
          <w:delText>18</w:delText>
        </w:r>
      </w:del>
      <w:ins w:id="1011" w:author="Korisnik" w:date="2024-09-19T16:07:00Z">
        <w:r w:rsidR="0004379F" w:rsidRPr="00C76260">
          <w:rPr>
            <w:sz w:val="22"/>
          </w:rPr>
          <w:t>1</w:t>
        </w:r>
        <w:r w:rsidR="0004379F">
          <w:rPr>
            <w:sz w:val="22"/>
          </w:rPr>
          <w:t>7</w:t>
        </w:r>
      </w:ins>
      <w:r w:rsidRPr="00C76260">
        <w:rPr>
          <w:sz w:val="22"/>
        </w:rPr>
        <w:t>. O</w:t>
      </w:r>
      <w:r>
        <w:rPr>
          <w:sz w:val="22"/>
        </w:rPr>
        <w:t xml:space="preserve">dgovori na </w:t>
      </w:r>
      <w:commentRangeStart w:id="1012"/>
      <w:r>
        <w:rPr>
          <w:sz w:val="22"/>
        </w:rPr>
        <w:t>pitanje</w:t>
      </w:r>
      <w:commentRangeEnd w:id="1012"/>
      <w:r w:rsidR="00112C16">
        <w:rPr>
          <w:rStyle w:val="CommentReference"/>
          <w:i w:val="0"/>
          <w:iCs w:val="0"/>
          <w:color w:val="auto"/>
        </w:rPr>
        <w:commentReference w:id="1012"/>
      </w:r>
    </w:p>
    <w:p w14:paraId="551CF490" w14:textId="7D7C2B42" w:rsidR="004F5B88" w:rsidRPr="004F5B88" w:rsidRDefault="004F5B88" w:rsidP="007126B9">
      <w:pPr>
        <w:jc w:val="both"/>
      </w:pPr>
      <w:r>
        <w:t xml:space="preserve">Na slikama </w:t>
      </w:r>
      <w:del w:id="1013" w:author="Korisnik" w:date="2024-09-19T16:07:00Z">
        <w:r w:rsidDel="0004379F">
          <w:delText xml:space="preserve">19 </w:delText>
        </w:r>
      </w:del>
      <w:ins w:id="1014" w:author="Korisnik" w:date="2024-09-19T16:07:00Z">
        <w:r w:rsidR="0004379F">
          <w:t xml:space="preserve">18 </w:t>
        </w:r>
      </w:ins>
      <w:r w:rsidR="00533B3B">
        <w:t xml:space="preserve">i </w:t>
      </w:r>
      <w:del w:id="1015" w:author="Korisnik" w:date="2024-09-19T16:07:00Z">
        <w:r w:rsidR="00533B3B" w:rsidDel="0004379F">
          <w:delText xml:space="preserve">20 </w:delText>
        </w:r>
      </w:del>
      <w:ins w:id="1016" w:author="Korisnik" w:date="2024-09-19T16:07:00Z">
        <w:r w:rsidR="0004379F">
          <w:t xml:space="preserve">19 </w:t>
        </w:r>
      </w:ins>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8135"/>
                    </a:xfrm>
                    <a:prstGeom prst="rect">
                      <a:avLst/>
                    </a:prstGeom>
                  </pic:spPr>
                </pic:pic>
              </a:graphicData>
            </a:graphic>
          </wp:inline>
        </w:drawing>
      </w:r>
    </w:p>
    <w:p w14:paraId="553AD7A5" w14:textId="281F0A23" w:rsidR="007C23E0" w:rsidRDefault="007C23E0" w:rsidP="007C23E0">
      <w:pPr>
        <w:pStyle w:val="Caption"/>
        <w:rPr>
          <w:sz w:val="22"/>
        </w:rPr>
      </w:pPr>
      <w:r w:rsidRPr="007C23E0">
        <w:rPr>
          <w:sz w:val="22"/>
        </w:rPr>
        <w:t xml:space="preserve">Slika </w:t>
      </w:r>
      <w:del w:id="1017" w:author="Korisnik" w:date="2024-09-19T16:07:00Z">
        <w:r w:rsidRPr="007C23E0" w:rsidDel="0004379F">
          <w:rPr>
            <w:sz w:val="22"/>
          </w:rPr>
          <w:delText>19</w:delText>
        </w:r>
      </w:del>
      <w:ins w:id="1018" w:author="Korisnik" w:date="2024-09-19T16:07:00Z">
        <w:r w:rsidR="0004379F" w:rsidRPr="007C23E0">
          <w:rPr>
            <w:sz w:val="22"/>
          </w:rPr>
          <w:t>1</w:t>
        </w:r>
        <w:r w:rsidR="0004379F">
          <w:rPr>
            <w:sz w:val="22"/>
          </w:rPr>
          <w:t>8</w:t>
        </w:r>
      </w:ins>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50515"/>
                    </a:xfrm>
                    <a:prstGeom prst="rect">
                      <a:avLst/>
                    </a:prstGeom>
                  </pic:spPr>
                </pic:pic>
              </a:graphicData>
            </a:graphic>
          </wp:inline>
        </w:drawing>
      </w:r>
    </w:p>
    <w:p w14:paraId="53D85A90" w14:textId="4536BF76" w:rsidR="009E7692" w:rsidRDefault="009E7692" w:rsidP="009E7692">
      <w:pPr>
        <w:pStyle w:val="Caption"/>
        <w:rPr>
          <w:sz w:val="22"/>
        </w:rPr>
      </w:pPr>
      <w:r w:rsidRPr="009E7692">
        <w:rPr>
          <w:sz w:val="22"/>
        </w:rPr>
        <w:t xml:space="preserve">Slika </w:t>
      </w:r>
      <w:del w:id="1019" w:author="Korisnik" w:date="2024-09-19T16:07:00Z">
        <w:r w:rsidRPr="009E7692" w:rsidDel="0004379F">
          <w:rPr>
            <w:sz w:val="22"/>
          </w:rPr>
          <w:delText>20</w:delText>
        </w:r>
      </w:del>
      <w:ins w:id="1020" w:author="Korisnik" w:date="2024-09-19T16:07:00Z">
        <w:r w:rsidR="0004379F">
          <w:rPr>
            <w:sz w:val="22"/>
          </w:rPr>
          <w:t>19</w:t>
        </w:r>
      </w:ins>
      <w:r w:rsidRPr="009E7692">
        <w:rPr>
          <w:sz w:val="22"/>
        </w:rPr>
        <w:t>. Primer pretrage 2</w:t>
      </w:r>
    </w:p>
    <w:p w14:paraId="2E1737FB" w14:textId="40BC8E7D" w:rsidR="00505B91" w:rsidRPr="00505B91" w:rsidRDefault="00505B91" w:rsidP="00505B91">
      <w:r>
        <w:t xml:space="preserve">Na slici </w:t>
      </w:r>
      <w:del w:id="1021" w:author="Korisnik" w:date="2024-09-19T16:07:00Z">
        <w:r w:rsidDel="0004379F">
          <w:delText xml:space="preserve">21 </w:delText>
        </w:r>
      </w:del>
      <w:ins w:id="1022" w:author="Korisnik" w:date="2024-09-19T16:07:00Z">
        <w:r w:rsidR="0004379F">
          <w:t xml:space="preserve">20 </w:t>
        </w:r>
      </w:ins>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3690"/>
                    </a:xfrm>
                    <a:prstGeom prst="rect">
                      <a:avLst/>
                    </a:prstGeom>
                  </pic:spPr>
                </pic:pic>
              </a:graphicData>
            </a:graphic>
          </wp:inline>
        </w:drawing>
      </w:r>
    </w:p>
    <w:p w14:paraId="544A1FBA" w14:textId="1796E80D" w:rsidR="00FD17EE" w:rsidRDefault="0083388A" w:rsidP="0083388A">
      <w:pPr>
        <w:pStyle w:val="Caption"/>
        <w:rPr>
          <w:sz w:val="22"/>
        </w:rPr>
      </w:pPr>
      <w:r w:rsidRPr="0083388A">
        <w:rPr>
          <w:sz w:val="22"/>
        </w:rPr>
        <w:t xml:space="preserve">Slika </w:t>
      </w:r>
      <w:del w:id="1023" w:author="Korisnik" w:date="2024-09-19T16:07:00Z">
        <w:r w:rsidRPr="0083388A" w:rsidDel="0004379F">
          <w:rPr>
            <w:sz w:val="22"/>
          </w:rPr>
          <w:delText>21</w:delText>
        </w:r>
      </w:del>
      <w:ins w:id="1024" w:author="Korisnik" w:date="2024-09-19T16:07:00Z">
        <w:r w:rsidR="0004379F" w:rsidRPr="0083388A">
          <w:rPr>
            <w:sz w:val="22"/>
          </w:rPr>
          <w:t>2</w:t>
        </w:r>
        <w:r w:rsidR="0004379F">
          <w:rPr>
            <w:sz w:val="22"/>
          </w:rPr>
          <w:t>0</w:t>
        </w:r>
      </w:ins>
      <w:r w:rsidRPr="0083388A">
        <w:rPr>
          <w:sz w:val="22"/>
        </w:rPr>
        <w:t>. Primer greške pri kucanju</w:t>
      </w:r>
    </w:p>
    <w:p w14:paraId="3AAFF4D8" w14:textId="1F01FB8D" w:rsidR="00894F1D" w:rsidRPr="00894F1D" w:rsidRDefault="00894F1D" w:rsidP="00894F1D">
      <w:pPr>
        <w:jc w:val="both"/>
      </w:pPr>
      <w:r>
        <w:t xml:space="preserve">Na slici </w:t>
      </w:r>
      <w:del w:id="1025" w:author="Korisnik" w:date="2024-09-19T16:07:00Z">
        <w:r w:rsidDel="0004379F">
          <w:delText xml:space="preserve">22 </w:delText>
        </w:r>
      </w:del>
      <w:ins w:id="1026" w:author="Korisnik" w:date="2024-09-19T16:07:00Z">
        <w:r w:rsidR="0004379F">
          <w:t xml:space="preserve">21 </w:t>
        </w:r>
      </w:ins>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20670"/>
                    </a:xfrm>
                    <a:prstGeom prst="rect">
                      <a:avLst/>
                    </a:prstGeom>
                  </pic:spPr>
                </pic:pic>
              </a:graphicData>
            </a:graphic>
          </wp:inline>
        </w:drawing>
      </w:r>
    </w:p>
    <w:p w14:paraId="34EA795C" w14:textId="5A7BB5B9" w:rsidR="00894F1D" w:rsidRDefault="00894F1D" w:rsidP="00894F1D">
      <w:pPr>
        <w:pStyle w:val="Caption"/>
        <w:rPr>
          <w:sz w:val="22"/>
        </w:rPr>
      </w:pPr>
      <w:r w:rsidRPr="00894F1D">
        <w:rPr>
          <w:sz w:val="22"/>
        </w:rPr>
        <w:t xml:space="preserve">Slika </w:t>
      </w:r>
      <w:del w:id="1027" w:author="Korisnik" w:date="2024-09-19T16:07:00Z">
        <w:r w:rsidRPr="00894F1D" w:rsidDel="0004379F">
          <w:rPr>
            <w:sz w:val="22"/>
          </w:rPr>
          <w:delText>22</w:delText>
        </w:r>
      </w:del>
      <w:ins w:id="1028" w:author="Korisnik" w:date="2024-09-19T16:07:00Z">
        <w:r w:rsidR="0004379F" w:rsidRPr="00894F1D">
          <w:rPr>
            <w:sz w:val="22"/>
          </w:rPr>
          <w:t>2</w:t>
        </w:r>
        <w:r w:rsidR="0004379F">
          <w:rPr>
            <w:sz w:val="22"/>
          </w:rPr>
          <w:t>1</w:t>
        </w:r>
      </w:ins>
      <w:r w:rsidRPr="00894F1D">
        <w:rPr>
          <w:sz w:val="22"/>
        </w:rPr>
        <w:t>. Kreiranje novog pitanja</w:t>
      </w:r>
    </w:p>
    <w:p w14:paraId="223E8D2C" w14:textId="77777777" w:rsidR="002F4D0A" w:rsidRDefault="00873EEE" w:rsidP="00CB2B5F">
      <w:pPr>
        <w:pStyle w:val="Heading2"/>
      </w:pPr>
      <w:bookmarkStart w:id="1029" w:name="_Toc177571664"/>
      <w:r>
        <w:t>Izazovi u realizaciji</w:t>
      </w:r>
      <w:bookmarkEnd w:id="1029"/>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77777777"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36763FEE" w14:textId="77777777" w:rsidR="001D1309" w:rsidRDefault="001D1309" w:rsidP="00CB2B5F">
      <w:pPr>
        <w:pStyle w:val="Heading2"/>
        <w:rPr>
          <w:lang w:val="sr-Latn-RS"/>
        </w:rPr>
      </w:pPr>
      <w:bookmarkStart w:id="1030" w:name="_Toc177571665"/>
      <w:r>
        <w:rPr>
          <w:lang w:val="sr-Latn-RS"/>
        </w:rPr>
        <w:lastRenderedPageBreak/>
        <w:t>Potencijalna unapređenja</w:t>
      </w:r>
      <w:bookmarkEnd w:id="1030"/>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127CAAC1"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ins w:id="1031" w:author="Korisnik" w:date="2024-09-19T17:55:00Z">
        <w:r w:rsidR="00DA58E4">
          <w:t>4</w:t>
        </w:r>
      </w:ins>
      <w:del w:id="1032" w:author="Korisnik" w:date="2024-09-19T17:45:00Z">
        <w:r w:rsidDel="00C20DFC">
          <w:delText>5</w:delText>
        </w:r>
      </w:del>
      <w:r>
        <w:t>]</w:t>
      </w:r>
      <w:r>
        <w:rPr>
          <w:lang w:val="sr-Latn-RS"/>
        </w:rPr>
        <w:t>.</w:t>
      </w:r>
    </w:p>
    <w:p w14:paraId="75F2C247" w14:textId="77777777" w:rsidR="002B70CA" w:rsidRPr="00A13237" w:rsidDel="004F5052" w:rsidRDefault="002B70CA" w:rsidP="00014517">
      <w:pPr>
        <w:pStyle w:val="ListParagraph"/>
        <w:numPr>
          <w:ilvl w:val="0"/>
          <w:numId w:val="24"/>
        </w:numPr>
        <w:jc w:val="both"/>
        <w:rPr>
          <w:del w:id="1033" w:author="Korisnik" w:date="2024-09-19T18:00:00Z"/>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7D14051E" w14:textId="77777777" w:rsidR="00004534" w:rsidRPr="00D576B0" w:rsidDel="004F5052" w:rsidRDefault="00004534" w:rsidP="004F5052">
      <w:pPr>
        <w:pStyle w:val="ListParagraph"/>
        <w:numPr>
          <w:ilvl w:val="0"/>
          <w:numId w:val="24"/>
        </w:numPr>
        <w:jc w:val="both"/>
        <w:rPr>
          <w:del w:id="1034" w:author="Korisnik" w:date="2024-09-19T18:00:00Z"/>
          <w:lang w:val="sr-Latn-RS"/>
        </w:rPr>
        <w:pPrChange w:id="1035" w:author="Korisnik" w:date="2024-09-19T18:00:00Z">
          <w:pPr>
            <w:jc w:val="both"/>
          </w:pPr>
        </w:pPrChange>
      </w:pPr>
    </w:p>
    <w:p w14:paraId="04153C53" w14:textId="77777777" w:rsidR="00CB2B5F" w:rsidRPr="001B1D13" w:rsidRDefault="00CB2B5F" w:rsidP="004F5052">
      <w:pPr>
        <w:pStyle w:val="ListParagraph"/>
        <w:numPr>
          <w:ilvl w:val="0"/>
          <w:numId w:val="24"/>
        </w:numPr>
        <w:jc w:val="both"/>
        <w:rPr>
          <w:lang w:val="sr-Latn-RS"/>
        </w:rPr>
        <w:pPrChange w:id="1036" w:author="Korisnik" w:date="2024-09-19T18:00:00Z">
          <w:pPr>
            <w:jc w:val="both"/>
          </w:pPr>
        </w:pPrChange>
      </w:pPr>
    </w:p>
    <w:p w14:paraId="3DB7E956" w14:textId="77777777" w:rsidR="00786316" w:rsidRPr="0037213B" w:rsidRDefault="00786316" w:rsidP="00786316">
      <w:pPr>
        <w:pStyle w:val="Heading1"/>
        <w:rPr>
          <w:lang w:val="sr-Latn-RS"/>
        </w:rPr>
      </w:pPr>
      <w:bookmarkStart w:id="1037" w:name="_Toc177571666"/>
      <w:r w:rsidRPr="0037213B">
        <w:rPr>
          <w:lang w:val="sr-Latn-RS"/>
        </w:rPr>
        <w:lastRenderedPageBreak/>
        <w:t>Zaklju</w:t>
      </w:r>
      <w:r w:rsidR="00821F38">
        <w:rPr>
          <w:lang w:val="sr-Latn-RS"/>
        </w:rPr>
        <w:t>č</w:t>
      </w:r>
      <w:r w:rsidRPr="0037213B">
        <w:rPr>
          <w:lang w:val="sr-Latn-RS"/>
        </w:rPr>
        <w:t>ak</w:t>
      </w:r>
      <w:bookmarkEnd w:id="1037"/>
    </w:p>
    <w:p w14:paraId="537F5006" w14:textId="77777777" w:rsidR="00786316" w:rsidRPr="0037213B" w:rsidRDefault="00786316" w:rsidP="00786316">
      <w:pPr>
        <w:rPr>
          <w:lang w:val="sr-Latn-RS"/>
        </w:rPr>
      </w:pPr>
    </w:p>
    <w:p w14:paraId="562DD078" w14:textId="77777777" w:rsidR="00786316" w:rsidRPr="0037213B" w:rsidRDefault="00786316" w:rsidP="00A30DFE">
      <w:pPr>
        <w:pStyle w:val="Heading1"/>
        <w:numPr>
          <w:ilvl w:val="0"/>
          <w:numId w:val="0"/>
        </w:numPr>
        <w:rPr>
          <w:lang w:val="sr-Latn-RS"/>
        </w:rPr>
      </w:pPr>
      <w:bookmarkStart w:id="1038" w:name="_Toc177571667"/>
      <w:r w:rsidRPr="0037213B">
        <w:rPr>
          <w:lang w:val="sr-Latn-RS"/>
        </w:rPr>
        <w:lastRenderedPageBreak/>
        <w:t>Literatura</w:t>
      </w:r>
      <w:bookmarkEnd w:id="1038"/>
    </w:p>
    <w:p w14:paraId="36A360B7" w14:textId="2981D55B" w:rsidR="001F7B8A" w:rsidRDefault="001F7B8A" w:rsidP="00920D93">
      <w:pPr>
        <w:numPr>
          <w:ilvl w:val="0"/>
          <w:numId w:val="4"/>
        </w:numPr>
        <w:spacing w:after="0" w:line="276" w:lineRule="auto"/>
        <w:rPr>
          <w:lang w:val="sr-Latn-RS"/>
        </w:rPr>
        <w:pPrChange w:id="1039" w:author="Korisnik" w:date="2024-09-19T16:37:00Z">
          <w:pPr>
            <w:numPr>
              <w:numId w:val="4"/>
            </w:numPr>
            <w:spacing w:after="0" w:line="276" w:lineRule="auto"/>
            <w:ind w:left="720" w:hanging="360"/>
            <w:jc w:val="both"/>
          </w:pPr>
        </w:pPrChange>
      </w:pPr>
      <w:commentRangeStart w:id="1040"/>
      <w:r>
        <w:rPr>
          <w:lang w:val="sr-Latn-RS"/>
        </w:rPr>
        <w:t>Capitol</w:t>
      </w:r>
      <w:commentRangeEnd w:id="1040"/>
      <w:r w:rsidR="00112C16">
        <w:rPr>
          <w:rStyle w:val="CommentReference"/>
        </w:rPr>
        <w:commentReference w:id="1040"/>
      </w:r>
      <w:r>
        <w:rPr>
          <w:lang w:val="sr-Latn-RS"/>
        </w:rPr>
        <w:t xml:space="preserve">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ins w:id="1041" w:author="Korisnik" w:date="2024-09-19T18:36:00Z">
        <w:r w:rsidR="00D576B0">
          <w:rPr>
            <w:lang w:val="sr-Latn-RS"/>
          </w:rPr>
          <w:t>, pristupano: avgust 2024</w:t>
        </w:r>
      </w:ins>
      <w:r w:rsidRPr="0037213B">
        <w:rPr>
          <w:lang w:val="sr-Latn-RS"/>
        </w:rPr>
        <w:t>.</w:t>
      </w:r>
    </w:p>
    <w:p w14:paraId="34C20D25" w14:textId="0570DDEB" w:rsidR="005A07C9" w:rsidRPr="009D2F8A" w:rsidRDefault="009D2F8A" w:rsidP="00920D93">
      <w:pPr>
        <w:numPr>
          <w:ilvl w:val="0"/>
          <w:numId w:val="4"/>
        </w:numPr>
        <w:spacing w:after="0" w:line="276" w:lineRule="auto"/>
        <w:rPr>
          <w:lang w:val="sr-Latn-RS"/>
        </w:rPr>
        <w:pPrChange w:id="1042" w:author="Korisnik" w:date="2024-09-19T16:37:00Z">
          <w:pPr>
            <w:numPr>
              <w:numId w:val="4"/>
            </w:numPr>
            <w:spacing w:after="0" w:line="276" w:lineRule="auto"/>
            <w:ind w:left="720" w:hanging="360"/>
            <w:jc w:val="both"/>
          </w:pPr>
        </w:pPrChange>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ins w:id="1043" w:author="Korisnik" w:date="2024-09-19T18:44:00Z">
        <w:r w:rsidR="00D576B0">
          <w:t>, pristupano: avgust 2024</w:t>
        </w:r>
      </w:ins>
      <w:r>
        <w:rPr>
          <w:lang w:val="sr-Latn-RS"/>
        </w:rPr>
        <w:t>.</w:t>
      </w:r>
    </w:p>
    <w:p w14:paraId="137F14EB" w14:textId="3F5398FD" w:rsidR="005A07C9" w:rsidRPr="0037213B" w:rsidRDefault="009D2F8A" w:rsidP="00920D93">
      <w:pPr>
        <w:numPr>
          <w:ilvl w:val="0"/>
          <w:numId w:val="4"/>
        </w:numPr>
        <w:spacing w:after="0" w:line="276" w:lineRule="auto"/>
        <w:rPr>
          <w:lang w:val="sr-Latn-RS"/>
        </w:rPr>
        <w:pPrChange w:id="1044" w:author="Korisnik" w:date="2024-09-19T16:37:00Z">
          <w:pPr>
            <w:numPr>
              <w:numId w:val="4"/>
            </w:numPr>
            <w:spacing w:after="0" w:line="276" w:lineRule="auto"/>
            <w:ind w:left="720" w:hanging="360"/>
            <w:jc w:val="both"/>
          </w:pPr>
        </w:pPrChange>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ins w:id="1045" w:author="Korisnik" w:date="2024-09-19T18:44:00Z">
        <w:r w:rsidR="00D576B0">
          <w:rPr>
            <w:lang w:val="sr-Latn-RS"/>
          </w:rPr>
          <w:t>, pristupano: avgust 2024</w:t>
        </w:r>
      </w:ins>
      <w:r w:rsidRPr="0037213B">
        <w:rPr>
          <w:lang w:val="sr-Latn-RS"/>
        </w:rPr>
        <w:t>.</w:t>
      </w:r>
    </w:p>
    <w:p w14:paraId="0D5231FF" w14:textId="606E0E15" w:rsidR="005A07C9" w:rsidRDefault="00DD46E6" w:rsidP="00920D93">
      <w:pPr>
        <w:numPr>
          <w:ilvl w:val="0"/>
          <w:numId w:val="4"/>
        </w:numPr>
        <w:spacing w:after="0" w:line="276" w:lineRule="auto"/>
        <w:rPr>
          <w:ins w:id="1046" w:author="Korisnik" w:date="2024-09-19T17:07:00Z"/>
          <w:lang w:val="sr-Latn-RS"/>
        </w:rPr>
        <w:pPrChange w:id="1047" w:author="Korisnik" w:date="2024-09-19T16:37:00Z">
          <w:pPr>
            <w:numPr>
              <w:numId w:val="4"/>
            </w:numPr>
            <w:spacing w:after="0" w:line="276" w:lineRule="auto"/>
            <w:ind w:left="720" w:hanging="360"/>
            <w:jc w:val="both"/>
          </w:pPr>
        </w:pPrChange>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ins w:id="1048" w:author="Korisnik" w:date="2024-09-19T18:45:00Z">
        <w:r w:rsidR="00113CF1">
          <w:rPr>
            <w:lang w:val="sr-Latn-RS"/>
          </w:rPr>
          <w:t>, pristupano: avgust 2024</w:t>
        </w:r>
      </w:ins>
      <w:r w:rsidR="005A07C9" w:rsidRPr="0037213B">
        <w:rPr>
          <w:lang w:val="sr-Latn-RS"/>
        </w:rPr>
        <w:t>.</w:t>
      </w:r>
    </w:p>
    <w:p w14:paraId="2C01DAB2" w14:textId="00614053" w:rsidR="00434CBE" w:rsidRDefault="00434CBE" w:rsidP="00920D93">
      <w:pPr>
        <w:numPr>
          <w:ilvl w:val="0"/>
          <w:numId w:val="4"/>
        </w:numPr>
        <w:spacing w:after="0" w:line="276" w:lineRule="auto"/>
        <w:rPr>
          <w:lang w:val="sr-Latn-RS"/>
        </w:rPr>
        <w:pPrChange w:id="1049" w:author="Korisnik" w:date="2024-09-19T16:37:00Z">
          <w:pPr>
            <w:numPr>
              <w:numId w:val="4"/>
            </w:numPr>
            <w:spacing w:after="0" w:line="276" w:lineRule="auto"/>
            <w:ind w:left="720" w:hanging="360"/>
            <w:jc w:val="both"/>
          </w:pPr>
        </w:pPrChange>
      </w:pPr>
      <w:ins w:id="1050" w:author="Korisnik" w:date="2024-09-19T17:07:00Z">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ins>
      <w:ins w:id="1051" w:author="Korisnik" w:date="2024-09-19T18:45:00Z">
        <w:r w:rsidR="001E1FD9">
          <w:rPr>
            <w:lang w:val="sr-Latn-RS"/>
          </w:rPr>
          <w:t>, pristupano: avgust 2024</w:t>
        </w:r>
      </w:ins>
      <w:ins w:id="1052" w:author="Korisnik" w:date="2024-09-19T17:07:00Z">
        <w:r>
          <w:rPr>
            <w:lang w:val="sr-Latn-RS"/>
          </w:rPr>
          <w:t>.</w:t>
        </w:r>
      </w:ins>
    </w:p>
    <w:p w14:paraId="2554C713" w14:textId="7820FF24" w:rsidR="007A27B5" w:rsidDel="00434CBE" w:rsidRDefault="00B97BE9" w:rsidP="00920D93">
      <w:pPr>
        <w:numPr>
          <w:ilvl w:val="0"/>
          <w:numId w:val="4"/>
        </w:numPr>
        <w:spacing w:after="0" w:line="276" w:lineRule="auto"/>
        <w:rPr>
          <w:del w:id="1053" w:author="Korisnik" w:date="2024-09-19T17:07:00Z"/>
          <w:lang w:val="sr-Latn-RS"/>
        </w:rPr>
        <w:pPrChange w:id="1054" w:author="Korisnik" w:date="2024-09-19T16:37:00Z">
          <w:pPr>
            <w:numPr>
              <w:numId w:val="4"/>
            </w:numPr>
            <w:spacing w:after="0" w:line="276" w:lineRule="auto"/>
            <w:ind w:left="720" w:hanging="360"/>
            <w:jc w:val="both"/>
          </w:pPr>
        </w:pPrChange>
      </w:pPr>
      <w:ins w:id="1055" w:author="Korisnik" w:date="2024-09-19T17:09:00Z">
        <w:r>
          <w:rPr>
            <w:lang w:val="sr-Latn-RS"/>
          </w:rPr>
          <w:t xml:space="preserve">Vecteezy, </w:t>
        </w:r>
        <w:r>
          <w:rPr>
            <w:i/>
            <w:lang w:val="sr-Latn-RS"/>
          </w:rPr>
          <w:t>https://static.vecteezy.com</w:t>
        </w:r>
        <w:r>
          <w:rPr>
            <w:lang w:val="sr-Latn-RS"/>
          </w:rPr>
          <w:t xml:space="preserve">, Google </w:t>
        </w:r>
        <w:r>
          <w:t>interfejs</w:t>
        </w:r>
      </w:ins>
      <w:ins w:id="1056" w:author="Korisnik" w:date="2024-09-19T18:46:00Z">
        <w:r w:rsidR="0004354E">
          <w:t>, pristupano: avgust 2024</w:t>
        </w:r>
      </w:ins>
      <w:ins w:id="1057" w:author="Korisnik" w:date="2024-09-19T17:09:00Z">
        <w:r>
          <w:t>.</w:t>
        </w:r>
      </w:ins>
      <w:del w:id="1058" w:author="Korisnik" w:date="2024-09-19T17:09:00Z">
        <w:r w:rsidR="007873D8" w:rsidDel="00B97BE9">
          <w:rPr>
            <w:lang w:val="sr-Latn-RS"/>
          </w:rPr>
          <w:delText xml:space="preserve">BusinessHistory, </w:delText>
        </w:r>
        <w:r w:rsidR="007873D8" w:rsidRPr="0037213B" w:rsidDel="00B97BE9">
          <w:rPr>
            <w:lang w:val="sr-Latn-RS"/>
          </w:rPr>
          <w:delText>„</w:delText>
        </w:r>
        <w:r w:rsidR="007873D8" w:rsidDel="00B97BE9">
          <w:rPr>
            <w:lang w:val="sr-Latn-RS"/>
          </w:rPr>
          <w:delText>Yahoo!: The first king of the internet</w:delText>
        </w:r>
        <w:r w:rsidR="007873D8" w:rsidRPr="0037213B" w:rsidDel="00B97BE9">
          <w:rPr>
            <w:lang w:val="sr-Latn-RS"/>
          </w:rPr>
          <w:delText>“</w:delText>
        </w:r>
        <w:r w:rsidR="007873D8" w:rsidDel="00B97BE9">
          <w:rPr>
            <w:lang w:val="sr-Latn-RS"/>
          </w:rPr>
          <w:delText xml:space="preserve">, </w:delText>
        </w:r>
        <w:r w:rsidR="007873D8" w:rsidRPr="007873D8" w:rsidDel="00B97BE9">
          <w:rPr>
            <w:i/>
            <w:lang w:val="sr-Latn-RS"/>
          </w:rPr>
          <w:delText>https://businesshistory.domain-b.com/focus</w:delText>
        </w:r>
        <w:r w:rsidR="007873D8" w:rsidDel="00B97BE9">
          <w:rPr>
            <w:lang w:val="sr-Latn-RS"/>
          </w:rPr>
          <w:delText xml:space="preserve">, </w:delText>
        </w:r>
        <w:r w:rsidR="00AA3BCC" w:rsidDel="00B97BE9">
          <w:rPr>
            <w:lang w:val="sr-Latn-RS"/>
          </w:rPr>
          <w:delText>Nastanak i razvijanje Yahoo! mehanizma pretrage</w:delText>
        </w:r>
        <w:r w:rsidR="00BF17B8" w:rsidDel="00B97BE9">
          <w:rPr>
            <w:lang w:val="sr-Latn-RS"/>
          </w:rPr>
          <w:delText>.</w:delText>
        </w:r>
      </w:del>
    </w:p>
    <w:p w14:paraId="4065E9A9" w14:textId="5265F200" w:rsidR="00EE0CB1" w:rsidRPr="00434CBE" w:rsidRDefault="00EE0CB1" w:rsidP="00434CBE">
      <w:pPr>
        <w:numPr>
          <w:ilvl w:val="0"/>
          <w:numId w:val="4"/>
        </w:numPr>
        <w:spacing w:after="0" w:line="276" w:lineRule="auto"/>
        <w:rPr>
          <w:lang w:val="sr-Latn-RS"/>
          <w:rPrChange w:id="1059" w:author="Korisnik" w:date="2024-09-19T17:07:00Z">
            <w:rPr>
              <w:lang w:val="sr-Latn-RS"/>
            </w:rPr>
          </w:rPrChange>
        </w:rPr>
        <w:pPrChange w:id="1060" w:author="Korisnik" w:date="2024-09-19T17:07:00Z">
          <w:pPr>
            <w:numPr>
              <w:numId w:val="4"/>
            </w:numPr>
            <w:spacing w:after="0" w:line="276" w:lineRule="auto"/>
            <w:ind w:left="720" w:hanging="360"/>
            <w:jc w:val="both"/>
          </w:pPr>
        </w:pPrChange>
      </w:pPr>
      <w:del w:id="1061" w:author="Korisnik" w:date="2024-09-19T17:07:00Z">
        <w:r w:rsidRPr="00D576B0" w:rsidDel="00434CBE">
          <w:rPr>
            <w:lang w:val="sr-Latn-RS"/>
          </w:rPr>
          <w:delText xml:space="preserve">Chatri Sityodtong, „Lessons From </w:delText>
        </w:r>
        <w:r w:rsidDel="00434CBE">
          <w:delText>Yahoo's Fall: $125b to $5b</w:delText>
        </w:r>
        <w:r w:rsidRPr="00D576B0" w:rsidDel="00434CBE">
          <w:rPr>
            <w:lang w:val="sr-Latn-RS"/>
          </w:rPr>
          <w:delText xml:space="preserve">“, </w:delText>
        </w:r>
        <w:r w:rsidRPr="00D576B0" w:rsidDel="00434CBE">
          <w:rPr>
            <w:i/>
            <w:lang w:val="sr-Latn-RS"/>
          </w:rPr>
          <w:delText>https://chatrisityodtong.com/blog/entrepreneurship</w:delText>
        </w:r>
        <w:r w:rsidRPr="00D576B0" w:rsidDel="00434CBE">
          <w:rPr>
            <w:lang w:val="sr-Latn-RS"/>
          </w:rPr>
          <w:delText>,</w:delText>
        </w:r>
        <w:r w:rsidRPr="00434CBE" w:rsidDel="00434CBE">
          <w:rPr>
            <w:lang w:val="sr-Latn-RS"/>
            <w:rPrChange w:id="1062" w:author="Korisnik" w:date="2024-09-19T17:07:00Z">
              <w:rPr>
                <w:lang w:val="sr-Latn-RS"/>
              </w:rPr>
            </w:rPrChange>
          </w:rPr>
          <w:delText xml:space="preserve"> Artikal o tome kako je Google zamenio Yahoo!</w:delText>
        </w:r>
        <w:r w:rsidR="00BF17B8" w:rsidRPr="00434CBE" w:rsidDel="00434CBE">
          <w:rPr>
            <w:lang w:val="sr-Latn-RS"/>
            <w:rPrChange w:id="1063" w:author="Korisnik" w:date="2024-09-19T17:07:00Z">
              <w:rPr>
                <w:lang w:val="sr-Latn-RS"/>
              </w:rPr>
            </w:rPrChange>
          </w:rPr>
          <w:delText>.</w:delText>
        </w:r>
      </w:del>
    </w:p>
    <w:p w14:paraId="20C1D65B" w14:textId="782FAD58" w:rsidR="005A07C9" w:rsidRDefault="00297F67" w:rsidP="00920D93">
      <w:pPr>
        <w:numPr>
          <w:ilvl w:val="0"/>
          <w:numId w:val="4"/>
        </w:numPr>
        <w:spacing w:after="0" w:line="276" w:lineRule="auto"/>
        <w:rPr>
          <w:lang w:val="sr-Latn-RS"/>
        </w:rPr>
        <w:pPrChange w:id="1064" w:author="Korisnik" w:date="2024-09-19T16:37:00Z">
          <w:pPr>
            <w:numPr>
              <w:numId w:val="4"/>
            </w:numPr>
            <w:spacing w:after="0" w:line="276" w:lineRule="auto"/>
            <w:ind w:left="720" w:hanging="360"/>
            <w:jc w:val="both"/>
          </w:pPr>
        </w:pPrChange>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ins w:id="1065" w:author="Korisnik" w:date="2024-09-19T18:46:00Z">
        <w:r w:rsidR="0004354E">
          <w:rPr>
            <w:lang w:val="sr-Latn-RS"/>
          </w:rPr>
          <w:t>, pristupano: avgust 2024</w:t>
        </w:r>
      </w:ins>
      <w:r w:rsidR="00BF17B8">
        <w:rPr>
          <w:lang w:val="sr-Latn-RS"/>
        </w:rPr>
        <w:t>.</w:t>
      </w:r>
    </w:p>
    <w:p w14:paraId="4749325B" w14:textId="2EEC10C5" w:rsidR="00DC3834" w:rsidRPr="00544BD2" w:rsidRDefault="00B97BE9" w:rsidP="00920D93">
      <w:pPr>
        <w:numPr>
          <w:ilvl w:val="0"/>
          <w:numId w:val="4"/>
        </w:numPr>
        <w:spacing w:after="0" w:line="276" w:lineRule="auto"/>
        <w:rPr>
          <w:lang w:val="sr-Latn-RS"/>
        </w:rPr>
        <w:pPrChange w:id="1066" w:author="Korisnik" w:date="2024-09-19T16:37:00Z">
          <w:pPr>
            <w:numPr>
              <w:numId w:val="4"/>
            </w:numPr>
            <w:spacing w:after="0" w:line="276" w:lineRule="auto"/>
            <w:ind w:left="720" w:hanging="360"/>
            <w:jc w:val="both"/>
          </w:pPr>
        </w:pPrChange>
      </w:pPr>
      <w:ins w:id="1067" w:author="Korisnik" w:date="2024-09-19T17:09:00Z">
        <w:r>
          <w:rPr>
            <w:lang w:val="sr-Latn-RS"/>
          </w:rPr>
          <w:t xml:space="preserve">BusinessHistory, „Yahoo!: The first king of the internet“, </w:t>
        </w:r>
        <w:r>
          <w:rPr>
            <w:i/>
            <w:lang w:val="sr-Latn-RS"/>
          </w:rPr>
          <w:t>https://businesshistory.domain-b.com/focus</w:t>
        </w:r>
        <w:r>
          <w:rPr>
            <w:lang w:val="sr-Latn-RS"/>
          </w:rPr>
          <w:t>, Nastanak i razvijanje Yahoo! mehanizma pretrage</w:t>
        </w:r>
      </w:ins>
      <w:ins w:id="1068" w:author="Korisnik" w:date="2024-09-19T18:47:00Z">
        <w:r w:rsidR="00316011">
          <w:rPr>
            <w:lang w:val="sr-Latn-RS"/>
          </w:rPr>
          <w:t>, pristupano: avgust 2024</w:t>
        </w:r>
      </w:ins>
      <w:ins w:id="1069" w:author="Korisnik" w:date="2024-09-19T17:09:00Z">
        <w:r>
          <w:rPr>
            <w:lang w:val="sr-Latn-RS"/>
          </w:rPr>
          <w:t>.</w:t>
        </w:r>
      </w:ins>
      <w:del w:id="1070" w:author="Korisnik" w:date="2024-09-19T17:09:00Z">
        <w:r w:rsidR="003C2132" w:rsidDel="00B97BE9">
          <w:rPr>
            <w:lang w:val="sr-Latn-RS"/>
          </w:rPr>
          <w:delText>Vecteezy</w:delText>
        </w:r>
        <w:r w:rsidR="00DC3834" w:rsidDel="00B97BE9">
          <w:rPr>
            <w:lang w:val="sr-Latn-RS"/>
          </w:rPr>
          <w:delText xml:space="preserve">, </w:delText>
        </w:r>
        <w:r w:rsidR="003C2132" w:rsidRPr="003C2132" w:rsidDel="00B97BE9">
          <w:rPr>
            <w:i/>
            <w:lang w:val="sr-Latn-RS"/>
          </w:rPr>
          <w:delText>https://static.vecteezy.com</w:delText>
        </w:r>
        <w:r w:rsidR="00DC3834" w:rsidDel="00B97BE9">
          <w:rPr>
            <w:lang w:val="sr-Latn-RS"/>
          </w:rPr>
          <w:delText xml:space="preserve">, Google </w:delText>
        </w:r>
        <w:r w:rsidR="00597484" w:rsidDel="00B97BE9">
          <w:delText>interfejs</w:delText>
        </w:r>
        <w:r w:rsidR="00BF17B8" w:rsidDel="00B97BE9">
          <w:delText>.</w:delText>
        </w:r>
      </w:del>
    </w:p>
    <w:p w14:paraId="5E1DA9F8" w14:textId="78455115" w:rsidR="00544BD2" w:rsidRDefault="002D1662" w:rsidP="00920D93">
      <w:pPr>
        <w:numPr>
          <w:ilvl w:val="0"/>
          <w:numId w:val="4"/>
        </w:numPr>
        <w:spacing w:after="0" w:line="276" w:lineRule="auto"/>
        <w:rPr>
          <w:lang w:val="sr-Latn-RS"/>
        </w:rPr>
        <w:pPrChange w:id="1071" w:author="Korisnik" w:date="2024-09-19T16:37:00Z">
          <w:pPr>
            <w:numPr>
              <w:numId w:val="4"/>
            </w:numPr>
            <w:spacing w:after="0" w:line="276" w:lineRule="auto"/>
            <w:ind w:left="720" w:hanging="360"/>
            <w:jc w:val="both"/>
          </w:pPr>
        </w:pPrChange>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ins w:id="1072" w:author="Korisnik" w:date="2024-09-19T18:47:00Z">
        <w:r w:rsidR="00844B40">
          <w:rPr>
            <w:lang w:val="sr-Latn-RS"/>
          </w:rPr>
          <w:t>, pristupano: avgust 2024</w:t>
        </w:r>
      </w:ins>
      <w:r w:rsidR="00B67147">
        <w:rPr>
          <w:lang w:val="sr-Latn-RS"/>
        </w:rPr>
        <w:t>.</w:t>
      </w:r>
    </w:p>
    <w:p w14:paraId="330E71ED" w14:textId="1E9E1D36" w:rsidR="00A038D1" w:rsidRDefault="00F24E2D" w:rsidP="00920D93">
      <w:pPr>
        <w:numPr>
          <w:ilvl w:val="0"/>
          <w:numId w:val="4"/>
        </w:numPr>
        <w:spacing w:after="0" w:line="276" w:lineRule="auto"/>
        <w:rPr>
          <w:lang w:val="sr-Latn-RS"/>
        </w:rPr>
        <w:pPrChange w:id="1073" w:author="Korisnik" w:date="2024-09-19T16:37:00Z">
          <w:pPr>
            <w:numPr>
              <w:numId w:val="4"/>
            </w:numPr>
            <w:spacing w:after="0" w:line="276" w:lineRule="auto"/>
            <w:ind w:left="720" w:hanging="360"/>
            <w:jc w:val="both"/>
          </w:pPr>
        </w:pPrChange>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ins w:id="1074" w:author="Korisnik" w:date="2024-09-19T18:54:00Z">
        <w:r w:rsidR="00D25214">
          <w:rPr>
            <w:lang w:val="sr-Latn-RS"/>
          </w:rPr>
          <w:t>, pristupano: avgust 2024</w:t>
        </w:r>
      </w:ins>
      <w:r w:rsidR="00BF17B8">
        <w:rPr>
          <w:lang w:val="sr-Latn-RS"/>
        </w:rPr>
        <w:t>.</w:t>
      </w:r>
    </w:p>
    <w:p w14:paraId="4C355AFA" w14:textId="627D3ED6" w:rsidR="00A038D1" w:rsidRDefault="00F24E2D" w:rsidP="00920D93">
      <w:pPr>
        <w:numPr>
          <w:ilvl w:val="0"/>
          <w:numId w:val="4"/>
        </w:numPr>
        <w:spacing w:after="0" w:line="276" w:lineRule="auto"/>
        <w:rPr>
          <w:lang w:val="sr-Latn-RS"/>
        </w:rPr>
        <w:pPrChange w:id="1075" w:author="Korisnik" w:date="2024-09-19T16:37:00Z">
          <w:pPr>
            <w:numPr>
              <w:numId w:val="4"/>
            </w:numPr>
            <w:spacing w:after="0" w:line="276" w:lineRule="auto"/>
            <w:ind w:left="720" w:hanging="360"/>
            <w:jc w:val="both"/>
          </w:pPr>
        </w:pPrChange>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ins w:id="1076" w:author="Korisnik" w:date="2024-09-19T18:55:00Z">
        <w:r w:rsidR="00D25214">
          <w:rPr>
            <w:lang w:val="sr-Latn-RS"/>
          </w:rPr>
          <w:t>, pristupano: avgust 2024</w:t>
        </w:r>
      </w:ins>
      <w:r w:rsidR="00BF17B8">
        <w:rPr>
          <w:lang w:val="sr-Latn-RS"/>
        </w:rPr>
        <w:t>.</w:t>
      </w:r>
    </w:p>
    <w:p w14:paraId="35F00668" w14:textId="3C570275" w:rsidR="00DD4D2F" w:rsidRDefault="0063040C" w:rsidP="00920D93">
      <w:pPr>
        <w:numPr>
          <w:ilvl w:val="0"/>
          <w:numId w:val="4"/>
        </w:numPr>
        <w:spacing w:after="0" w:line="276" w:lineRule="auto"/>
        <w:rPr>
          <w:lang w:val="sr-Latn-RS"/>
        </w:rPr>
        <w:pPrChange w:id="1077" w:author="Korisnik" w:date="2024-09-19T16:37:00Z">
          <w:pPr>
            <w:numPr>
              <w:numId w:val="4"/>
            </w:numPr>
            <w:spacing w:after="0" w:line="276" w:lineRule="auto"/>
            <w:ind w:left="720" w:hanging="360"/>
            <w:jc w:val="both"/>
          </w:pPr>
        </w:pPrChange>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ins w:id="1078" w:author="Korisnik" w:date="2024-09-19T18:55:00Z">
        <w:r w:rsidR="00F22001">
          <w:rPr>
            <w:lang w:val="sr-Latn-RS"/>
          </w:rPr>
          <w:t>, pristupano: avgust 2024</w:t>
        </w:r>
      </w:ins>
      <w:r w:rsidR="00BF17B8">
        <w:rPr>
          <w:lang w:val="sr-Latn-RS"/>
        </w:rPr>
        <w:t>.</w:t>
      </w:r>
    </w:p>
    <w:p w14:paraId="54329899" w14:textId="10E16960" w:rsidR="001354A1" w:rsidRDefault="001354A1" w:rsidP="00920D93">
      <w:pPr>
        <w:numPr>
          <w:ilvl w:val="0"/>
          <w:numId w:val="4"/>
        </w:numPr>
        <w:spacing w:after="0" w:line="276" w:lineRule="auto"/>
        <w:rPr>
          <w:lang w:val="sr-Latn-RS"/>
        </w:rPr>
        <w:pPrChange w:id="1079" w:author="Korisnik" w:date="2024-09-19T16:37:00Z">
          <w:pPr>
            <w:numPr>
              <w:numId w:val="4"/>
            </w:numPr>
            <w:spacing w:after="0" w:line="276" w:lineRule="auto"/>
            <w:ind w:left="720" w:hanging="360"/>
            <w:jc w:val="both"/>
          </w:pPr>
        </w:pPrChange>
      </w:pPr>
      <w:r>
        <w:rPr>
          <w:lang w:val="sr-Latn-RS"/>
        </w:rPr>
        <w:t xml:space="preserve"> GitHub Communitz, „Overview“, </w:t>
      </w:r>
      <w:r w:rsidRPr="007A3785">
        <w:rPr>
          <w:i/>
          <w:lang w:val="sr-Latn-RS"/>
        </w:rPr>
        <w:t>https://github.com/community</w:t>
      </w:r>
      <w:r>
        <w:rPr>
          <w:lang w:val="sr-Latn-RS"/>
        </w:rPr>
        <w:t>, Opis čemu je namenjen GitHub Community</w:t>
      </w:r>
      <w:ins w:id="1080" w:author="Korisnik" w:date="2024-09-19T18:56:00Z">
        <w:r w:rsidR="001C333C">
          <w:rPr>
            <w:lang w:val="sr-Latn-RS"/>
          </w:rPr>
          <w:t>, pristupano: avgust 2024</w:t>
        </w:r>
      </w:ins>
      <w:r w:rsidR="00BF17B8">
        <w:rPr>
          <w:lang w:val="sr-Latn-RS"/>
        </w:rPr>
        <w:t>.</w:t>
      </w:r>
    </w:p>
    <w:p w14:paraId="34151719" w14:textId="492DA19A" w:rsidR="007D449A" w:rsidDel="00546C23" w:rsidRDefault="007D449A" w:rsidP="00920D93">
      <w:pPr>
        <w:numPr>
          <w:ilvl w:val="0"/>
          <w:numId w:val="4"/>
        </w:numPr>
        <w:spacing w:after="0" w:line="276" w:lineRule="auto"/>
        <w:rPr>
          <w:del w:id="1081" w:author="Korisnik" w:date="2024-09-19T17:14:00Z"/>
          <w:lang w:val="sr-Latn-RS"/>
        </w:rPr>
        <w:pPrChange w:id="1082" w:author="Korisnik" w:date="2024-09-19T16:37:00Z">
          <w:pPr>
            <w:numPr>
              <w:numId w:val="4"/>
            </w:numPr>
            <w:spacing w:after="0" w:line="276" w:lineRule="auto"/>
            <w:ind w:left="720" w:hanging="360"/>
            <w:jc w:val="both"/>
          </w:pPr>
        </w:pPrChange>
      </w:pPr>
      <w:r>
        <w:rPr>
          <w:lang w:val="sr-Latn-RS"/>
        </w:rPr>
        <w:t xml:space="preserve"> </w:t>
      </w:r>
      <w:ins w:id="1083" w:author="Korisnik" w:date="2024-09-19T17:13:00Z">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ins>
      <w:ins w:id="1084" w:author="Korisnik" w:date="2024-09-19T18:56:00Z">
        <w:r w:rsidR="003100C9">
          <w:rPr>
            <w:lang w:val="sr-Latn-RS"/>
          </w:rPr>
          <w:t>, pristupano: avgust 2024</w:t>
        </w:r>
      </w:ins>
      <w:ins w:id="1085" w:author="Korisnik" w:date="2024-09-19T17:13:00Z">
        <w:r w:rsidR="00DA5114">
          <w:rPr>
            <w:lang w:val="sr-Latn-RS"/>
          </w:rPr>
          <w:t>.</w:t>
        </w:r>
      </w:ins>
      <w:del w:id="1086" w:author="Korisnik" w:date="2024-09-19T17:13:00Z">
        <w:r w:rsidDel="00DA5114">
          <w:rPr>
            <w:lang w:val="sr-Latn-RS"/>
          </w:rPr>
          <w:delText>Jay Gopalakrishnan, „Elasticsearch: What It Is, How It Works, And What It</w:delText>
        </w:r>
        <w:r w:rsidDel="00DA5114">
          <w:delText>'s Used For</w:delText>
        </w:r>
        <w:r w:rsidDel="00DA5114">
          <w:rPr>
            <w:lang w:val="sr-Latn-RS"/>
          </w:rPr>
          <w:delText xml:space="preserve">“, </w:delText>
        </w:r>
        <w:r w:rsidRPr="007D449A" w:rsidDel="00DA5114">
          <w:rPr>
            <w:i/>
            <w:lang w:val="sr-Latn-RS"/>
          </w:rPr>
          <w:delText>https://www.knowi.com/blog</w:delText>
        </w:r>
        <w:r w:rsidDel="00DA5114">
          <w:rPr>
            <w:lang w:val="sr-Latn-RS"/>
          </w:rPr>
          <w:delText>, Informacije o tome šta je i kako radi Elasticsearch</w:delText>
        </w:r>
        <w:r w:rsidR="00BF17B8" w:rsidDel="00DA5114">
          <w:rPr>
            <w:lang w:val="sr-Latn-RS"/>
          </w:rPr>
          <w:delText>.</w:delText>
        </w:r>
      </w:del>
    </w:p>
    <w:p w14:paraId="2823FB0B" w14:textId="469481EB" w:rsidR="00610F31" w:rsidRPr="00546C23" w:rsidRDefault="00610F31" w:rsidP="00546C23">
      <w:pPr>
        <w:numPr>
          <w:ilvl w:val="0"/>
          <w:numId w:val="4"/>
        </w:numPr>
        <w:spacing w:after="0" w:line="276" w:lineRule="auto"/>
        <w:rPr>
          <w:lang w:val="sr-Latn-RS"/>
          <w:rPrChange w:id="1087" w:author="Korisnik" w:date="2024-09-19T17:14:00Z">
            <w:rPr>
              <w:lang w:val="sr-Latn-RS"/>
            </w:rPr>
          </w:rPrChange>
        </w:rPr>
        <w:pPrChange w:id="1088" w:author="Korisnik" w:date="2024-09-19T17:14:00Z">
          <w:pPr>
            <w:numPr>
              <w:numId w:val="4"/>
            </w:numPr>
            <w:spacing w:after="0" w:line="276" w:lineRule="auto"/>
            <w:ind w:left="720" w:hanging="360"/>
            <w:jc w:val="both"/>
          </w:pPr>
        </w:pPrChange>
      </w:pPr>
      <w:del w:id="1089" w:author="Korisnik" w:date="2024-09-19T17:14:00Z">
        <w:r w:rsidRPr="00D576B0" w:rsidDel="00546C23">
          <w:rPr>
            <w:lang w:val="sr-Latn-RS"/>
          </w:rPr>
          <w:delText xml:space="preserve"> GeeksForGeeks, „Difference between Inverted Index and Forward Index“, </w:delText>
        </w:r>
        <w:r w:rsidRPr="00D576B0" w:rsidDel="00546C23">
          <w:rPr>
            <w:i/>
            <w:lang w:val="sr-Latn-RS"/>
          </w:rPr>
          <w:delText>https://www.geeksforgeeks.org</w:delText>
        </w:r>
        <w:r w:rsidRPr="00D576B0" w:rsidDel="00546C23">
          <w:rPr>
            <w:lang w:val="sr-Latn-RS"/>
          </w:rPr>
          <w:delText>, Opis razlike između inverted i forward index strukture podataka sa primerima</w:delText>
        </w:r>
        <w:r w:rsidR="00BF17B8" w:rsidRPr="00546C23" w:rsidDel="00546C23">
          <w:rPr>
            <w:lang w:val="sr-Latn-RS"/>
            <w:rPrChange w:id="1090" w:author="Korisnik" w:date="2024-09-19T17:14:00Z">
              <w:rPr>
                <w:lang w:val="sr-Latn-RS"/>
              </w:rPr>
            </w:rPrChange>
          </w:rPr>
          <w:delText>.</w:delText>
        </w:r>
      </w:del>
    </w:p>
    <w:p w14:paraId="7393AB7F" w14:textId="05C15E9D" w:rsidR="00546C23" w:rsidRDefault="003A25F0" w:rsidP="00920D93">
      <w:pPr>
        <w:numPr>
          <w:ilvl w:val="0"/>
          <w:numId w:val="4"/>
        </w:numPr>
        <w:spacing w:after="0" w:line="276" w:lineRule="auto"/>
        <w:rPr>
          <w:ins w:id="1091" w:author="Korisnik" w:date="2024-09-19T17:14:00Z"/>
          <w:lang w:val="sr-Latn-RS"/>
        </w:rPr>
        <w:pPrChange w:id="1092" w:author="Korisnik" w:date="2024-09-19T16:37:00Z">
          <w:pPr>
            <w:numPr>
              <w:numId w:val="4"/>
            </w:numPr>
            <w:spacing w:after="0" w:line="276" w:lineRule="auto"/>
            <w:ind w:left="720" w:hanging="360"/>
            <w:jc w:val="both"/>
          </w:pPr>
        </w:pPrChange>
      </w:pPr>
      <w:r>
        <w:rPr>
          <w:lang w:val="sr-Latn-RS"/>
        </w:rPr>
        <w:t xml:space="preserve"> </w:t>
      </w:r>
      <w:ins w:id="1093" w:author="Korisnik" w:date="2024-09-19T17:13:00Z">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ins>
      <w:ins w:id="1094" w:author="Korisnik" w:date="2024-09-19T18:56:00Z">
        <w:r w:rsidR="00460314">
          <w:rPr>
            <w:lang w:val="sr-Latn-RS"/>
          </w:rPr>
          <w:t>, pristupano: avgust 2024</w:t>
        </w:r>
      </w:ins>
      <w:ins w:id="1095" w:author="Korisnik" w:date="2024-09-19T17:13:00Z">
        <w:r w:rsidR="00DA5114">
          <w:rPr>
            <w:lang w:val="sr-Latn-RS"/>
          </w:rPr>
          <w:t>.</w:t>
        </w:r>
      </w:ins>
    </w:p>
    <w:p w14:paraId="1BCA750D" w14:textId="5F2097EE" w:rsidR="001E5D56" w:rsidRDefault="00546C23" w:rsidP="00920D93">
      <w:pPr>
        <w:numPr>
          <w:ilvl w:val="0"/>
          <w:numId w:val="4"/>
        </w:numPr>
        <w:spacing w:after="0" w:line="276" w:lineRule="auto"/>
        <w:rPr>
          <w:ins w:id="1096" w:author="Korisnik" w:date="2024-09-19T17:15:00Z"/>
          <w:lang w:val="sr-Latn-RS"/>
        </w:rPr>
        <w:pPrChange w:id="1097" w:author="Korisnik" w:date="2024-09-19T16:37:00Z">
          <w:pPr>
            <w:numPr>
              <w:numId w:val="4"/>
            </w:numPr>
            <w:spacing w:after="0" w:line="276" w:lineRule="auto"/>
            <w:ind w:left="720" w:hanging="360"/>
            <w:jc w:val="both"/>
          </w:pPr>
        </w:pPrChange>
      </w:pPr>
      <w:ins w:id="1098" w:author="Korisnik" w:date="2024-09-19T17:14:00Z">
        <w:r>
          <w:rPr>
            <w:lang w:val="sr-Latn-RS"/>
          </w:rPr>
          <w:t xml:space="preserve"> </w:t>
        </w:r>
        <w:r>
          <w:rPr>
            <w:lang w:val="sr-Latn-RS"/>
          </w:rPr>
          <w:t xml:space="preserve">GeeksForGeeks, „Difference between Inverted Index and Forward Index“, </w:t>
        </w:r>
        <w:r w:rsidRPr="007A3785">
          <w:rPr>
            <w:i/>
            <w:lang w:val="sr-Latn-RS"/>
          </w:rPr>
          <w:t>https://www.geeksforgeeks.org</w:t>
        </w:r>
        <w:r>
          <w:rPr>
            <w:lang w:val="sr-Latn-RS"/>
          </w:rPr>
          <w:t>, Opis razlike između inverted i forward index strukture podataka sa primerima</w:t>
        </w:r>
      </w:ins>
      <w:ins w:id="1099" w:author="Korisnik" w:date="2024-09-19T18:57:00Z">
        <w:r w:rsidR="006449CD">
          <w:rPr>
            <w:lang w:val="sr-Latn-RS"/>
          </w:rPr>
          <w:t>, pristupano: avgust 2024</w:t>
        </w:r>
      </w:ins>
      <w:ins w:id="1100" w:author="Korisnik" w:date="2024-09-19T17:14:00Z">
        <w:r>
          <w:rPr>
            <w:lang w:val="sr-Latn-RS"/>
          </w:rPr>
          <w:t>.</w:t>
        </w:r>
      </w:ins>
    </w:p>
    <w:p w14:paraId="07628A20" w14:textId="59069DFB" w:rsidR="003A25F0" w:rsidRDefault="001E5D56" w:rsidP="00920D93">
      <w:pPr>
        <w:numPr>
          <w:ilvl w:val="0"/>
          <w:numId w:val="4"/>
        </w:numPr>
        <w:spacing w:after="0" w:line="276" w:lineRule="auto"/>
        <w:rPr>
          <w:lang w:val="sr-Latn-RS"/>
        </w:rPr>
        <w:pPrChange w:id="1101" w:author="Korisnik" w:date="2024-09-19T16:37:00Z">
          <w:pPr>
            <w:numPr>
              <w:numId w:val="4"/>
            </w:numPr>
            <w:spacing w:after="0" w:line="276" w:lineRule="auto"/>
            <w:ind w:left="720" w:hanging="360"/>
            <w:jc w:val="both"/>
          </w:pPr>
        </w:pPrChange>
      </w:pPr>
      <w:ins w:id="1102" w:author="Korisnik" w:date="2024-09-19T17:15:00Z">
        <w:r>
          <w:rPr>
            <w:lang w:val="sr-Latn-RS"/>
          </w:rPr>
          <w:t xml:space="preserve">Opster Team, „Elasticsearch Shards“, </w:t>
        </w:r>
        <w:r w:rsidRPr="00D7785D">
          <w:rPr>
            <w:i/>
            <w:lang w:val="sr-Latn-RS"/>
          </w:rPr>
          <w:t>https://opster.com/guides/elasticsearch</w:t>
        </w:r>
        <w:r>
          <w:rPr>
            <w:lang w:val="sr-Latn-RS"/>
          </w:rPr>
          <w:t>, Primeri i dobre prakse korišćenja shard komponenti</w:t>
        </w:r>
      </w:ins>
      <w:ins w:id="1103" w:author="Korisnik" w:date="2024-09-19T18:59:00Z">
        <w:r w:rsidR="006449CD">
          <w:rPr>
            <w:lang w:val="sr-Latn-RS"/>
          </w:rPr>
          <w:t>, pristupano: avgust 2024</w:t>
        </w:r>
      </w:ins>
      <w:ins w:id="1104" w:author="Korisnik" w:date="2024-09-19T17:15:00Z">
        <w:r>
          <w:rPr>
            <w:lang w:val="sr-Latn-RS"/>
          </w:rPr>
          <w:t>.</w:t>
        </w:r>
      </w:ins>
      <w:del w:id="1105" w:author="Korisnik" w:date="2024-09-19T17:13:00Z">
        <w:r w:rsidR="003A25F0" w:rsidDel="00DA5114">
          <w:rPr>
            <w:lang w:val="sr-Latn-RS"/>
          </w:rPr>
          <w:delText xml:space="preserve">Elastic, „Recipes, Elasticsearch. More recipes, morphood + Elasticsearch“, </w:delText>
        </w:r>
        <w:r w:rsidR="003A25F0" w:rsidRPr="003A25F0" w:rsidDel="00DA5114">
          <w:rPr>
            <w:i/>
            <w:lang w:val="sr-Latn-RS"/>
          </w:rPr>
          <w:delText>https://www.elastic.co/elasticon</w:delText>
        </w:r>
        <w:r w:rsidR="003A25F0" w:rsidDel="00DA5114">
          <w:rPr>
            <w:lang w:val="sr-Latn-RS"/>
          </w:rPr>
          <w:delText xml:space="preserve">, Kratak pregled za Webinar </w:delText>
        </w:r>
        <w:r w:rsidR="00BF17B8" w:rsidDel="00DA5114">
          <w:rPr>
            <w:lang w:val="sr-Latn-RS"/>
          </w:rPr>
          <w:delText>.</w:delText>
        </w:r>
      </w:del>
    </w:p>
    <w:p w14:paraId="6A5998C8" w14:textId="6CD8B297" w:rsidR="007A3785" w:rsidDel="001E5D56" w:rsidRDefault="007A3785" w:rsidP="00920D93">
      <w:pPr>
        <w:numPr>
          <w:ilvl w:val="0"/>
          <w:numId w:val="4"/>
        </w:numPr>
        <w:spacing w:after="0" w:line="276" w:lineRule="auto"/>
        <w:rPr>
          <w:del w:id="1106" w:author="Korisnik" w:date="2024-09-19T17:15:00Z"/>
          <w:lang w:val="sr-Latn-RS"/>
        </w:rPr>
        <w:pPrChange w:id="1107" w:author="Korisnik" w:date="2024-09-19T16:37:00Z">
          <w:pPr>
            <w:numPr>
              <w:numId w:val="4"/>
            </w:numPr>
            <w:spacing w:after="0" w:line="276" w:lineRule="auto"/>
            <w:ind w:left="720" w:hanging="360"/>
            <w:jc w:val="both"/>
          </w:pPr>
        </w:pPrChange>
      </w:pPr>
      <w:r>
        <w:rPr>
          <w:lang w:val="sr-Latn-RS"/>
        </w:rPr>
        <w:lastRenderedPageBreak/>
        <w:t xml:space="preserve"> Opster Team, „Understanding Shards in Elasticsearh“, </w:t>
      </w:r>
      <w:r w:rsidRPr="007A3785">
        <w:rPr>
          <w:i/>
          <w:lang w:val="sr-Latn-RS"/>
        </w:rPr>
        <w:t>https://opster.com/guides/elasticsearch</w:t>
      </w:r>
      <w:r>
        <w:rPr>
          <w:lang w:val="sr-Latn-RS"/>
        </w:rPr>
        <w:t>, Osnove shard komponenti u Elasticsearch mehanizmu pretrage</w:t>
      </w:r>
      <w:ins w:id="1108" w:author="Korisnik" w:date="2024-09-19T19:00:00Z">
        <w:r w:rsidR="004E2E7A">
          <w:rPr>
            <w:lang w:val="sr-Latn-RS"/>
          </w:rPr>
          <w:t>, pristupano: avgust 2024</w:t>
        </w:r>
      </w:ins>
      <w:r w:rsidR="00BF17B8">
        <w:rPr>
          <w:lang w:val="sr-Latn-RS"/>
        </w:rPr>
        <w:t>.</w:t>
      </w:r>
    </w:p>
    <w:p w14:paraId="0A47227A" w14:textId="04D476BE" w:rsidR="00F3486F" w:rsidRPr="001E5D56" w:rsidRDefault="00F3486F" w:rsidP="001E5D56">
      <w:pPr>
        <w:numPr>
          <w:ilvl w:val="0"/>
          <w:numId w:val="4"/>
        </w:numPr>
        <w:spacing w:after="0" w:line="276" w:lineRule="auto"/>
        <w:rPr>
          <w:lang w:val="sr-Latn-RS"/>
          <w:rPrChange w:id="1109" w:author="Korisnik" w:date="2024-09-19T17:15:00Z">
            <w:rPr>
              <w:lang w:val="sr-Latn-RS"/>
            </w:rPr>
          </w:rPrChange>
        </w:rPr>
        <w:pPrChange w:id="1110" w:author="Korisnik" w:date="2024-09-19T17:15:00Z">
          <w:pPr>
            <w:numPr>
              <w:numId w:val="4"/>
            </w:numPr>
            <w:spacing w:after="0" w:line="276" w:lineRule="auto"/>
            <w:ind w:left="720" w:hanging="360"/>
            <w:jc w:val="both"/>
          </w:pPr>
        </w:pPrChange>
      </w:pPr>
      <w:del w:id="1111" w:author="Korisnik" w:date="2024-09-19T17:15:00Z">
        <w:r w:rsidRPr="00D576B0" w:rsidDel="001E5D56">
          <w:rPr>
            <w:lang w:val="sr-Latn-RS"/>
          </w:rPr>
          <w:delText xml:space="preserve"> Opster Team, „</w:delText>
        </w:r>
        <w:r w:rsidR="00D7785D" w:rsidRPr="00D576B0" w:rsidDel="001E5D56">
          <w:rPr>
            <w:lang w:val="sr-Latn-RS"/>
          </w:rPr>
          <w:delText>Elasticsearch Shards</w:delText>
        </w:r>
        <w:r w:rsidRPr="00D576B0" w:rsidDel="001E5D56">
          <w:rPr>
            <w:lang w:val="sr-Latn-RS"/>
          </w:rPr>
          <w:delText>“</w:delText>
        </w:r>
        <w:r w:rsidR="00D7785D" w:rsidRPr="00D576B0" w:rsidDel="001E5D56">
          <w:rPr>
            <w:lang w:val="sr-Latn-RS"/>
          </w:rPr>
          <w:delText xml:space="preserve">, </w:delText>
        </w:r>
        <w:r w:rsidR="00D7785D" w:rsidRPr="00D576B0" w:rsidDel="001E5D56">
          <w:rPr>
            <w:i/>
            <w:lang w:val="sr-Latn-RS"/>
          </w:rPr>
          <w:delText>https://opster.com/guides/elasticsearch</w:delText>
        </w:r>
        <w:r w:rsidR="00D7785D" w:rsidRPr="00D576B0" w:rsidDel="001E5D56">
          <w:rPr>
            <w:lang w:val="sr-Latn-RS"/>
          </w:rPr>
          <w:delText>, Primeri i dobre prakse korišćenja shard komponenti</w:delText>
        </w:r>
        <w:r w:rsidR="00BF17B8" w:rsidRPr="001E5D56" w:rsidDel="001E5D56">
          <w:rPr>
            <w:lang w:val="sr-Latn-RS"/>
            <w:rPrChange w:id="1112" w:author="Korisnik" w:date="2024-09-19T17:15:00Z">
              <w:rPr>
                <w:lang w:val="sr-Latn-RS"/>
              </w:rPr>
            </w:rPrChange>
          </w:rPr>
          <w:delText>.</w:delText>
        </w:r>
      </w:del>
    </w:p>
    <w:p w14:paraId="6602526C" w14:textId="2ECDB905" w:rsidR="009002A1" w:rsidRDefault="009002A1" w:rsidP="00920D93">
      <w:pPr>
        <w:numPr>
          <w:ilvl w:val="0"/>
          <w:numId w:val="4"/>
        </w:numPr>
        <w:spacing w:after="0" w:line="276" w:lineRule="auto"/>
        <w:rPr>
          <w:lang w:val="sr-Latn-RS"/>
        </w:rPr>
        <w:pPrChange w:id="1113" w:author="Korisnik" w:date="2024-09-19T16:37:00Z">
          <w:pPr>
            <w:numPr>
              <w:numId w:val="4"/>
            </w:numPr>
            <w:spacing w:after="0" w:line="276" w:lineRule="auto"/>
            <w:ind w:left="720" w:hanging="360"/>
            <w:jc w:val="both"/>
          </w:pPr>
        </w:pPrChange>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ins w:id="1114" w:author="Korisnik" w:date="2024-09-19T19:00:00Z">
        <w:r w:rsidR="004E2E7A">
          <w:rPr>
            <w:lang w:val="sr-Latn-RS"/>
          </w:rPr>
          <w:t>, pristupano: avgust 2024</w:t>
        </w:r>
      </w:ins>
      <w:r w:rsidR="00BF17B8">
        <w:rPr>
          <w:lang w:val="sr-Latn-RS"/>
        </w:rPr>
        <w:t>.</w:t>
      </w:r>
    </w:p>
    <w:p w14:paraId="0220EA9B" w14:textId="2179EC75" w:rsidR="00EB4A3E" w:rsidRDefault="00EB4A3E" w:rsidP="00031B18">
      <w:pPr>
        <w:numPr>
          <w:ilvl w:val="0"/>
          <w:numId w:val="4"/>
        </w:numPr>
        <w:spacing w:after="0" w:line="276" w:lineRule="auto"/>
        <w:rPr>
          <w:lang w:val="sr-Latn-RS"/>
        </w:rPr>
        <w:pPrChange w:id="1115" w:author="Korisnik" w:date="2024-09-19T16:37:00Z">
          <w:pPr>
            <w:numPr>
              <w:numId w:val="4"/>
            </w:numPr>
            <w:spacing w:after="0" w:line="276" w:lineRule="auto"/>
            <w:ind w:left="720" w:hanging="360"/>
            <w:jc w:val="both"/>
          </w:pPr>
        </w:pPrChange>
      </w:pPr>
      <w:r>
        <w:rPr>
          <w:lang w:val="sr-Latn-RS"/>
        </w:rPr>
        <w:t xml:space="preserve"> Nader Medhat, </w:t>
      </w:r>
      <w:r w:rsidR="006B51AC">
        <w:rPr>
          <w:lang w:val="sr-Latn-RS"/>
        </w:rPr>
        <w:t>„Understand Database Sharding The Good and Ugly“</w:t>
      </w:r>
      <w:r>
        <w:rPr>
          <w:lang w:val="sr-Latn-RS"/>
        </w:rPr>
        <w:t xml:space="preserve">, </w:t>
      </w:r>
      <w:ins w:id="1116" w:author="Korisnik" w:date="2024-09-19T19:02:00Z">
        <w:r w:rsidR="00031B18" w:rsidRPr="00031B18">
          <w:rPr>
            <w:i/>
            <w:lang w:val="sr-Latn-RS"/>
            <w:rPrChange w:id="1117" w:author="Korisnik" w:date="2024-09-19T19:02:00Z">
              <w:rPr>
                <w:lang w:val="sr-Latn-RS"/>
              </w:rPr>
            </w:rPrChange>
          </w:rPr>
          <w:t>https://nadermedhatthoughts.medium.com</w:t>
        </w:r>
        <w:r w:rsidR="00031B18" w:rsidRPr="00031B18" w:rsidDel="00031B18">
          <w:rPr>
            <w:lang w:val="sr-Latn-RS"/>
          </w:rPr>
          <w:t xml:space="preserve"> </w:t>
        </w:r>
      </w:ins>
      <w:del w:id="1118" w:author="Korisnik" w:date="2024-09-19T19:02:00Z">
        <w:r w:rsidRPr="00EB4A3E" w:rsidDel="00031B18">
          <w:rPr>
            <w:i/>
            <w:lang w:val="sr-Latn-RS"/>
          </w:rPr>
          <w:delText>https://miro.medium.com</w:delText>
        </w:r>
      </w:del>
      <w:ins w:id="1119" w:author="Korisnik" w:date="2024-09-19T19:01:00Z">
        <w:r w:rsidR="00031B18">
          <w:rPr>
            <w:lang w:val="sr-Latn-RS"/>
          </w:rPr>
          <w:t>, Objašnjenje sharding procesa i slika</w:t>
        </w:r>
      </w:ins>
      <w:ins w:id="1120" w:author="Korisnik" w:date="2024-09-19T19:02:00Z">
        <w:r w:rsidR="00031B18">
          <w:rPr>
            <w:lang w:val="sr-Latn-RS"/>
          </w:rPr>
          <w:t xml:space="preserve"> kao primer, pristupano: </w:t>
        </w:r>
        <w:r w:rsidR="00031B18">
          <w:t>avgust 2024</w:t>
        </w:r>
      </w:ins>
      <w:r w:rsidR="00BF17B8">
        <w:rPr>
          <w:lang w:val="sr-Latn-RS"/>
        </w:rPr>
        <w:t>.</w:t>
      </w:r>
    </w:p>
    <w:p w14:paraId="43D4E8F7" w14:textId="65467C84" w:rsidR="00383A96" w:rsidDel="009A38CC" w:rsidRDefault="00383A96" w:rsidP="00920D93">
      <w:pPr>
        <w:numPr>
          <w:ilvl w:val="0"/>
          <w:numId w:val="4"/>
        </w:numPr>
        <w:spacing w:after="0" w:line="276" w:lineRule="auto"/>
        <w:rPr>
          <w:del w:id="1121" w:author="Korisnik" w:date="2024-09-19T17:46:00Z"/>
          <w:lang w:val="sr-Latn-RS"/>
        </w:rPr>
        <w:pPrChange w:id="1122" w:author="Korisnik" w:date="2024-09-19T16:37:00Z">
          <w:pPr>
            <w:numPr>
              <w:numId w:val="4"/>
            </w:numPr>
            <w:spacing w:after="0" w:line="276" w:lineRule="auto"/>
            <w:ind w:left="720" w:hanging="360"/>
            <w:jc w:val="both"/>
          </w:pPr>
        </w:pPrChange>
      </w:pPr>
      <w:r>
        <w:rPr>
          <w:lang w:val="sr-Latn-RS"/>
        </w:rPr>
        <w:t xml:space="preserve"> </w:t>
      </w:r>
      <w:moveToRangeStart w:id="1123" w:author="Korisnik" w:date="2024-09-19T17:45:00Z" w:name="move177660353"/>
      <w:moveTo w:id="1124" w:author="Korisnik" w:date="2024-09-19T17:45:00Z">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moveTo>
      <w:ins w:id="1125" w:author="Korisnik" w:date="2024-09-19T19:03:00Z">
        <w:r w:rsidR="00964045">
          <w:rPr>
            <w:lang w:val="sr-Latn-RS"/>
          </w:rPr>
          <w:t>, pristupano: avgust 2024</w:t>
        </w:r>
      </w:ins>
      <w:moveTo w:id="1126" w:author="Korisnik" w:date="2024-09-19T17:45:00Z">
        <w:r w:rsidR="00C20DFC">
          <w:rPr>
            <w:lang w:val="sr-Latn-RS"/>
          </w:rPr>
          <w:t>.</w:t>
        </w:r>
      </w:moveTo>
      <w:moveToRangeEnd w:id="1123"/>
      <w:del w:id="1127" w:author="Korisnik" w:date="2024-09-19T17:45:00Z">
        <w:r w:rsidRPr="00920D93" w:rsidDel="00C20DFC">
          <w:rPr>
            <w:color w:val="FF0000"/>
            <w:lang w:val="sr-Latn-RS"/>
            <w:rPrChange w:id="1128" w:author="Korisnik" w:date="2024-09-19T16:42:00Z">
              <w:rPr>
                <w:lang w:val="sr-Latn-RS"/>
              </w:rPr>
            </w:rPrChange>
          </w:rPr>
          <w:delText xml:space="preserve">Oskar Polak, „Do all shards (within index) have the same content?“, </w:delText>
        </w:r>
        <w:r w:rsidRPr="00920D93" w:rsidDel="00C20DFC">
          <w:rPr>
            <w:i/>
            <w:color w:val="FF0000"/>
            <w:lang w:val="sr-Latn-RS"/>
            <w:rPrChange w:id="1129" w:author="Korisnik" w:date="2024-09-19T16:42:00Z">
              <w:rPr>
                <w:i/>
                <w:lang w:val="sr-Latn-RS"/>
              </w:rPr>
            </w:rPrChange>
          </w:rPr>
          <w:delText>https://stackoverflow.com/questions</w:delText>
        </w:r>
        <w:r w:rsidRPr="00920D93" w:rsidDel="00C20DFC">
          <w:rPr>
            <w:color w:val="FF0000"/>
            <w:lang w:val="sr-Latn-RS"/>
            <w:rPrChange w:id="1130" w:author="Korisnik" w:date="2024-09-19T16:42:00Z">
              <w:rPr>
                <w:lang w:val="sr-Latn-RS"/>
              </w:rPr>
            </w:rPrChange>
          </w:rPr>
          <w:delText xml:space="preserve">, </w:delText>
        </w:r>
        <w:r w:rsidR="00720C7C" w:rsidRPr="00920D93" w:rsidDel="00C20DFC">
          <w:rPr>
            <w:color w:val="FF0000"/>
            <w:lang w:val="sr-Latn-RS"/>
            <w:rPrChange w:id="1131" w:author="Korisnik" w:date="2024-09-19T16:42:00Z">
              <w:rPr>
                <w:lang w:val="sr-Latn-RS"/>
              </w:rPr>
            </w:rPrChange>
          </w:rPr>
          <w:delText>Pitanje vezano za sadržaj shard komponenti</w:delText>
        </w:r>
        <w:r w:rsidR="007B6A13" w:rsidRPr="00920D93" w:rsidDel="00C20DFC">
          <w:rPr>
            <w:color w:val="FF0000"/>
            <w:lang w:val="sr-Latn-RS"/>
            <w:rPrChange w:id="1132" w:author="Korisnik" w:date="2024-09-19T16:42:00Z">
              <w:rPr>
                <w:lang w:val="sr-Latn-RS"/>
              </w:rPr>
            </w:rPrChange>
          </w:rPr>
          <w:delText>.</w:delText>
        </w:r>
      </w:del>
    </w:p>
    <w:p w14:paraId="59FA2F76" w14:textId="38B37D13" w:rsidR="007B6A13" w:rsidRPr="009A38CC" w:rsidRDefault="007B6A13" w:rsidP="009A38CC">
      <w:pPr>
        <w:numPr>
          <w:ilvl w:val="0"/>
          <w:numId w:val="4"/>
        </w:numPr>
        <w:spacing w:after="0" w:line="276" w:lineRule="auto"/>
        <w:rPr>
          <w:lang w:val="sr-Latn-RS"/>
          <w:rPrChange w:id="1133" w:author="Korisnik" w:date="2024-09-19T17:46:00Z">
            <w:rPr>
              <w:lang w:val="sr-Latn-RS"/>
            </w:rPr>
          </w:rPrChange>
        </w:rPr>
        <w:pPrChange w:id="1134" w:author="Korisnik" w:date="2024-09-19T17:46:00Z">
          <w:pPr>
            <w:numPr>
              <w:numId w:val="4"/>
            </w:numPr>
            <w:spacing w:after="0" w:line="276" w:lineRule="auto"/>
            <w:ind w:left="720" w:hanging="360"/>
            <w:jc w:val="both"/>
          </w:pPr>
        </w:pPrChange>
      </w:pPr>
      <w:del w:id="1135" w:author="Korisnik" w:date="2024-09-19T17:46:00Z">
        <w:r w:rsidRPr="00D576B0" w:rsidDel="009A38CC">
          <w:rPr>
            <w:lang w:val="sr-Latn-RS"/>
          </w:rPr>
          <w:delText xml:space="preserve"> </w:delText>
        </w:r>
      </w:del>
      <w:moveFromRangeStart w:id="1136" w:author="Korisnik" w:date="2024-09-19T17:47:00Z" w:name="move177660420"/>
      <w:moveFrom w:id="1137" w:author="Korisnik" w:date="2024-09-19T17:47:00Z">
        <w:r w:rsidRPr="00D576B0" w:rsidDel="009A38CC">
          <w:rPr>
            <w:lang w:val="sr-Latn-RS"/>
          </w:rPr>
          <w:t xml:space="preserve">Elastic, „Nodes“, </w:t>
        </w:r>
        <w:r w:rsidRPr="00D576B0" w:rsidDel="009A38CC">
          <w:rPr>
            <w:i/>
            <w:lang w:val="sr-Latn-RS"/>
          </w:rPr>
          <w:t>https://www.elastic.co/guide/en/elasticsearch</w:t>
        </w:r>
        <w:r w:rsidRPr="00D576B0" w:rsidDel="009A38CC">
          <w:rPr>
            <w:lang w:val="sr-Latn-RS"/>
          </w:rPr>
          <w:t>, Objasnjenje node komponenti u Elasticsearch mehanizmu pretrage.</w:t>
        </w:r>
      </w:moveFrom>
      <w:moveFromRangeEnd w:id="1136"/>
    </w:p>
    <w:p w14:paraId="58D205F0" w14:textId="557864DD" w:rsidR="009A38CC" w:rsidRPr="00D576B0" w:rsidRDefault="005E60CE" w:rsidP="0036700F">
      <w:pPr>
        <w:numPr>
          <w:ilvl w:val="0"/>
          <w:numId w:val="4"/>
        </w:numPr>
        <w:spacing w:after="0" w:line="276" w:lineRule="auto"/>
        <w:rPr>
          <w:lang w:val="sr-Latn-RS"/>
        </w:rPr>
        <w:pPrChange w:id="1138" w:author="Korisnik" w:date="2024-09-19T17:47:00Z">
          <w:pPr>
            <w:numPr>
              <w:numId w:val="4"/>
            </w:numPr>
            <w:spacing w:after="0" w:line="276" w:lineRule="auto"/>
            <w:ind w:left="720" w:hanging="360"/>
            <w:jc w:val="both"/>
          </w:pPr>
        </w:pPrChange>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ins w:id="1139" w:author="Korisnik" w:date="2024-09-19T19:03:00Z">
        <w:r w:rsidR="00964045">
          <w:rPr>
            <w:lang w:val="sr-Latn-RS"/>
          </w:rPr>
          <w:t>, pristupano: avgust 2024</w:t>
        </w:r>
      </w:ins>
      <w:r w:rsidR="00761450">
        <w:rPr>
          <w:lang w:val="sr-Latn-RS"/>
        </w:rPr>
        <w:t>.</w:t>
      </w:r>
    </w:p>
    <w:p w14:paraId="6AA7E85E" w14:textId="06C243F6" w:rsidR="00BC345D" w:rsidRDefault="00BC345D" w:rsidP="00920D93">
      <w:pPr>
        <w:numPr>
          <w:ilvl w:val="0"/>
          <w:numId w:val="4"/>
        </w:numPr>
        <w:spacing w:after="0" w:line="276" w:lineRule="auto"/>
        <w:rPr>
          <w:ins w:id="1140" w:author="Korisnik" w:date="2024-09-19T17:47:00Z"/>
          <w:lang w:val="sr-Latn-RS"/>
        </w:rPr>
        <w:pPrChange w:id="1141" w:author="Korisnik" w:date="2024-09-19T16:37:00Z">
          <w:pPr>
            <w:numPr>
              <w:numId w:val="4"/>
            </w:numPr>
            <w:spacing w:after="0" w:line="276" w:lineRule="auto"/>
            <w:ind w:left="720" w:hanging="360"/>
            <w:jc w:val="both"/>
          </w:pPr>
        </w:pPrChange>
      </w:pPr>
      <w:r>
        <w:rPr>
          <w:lang w:val="sr-Latn-RS"/>
        </w:rPr>
        <w:t xml:space="preserve"> Elastic, „Transforming data“, </w:t>
      </w:r>
      <w:r w:rsidRPr="00BC345D">
        <w:rPr>
          <w:i/>
          <w:lang w:val="sr-Latn-RS"/>
        </w:rPr>
        <w:t>https://www.elastic.co/guide/en/elasticsearch</w:t>
      </w:r>
      <w:r>
        <w:rPr>
          <w:lang w:val="sr-Latn-RS"/>
        </w:rPr>
        <w:t>, Teorija</w:t>
      </w:r>
      <w:ins w:id="1142" w:author="Korisnik" w:date="2024-09-19T19:04:00Z">
        <w:r w:rsidR="00964045">
          <w:rPr>
            <w:lang w:val="sr-Latn-RS"/>
          </w:rPr>
          <w:t>, pristupano: avgust 2024</w:t>
        </w:r>
      </w:ins>
      <w:r>
        <w:rPr>
          <w:lang w:val="sr-Latn-RS"/>
        </w:rPr>
        <w:t>.</w:t>
      </w:r>
    </w:p>
    <w:p w14:paraId="601BFAF3" w14:textId="1A539220" w:rsidR="0036700F" w:rsidRDefault="0036700F" w:rsidP="00920D93">
      <w:pPr>
        <w:numPr>
          <w:ilvl w:val="0"/>
          <w:numId w:val="4"/>
        </w:numPr>
        <w:spacing w:after="0" w:line="276" w:lineRule="auto"/>
        <w:rPr>
          <w:lang w:val="sr-Latn-RS"/>
        </w:rPr>
        <w:pPrChange w:id="1143" w:author="Korisnik" w:date="2024-09-19T16:37:00Z">
          <w:pPr>
            <w:numPr>
              <w:numId w:val="4"/>
            </w:numPr>
            <w:spacing w:after="0" w:line="276" w:lineRule="auto"/>
            <w:ind w:left="720" w:hanging="360"/>
            <w:jc w:val="both"/>
          </w:pPr>
        </w:pPrChange>
      </w:pPr>
      <w:ins w:id="1144" w:author="Korisnik" w:date="2024-09-19T17:47:00Z">
        <w:r>
          <w:rPr>
            <w:lang w:val="sr-Latn-RS"/>
          </w:rPr>
          <w:t xml:space="preserve"> </w:t>
        </w:r>
      </w:ins>
      <w:moveToRangeStart w:id="1145" w:author="Korisnik" w:date="2024-09-19T17:47:00Z" w:name="move177660420"/>
      <w:moveTo w:id="1146" w:author="Korisnik" w:date="2024-09-19T17:47:00Z">
        <w:r>
          <w:rPr>
            <w:lang w:val="sr-Latn-RS"/>
          </w:rPr>
          <w:t xml:space="preserve">Elastic, „Nodes“, </w:t>
        </w:r>
        <w:r w:rsidRPr="005E60CE">
          <w:rPr>
            <w:i/>
            <w:lang w:val="sr-Latn-RS"/>
          </w:rPr>
          <w:t>https://www.elastic.co/guide/en/elasticsearch</w:t>
        </w:r>
        <w:r>
          <w:rPr>
            <w:lang w:val="sr-Latn-RS"/>
          </w:rPr>
          <w:t>, Objasnjenje node komponenti u Elasticsearch mehanizmu pretrage</w:t>
        </w:r>
      </w:moveTo>
      <w:ins w:id="1147" w:author="Korisnik" w:date="2024-09-19T19:04:00Z">
        <w:r w:rsidR="00964045">
          <w:rPr>
            <w:lang w:val="sr-Latn-RS"/>
          </w:rPr>
          <w:t>, pristupano: avgust 2024</w:t>
        </w:r>
      </w:ins>
      <w:moveTo w:id="1148" w:author="Korisnik" w:date="2024-09-19T17:47:00Z">
        <w:r>
          <w:rPr>
            <w:lang w:val="sr-Latn-RS"/>
          </w:rPr>
          <w:t>.</w:t>
        </w:r>
      </w:moveTo>
      <w:moveToRangeEnd w:id="1145"/>
    </w:p>
    <w:p w14:paraId="468A5EA6" w14:textId="0736F866" w:rsidR="005668FF" w:rsidRDefault="005668FF" w:rsidP="00920D93">
      <w:pPr>
        <w:numPr>
          <w:ilvl w:val="0"/>
          <w:numId w:val="4"/>
        </w:numPr>
        <w:spacing w:after="0" w:line="276" w:lineRule="auto"/>
        <w:rPr>
          <w:lang w:val="sr-Latn-RS"/>
        </w:rPr>
        <w:pPrChange w:id="1149" w:author="Korisnik" w:date="2024-09-19T16:37:00Z">
          <w:pPr>
            <w:numPr>
              <w:numId w:val="4"/>
            </w:numPr>
            <w:spacing w:after="0" w:line="276" w:lineRule="auto"/>
            <w:ind w:left="720" w:hanging="360"/>
            <w:jc w:val="both"/>
          </w:pPr>
        </w:pPrChange>
      </w:pPr>
      <w:r>
        <w:rPr>
          <w:lang w:val="sr-Latn-RS"/>
        </w:rPr>
        <w:t xml:space="preserve"> Sematext, „How to Find and Fix Elasticsearch Unassigned Shards“, </w:t>
      </w:r>
      <w:r w:rsidRPr="005668FF">
        <w:rPr>
          <w:i/>
          <w:lang w:val="sr-Latn-RS"/>
        </w:rPr>
        <w:t>https://sematext.com</w:t>
      </w:r>
      <w:ins w:id="1150" w:author="Korisnik" w:date="2024-09-19T19:05:00Z">
        <w:r w:rsidR="002035A3">
          <w:rPr>
            <w:lang w:val="sr-Latn-RS"/>
          </w:rPr>
          <w:t>, Slika kao primer strukuter cluster, node, shard i index komponenti, pristupano: avgust 2024</w:t>
        </w:r>
      </w:ins>
      <w:r>
        <w:rPr>
          <w:lang w:val="sr-Latn-RS"/>
        </w:rPr>
        <w:t>.</w:t>
      </w:r>
    </w:p>
    <w:p w14:paraId="455DF3DA" w14:textId="4E9A8AB9" w:rsidR="00883A89" w:rsidRDefault="00883A89" w:rsidP="00920D93">
      <w:pPr>
        <w:numPr>
          <w:ilvl w:val="0"/>
          <w:numId w:val="4"/>
        </w:numPr>
        <w:spacing w:after="0" w:line="276" w:lineRule="auto"/>
        <w:rPr>
          <w:lang w:val="sr-Latn-RS"/>
        </w:rPr>
        <w:pPrChange w:id="1151" w:author="Korisnik" w:date="2024-09-19T16:37:00Z">
          <w:pPr>
            <w:numPr>
              <w:numId w:val="4"/>
            </w:numPr>
            <w:spacing w:after="0" w:line="276" w:lineRule="auto"/>
            <w:ind w:left="720" w:hanging="360"/>
            <w:jc w:val="both"/>
          </w:pPr>
        </w:pPrChange>
      </w:pPr>
      <w:r>
        <w:rPr>
          <w:lang w:val="sr-Latn-RS"/>
        </w:rPr>
        <w:t xml:space="preserve"> Elastic, „Index templates“, </w:t>
      </w:r>
      <w:r w:rsidRPr="00883A89">
        <w:rPr>
          <w:i/>
          <w:lang w:val="sr-Latn-RS"/>
        </w:rPr>
        <w:t>https://www.elastic.co/guide/en/elasticsearch</w:t>
      </w:r>
      <w:r>
        <w:rPr>
          <w:lang w:val="sr-Latn-RS"/>
        </w:rPr>
        <w:t>, Teorija i primeri</w:t>
      </w:r>
      <w:ins w:id="1152" w:author="Korisnik" w:date="2024-09-19T19:06:00Z">
        <w:r w:rsidR="0086002F">
          <w:rPr>
            <w:lang w:val="sr-Latn-RS"/>
          </w:rPr>
          <w:t>, pristupano: avgust 2024</w:t>
        </w:r>
      </w:ins>
      <w:r>
        <w:rPr>
          <w:lang w:val="sr-Latn-RS"/>
        </w:rPr>
        <w:t>.</w:t>
      </w:r>
    </w:p>
    <w:p w14:paraId="4060BB1A" w14:textId="0C947819" w:rsidR="006A6FDD" w:rsidRDefault="006A6FDD" w:rsidP="00920D93">
      <w:pPr>
        <w:numPr>
          <w:ilvl w:val="0"/>
          <w:numId w:val="4"/>
        </w:numPr>
        <w:spacing w:after="0" w:line="276" w:lineRule="auto"/>
        <w:rPr>
          <w:lang w:val="sr-Latn-RS"/>
        </w:rPr>
        <w:pPrChange w:id="1153" w:author="Korisnik" w:date="2024-09-19T16:37:00Z">
          <w:pPr>
            <w:numPr>
              <w:numId w:val="4"/>
            </w:numPr>
            <w:spacing w:after="0" w:line="276" w:lineRule="auto"/>
            <w:ind w:left="720" w:hanging="360"/>
            <w:jc w:val="both"/>
          </w:pPr>
        </w:pPrChange>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ins w:id="1154" w:author="Korisnik" w:date="2024-09-19T19:06:00Z">
        <w:r w:rsidR="0086002F">
          <w:rPr>
            <w:lang w:val="sr-Latn-RS"/>
          </w:rPr>
          <w:t>, pristupano: avgust 2024</w:t>
        </w:r>
      </w:ins>
      <w:r>
        <w:rPr>
          <w:lang w:val="sr-Latn-RS"/>
        </w:rPr>
        <w:t>.</w:t>
      </w:r>
    </w:p>
    <w:p w14:paraId="59F6A42B" w14:textId="64E92A13" w:rsidR="007B4B3D" w:rsidDel="00C03CB6" w:rsidRDefault="007B4B3D" w:rsidP="00920D93">
      <w:pPr>
        <w:numPr>
          <w:ilvl w:val="0"/>
          <w:numId w:val="4"/>
        </w:numPr>
        <w:spacing w:after="0" w:line="276" w:lineRule="auto"/>
        <w:rPr>
          <w:del w:id="1155" w:author="Korisnik" w:date="2024-09-19T17:48:00Z"/>
          <w:lang w:val="sr-Latn-RS"/>
        </w:rPr>
        <w:pPrChange w:id="1156" w:author="Korisnik" w:date="2024-09-19T16:37:00Z">
          <w:pPr>
            <w:numPr>
              <w:numId w:val="4"/>
            </w:numPr>
            <w:spacing w:after="0" w:line="276" w:lineRule="auto"/>
            <w:ind w:left="720" w:hanging="360"/>
            <w:jc w:val="both"/>
          </w:pPr>
        </w:pPrChange>
      </w:pPr>
      <w:r>
        <w:rPr>
          <w:lang w:val="sr-Latn-RS"/>
        </w:rPr>
        <w:t xml:space="preserve"> Elastic, „Aliases“, </w:t>
      </w:r>
      <w:r w:rsidRPr="007B4B3D">
        <w:rPr>
          <w:i/>
          <w:lang w:val="sr-Latn-RS"/>
        </w:rPr>
        <w:t>https://www.elastic.co/guide/en/elasticsearch/reference/7.17</w:t>
      </w:r>
      <w:r>
        <w:rPr>
          <w:lang w:val="sr-Latn-RS"/>
        </w:rPr>
        <w:t>, Teorija i primeri</w:t>
      </w:r>
      <w:ins w:id="1157" w:author="Korisnik" w:date="2024-09-19T19:07:00Z">
        <w:r w:rsidR="0086002F" w:rsidRPr="0086002F">
          <w:rPr>
            <w:lang w:val="sr-Latn-RS"/>
          </w:rPr>
          <w:t xml:space="preserve"> </w:t>
        </w:r>
        <w:r w:rsidR="0086002F">
          <w:rPr>
            <w:lang w:val="sr-Latn-RS"/>
          </w:rPr>
          <w:t>, pristupano: avgust 2024</w:t>
        </w:r>
      </w:ins>
      <w:r>
        <w:rPr>
          <w:lang w:val="sr-Latn-RS"/>
        </w:rPr>
        <w:t>.</w:t>
      </w:r>
    </w:p>
    <w:p w14:paraId="6604E9A6" w14:textId="6FEAFE1D" w:rsidR="0049205D" w:rsidRPr="00D576B0" w:rsidRDefault="0049205D" w:rsidP="00C03CB6">
      <w:pPr>
        <w:numPr>
          <w:ilvl w:val="0"/>
          <w:numId w:val="4"/>
        </w:numPr>
        <w:spacing w:after="0" w:line="276" w:lineRule="auto"/>
        <w:rPr>
          <w:lang w:val="sr-Latn-RS"/>
        </w:rPr>
        <w:pPrChange w:id="1158" w:author="Korisnik" w:date="2024-09-19T17:48:00Z">
          <w:pPr>
            <w:numPr>
              <w:numId w:val="4"/>
            </w:numPr>
            <w:spacing w:after="0" w:line="276" w:lineRule="auto"/>
            <w:ind w:left="720" w:hanging="360"/>
            <w:jc w:val="both"/>
          </w:pPr>
        </w:pPrChange>
      </w:pPr>
      <w:del w:id="1159" w:author="Korisnik" w:date="2024-09-19T17:48:00Z">
        <w:r w:rsidRPr="00D576B0" w:rsidDel="00C03CB6">
          <w:rPr>
            <w:lang w:val="sr-Latn-RS"/>
          </w:rPr>
          <w:delText xml:space="preserve"> </w:delText>
        </w:r>
        <w:r w:rsidRPr="00C03CB6" w:rsidDel="00C03CB6">
          <w:rPr>
            <w:color w:val="FF0000"/>
            <w:lang w:val="sr-Latn-RS"/>
            <w:rPrChange w:id="1160" w:author="Korisnik" w:date="2024-09-19T17:48:00Z">
              <w:rPr>
                <w:lang w:val="sr-Latn-RS"/>
              </w:rPr>
            </w:rPrChange>
          </w:rPr>
          <w:delText xml:space="preserve">Stackoverflow, „What are aliases in elasticsearch for?“, </w:delText>
        </w:r>
        <w:r w:rsidRPr="00C03CB6" w:rsidDel="00C03CB6">
          <w:rPr>
            <w:i/>
            <w:color w:val="FF0000"/>
            <w:lang w:val="sr-Latn-RS"/>
            <w:rPrChange w:id="1161" w:author="Korisnik" w:date="2024-09-19T17:48:00Z">
              <w:rPr>
                <w:i/>
                <w:lang w:val="sr-Latn-RS"/>
              </w:rPr>
            </w:rPrChange>
          </w:rPr>
          <w:delText>https://stackoverflow.com</w:delText>
        </w:r>
        <w:r w:rsidRPr="00C03CB6" w:rsidDel="00C03CB6">
          <w:rPr>
            <w:color w:val="FF0000"/>
            <w:lang w:val="sr-Latn-RS"/>
            <w:rPrChange w:id="1162" w:author="Korisnik" w:date="2024-09-19T17:48:00Z">
              <w:rPr>
                <w:lang w:val="sr-Latn-RS"/>
              </w:rPr>
            </w:rPrChange>
          </w:rPr>
          <w:delText>, Objašnjenje o korišćenju aliasa.</w:delText>
        </w:r>
      </w:del>
    </w:p>
    <w:p w14:paraId="658471F3" w14:textId="7CC3DB34" w:rsidR="00C76C68" w:rsidRDefault="00C76C68" w:rsidP="00920D93">
      <w:pPr>
        <w:numPr>
          <w:ilvl w:val="0"/>
          <w:numId w:val="4"/>
        </w:numPr>
        <w:spacing w:after="0" w:line="276" w:lineRule="auto"/>
        <w:rPr>
          <w:lang w:val="sr-Latn-RS"/>
        </w:rPr>
        <w:pPrChange w:id="1163" w:author="Korisnik" w:date="2024-09-19T16:37:00Z">
          <w:pPr>
            <w:numPr>
              <w:numId w:val="4"/>
            </w:numPr>
            <w:spacing w:after="0" w:line="276" w:lineRule="auto"/>
            <w:ind w:left="720" w:hanging="360"/>
            <w:jc w:val="both"/>
          </w:pPr>
        </w:pPrChange>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ins w:id="1164" w:author="Korisnik" w:date="2024-09-19T19:07:00Z">
        <w:r w:rsidR="0086002F" w:rsidRPr="0086002F">
          <w:rPr>
            <w:lang w:val="sr-Latn-RS"/>
          </w:rPr>
          <w:t xml:space="preserve"> </w:t>
        </w:r>
        <w:r w:rsidR="0086002F">
          <w:rPr>
            <w:lang w:val="sr-Latn-RS"/>
          </w:rPr>
          <w:t>, pristupano: avgust 2024</w:t>
        </w:r>
      </w:ins>
      <w:r w:rsidR="004036B6">
        <w:rPr>
          <w:lang w:val="sr-Latn-RS"/>
        </w:rPr>
        <w:t>.</w:t>
      </w:r>
    </w:p>
    <w:p w14:paraId="25145FA8" w14:textId="3AE0251E" w:rsidR="004036B6" w:rsidRDefault="004036B6" w:rsidP="00920D93">
      <w:pPr>
        <w:numPr>
          <w:ilvl w:val="0"/>
          <w:numId w:val="4"/>
        </w:numPr>
        <w:spacing w:after="0" w:line="276" w:lineRule="auto"/>
        <w:rPr>
          <w:ins w:id="1165" w:author="Korisnik" w:date="2024-09-19T17:52:00Z"/>
          <w:lang w:val="sr-Latn-RS"/>
        </w:rPr>
        <w:pPrChange w:id="1166" w:author="Korisnik" w:date="2024-09-19T16:37:00Z">
          <w:pPr>
            <w:numPr>
              <w:numId w:val="4"/>
            </w:numPr>
            <w:spacing w:after="0" w:line="276" w:lineRule="auto"/>
            <w:ind w:left="720" w:hanging="360"/>
            <w:jc w:val="both"/>
          </w:pPr>
        </w:pPrChange>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ins w:id="1167" w:author="Korisnik" w:date="2024-09-19T19:07:00Z">
        <w:r w:rsidR="0086002F">
          <w:rPr>
            <w:lang w:val="sr-Latn-RS"/>
          </w:rPr>
          <w:t>, pristupano: septembar 2024.</w:t>
        </w:r>
      </w:ins>
    </w:p>
    <w:p w14:paraId="7CAAA103" w14:textId="116A5D47" w:rsidR="00C001BA" w:rsidRDefault="00C001BA" w:rsidP="00920D93">
      <w:pPr>
        <w:numPr>
          <w:ilvl w:val="0"/>
          <w:numId w:val="4"/>
        </w:numPr>
        <w:spacing w:after="0" w:line="276" w:lineRule="auto"/>
        <w:rPr>
          <w:ins w:id="1168" w:author="Korisnik" w:date="2024-09-19T17:53:00Z"/>
          <w:lang w:val="sr-Latn-RS"/>
        </w:rPr>
        <w:pPrChange w:id="1169" w:author="Korisnik" w:date="2024-09-19T16:37:00Z">
          <w:pPr>
            <w:numPr>
              <w:numId w:val="4"/>
            </w:numPr>
            <w:spacing w:after="0" w:line="276" w:lineRule="auto"/>
            <w:ind w:left="720" w:hanging="360"/>
            <w:jc w:val="both"/>
          </w:pPr>
        </w:pPrChange>
      </w:pPr>
      <w:ins w:id="1170" w:author="Korisnik" w:date="2024-09-19T17:52:00Z">
        <w:r>
          <w:rPr>
            <w:lang w:val="sr-Latn-RS"/>
          </w:rPr>
          <w:t xml:space="preserve"> </w:t>
        </w:r>
      </w:ins>
      <w:moveToRangeStart w:id="1171" w:author="Korisnik" w:date="2024-09-19T17:52:00Z" w:name="move177660743"/>
      <w:moveTo w:id="1172" w:author="Korisnik" w:date="2024-09-19T17:52:00Z">
        <w:r>
          <w:rPr>
            <w:lang w:val="sr-Latn-RS"/>
          </w:rPr>
          <w:t xml:space="preserve">Elastic, „Anatomy of an analyzer“, </w:t>
        </w:r>
        <w:r w:rsidRPr="005D77A9">
          <w:rPr>
            <w:i/>
            <w:lang w:val="sr-Latn-RS"/>
          </w:rPr>
          <w:t>https://www.elastic.co/guide/en/elasticsearch</w:t>
        </w:r>
        <w:r>
          <w:rPr>
            <w:lang w:val="sr-Latn-RS"/>
          </w:rPr>
          <w:t>, Sturktura analyzer modula</w:t>
        </w:r>
      </w:moveTo>
      <w:ins w:id="1173" w:author="Korisnik" w:date="2024-09-19T19:08:00Z">
        <w:r w:rsidR="0086002F">
          <w:rPr>
            <w:lang w:val="sr-Latn-RS"/>
          </w:rPr>
          <w:t>, pristupano: septembar 2024</w:t>
        </w:r>
      </w:ins>
      <w:moveTo w:id="1174" w:author="Korisnik" w:date="2024-09-19T17:52:00Z">
        <w:r>
          <w:rPr>
            <w:lang w:val="sr-Latn-RS"/>
          </w:rPr>
          <w:t>.</w:t>
        </w:r>
      </w:moveTo>
      <w:moveToRangeEnd w:id="1171"/>
    </w:p>
    <w:p w14:paraId="5DA49E56" w14:textId="0301E0EE" w:rsidR="00C001BA" w:rsidRDefault="00C001BA" w:rsidP="00920D93">
      <w:pPr>
        <w:numPr>
          <w:ilvl w:val="0"/>
          <w:numId w:val="4"/>
        </w:numPr>
        <w:spacing w:after="0" w:line="276" w:lineRule="auto"/>
        <w:rPr>
          <w:ins w:id="1175" w:author="Korisnik" w:date="2024-09-19T17:56:00Z"/>
          <w:lang w:val="sr-Latn-RS"/>
        </w:rPr>
        <w:pPrChange w:id="1176" w:author="Korisnik" w:date="2024-09-19T16:37:00Z">
          <w:pPr>
            <w:numPr>
              <w:numId w:val="4"/>
            </w:numPr>
            <w:spacing w:after="0" w:line="276" w:lineRule="auto"/>
            <w:ind w:left="720" w:hanging="360"/>
            <w:jc w:val="both"/>
          </w:pPr>
        </w:pPrChange>
      </w:pPr>
      <w:ins w:id="1177" w:author="Korisnik" w:date="2024-09-19T17:53:00Z">
        <w:r>
          <w:rPr>
            <w:lang w:val="sr-Latn-RS"/>
          </w:rPr>
          <w:t xml:space="preserve"> </w:t>
        </w:r>
      </w:ins>
      <w:moveToRangeStart w:id="1178" w:author="Korisnik" w:date="2024-09-19T17:53:00Z" w:name="move177660815"/>
      <w:moveTo w:id="1179" w:author="Korisnik" w:date="2024-09-19T17:53:00Z">
        <w:r>
          <w:rPr>
            <w:lang w:val="sr-Latn-RS"/>
          </w:rPr>
          <w:t xml:space="preserve">Elastic, „Writing analyzers“, </w:t>
        </w:r>
        <w:r w:rsidRPr="00755843">
          <w:rPr>
            <w:i/>
            <w:lang w:val="sr-Latn-RS"/>
          </w:rPr>
          <w:t>https://www.elastic.co/guide/en/elasticsearch</w:t>
        </w:r>
        <w:r>
          <w:rPr>
            <w:lang w:val="sr-Latn-RS"/>
          </w:rPr>
          <w:t>, Slika koja prikazuje strukturu analyzer modula</w:t>
        </w:r>
      </w:moveTo>
      <w:ins w:id="1180" w:author="Korisnik" w:date="2024-09-19T19:08:00Z">
        <w:r w:rsidR="0086002F">
          <w:rPr>
            <w:lang w:val="sr-Latn-RS"/>
          </w:rPr>
          <w:t>, pristupano: septembar 2024</w:t>
        </w:r>
      </w:ins>
      <w:moveTo w:id="1181" w:author="Korisnik" w:date="2024-09-19T17:53:00Z">
        <w:r>
          <w:rPr>
            <w:lang w:val="sr-Latn-RS"/>
          </w:rPr>
          <w:t>.</w:t>
        </w:r>
      </w:moveTo>
      <w:moveToRangeEnd w:id="1178"/>
    </w:p>
    <w:p w14:paraId="0232B5B3" w14:textId="7A1ECA4C" w:rsidR="00DA58E4" w:rsidRDefault="00DA58E4" w:rsidP="00920D93">
      <w:pPr>
        <w:numPr>
          <w:ilvl w:val="0"/>
          <w:numId w:val="4"/>
        </w:numPr>
        <w:spacing w:after="0" w:line="276" w:lineRule="auto"/>
        <w:rPr>
          <w:lang w:val="sr-Latn-RS"/>
        </w:rPr>
        <w:pPrChange w:id="1182" w:author="Korisnik" w:date="2024-09-19T16:37:00Z">
          <w:pPr>
            <w:numPr>
              <w:numId w:val="4"/>
            </w:numPr>
            <w:spacing w:after="0" w:line="276" w:lineRule="auto"/>
            <w:ind w:left="720" w:hanging="360"/>
            <w:jc w:val="both"/>
          </w:pPr>
        </w:pPrChange>
      </w:pPr>
      <w:ins w:id="1183" w:author="Korisnik" w:date="2024-09-19T17:56:00Z">
        <w:r>
          <w:rPr>
            <w:lang w:val="sr-Latn-RS"/>
          </w:rPr>
          <w:t xml:space="preserve"> </w:t>
        </w:r>
      </w:ins>
      <w:moveToRangeStart w:id="1184" w:author="Korisnik" w:date="2024-09-19T17:56:00Z" w:name="move177660993"/>
      <w:moveTo w:id="1185" w:author="Korisnik" w:date="2024-09-19T17:56:00Z">
        <w:r>
          <w:rPr>
            <w:lang w:val="sr-Latn-RS"/>
          </w:rPr>
          <w:t xml:space="preserve">Elastic, „Normalizers“, </w:t>
        </w:r>
        <w:r w:rsidRPr="00B9537D">
          <w:rPr>
            <w:i/>
            <w:lang w:val="sr-Latn-RS"/>
          </w:rPr>
          <w:t>https://www.elastic.co/guide/en/elasticsearch</w:t>
        </w:r>
        <w:r>
          <w:rPr>
            <w:lang w:val="sr-Latn-RS"/>
          </w:rPr>
          <w:t>, Objašnjenja vezano za normalizer</w:t>
        </w:r>
      </w:moveTo>
      <w:ins w:id="1186" w:author="Korisnik" w:date="2024-09-19T19:09:00Z">
        <w:r w:rsidR="0086002F">
          <w:rPr>
            <w:lang w:val="sr-Latn-RS"/>
          </w:rPr>
          <w:t>, pristupano: septembar 2024</w:t>
        </w:r>
      </w:ins>
      <w:moveTo w:id="1187" w:author="Korisnik" w:date="2024-09-19T17:56:00Z">
        <w:r>
          <w:rPr>
            <w:lang w:val="sr-Latn-RS"/>
          </w:rPr>
          <w:t>.</w:t>
        </w:r>
      </w:moveTo>
      <w:moveToRangeEnd w:id="1184"/>
    </w:p>
    <w:p w14:paraId="19A6647C" w14:textId="03D7A5D7" w:rsidR="00F77A20" w:rsidDel="00C001BA" w:rsidRDefault="00F77A20" w:rsidP="00920D93">
      <w:pPr>
        <w:numPr>
          <w:ilvl w:val="0"/>
          <w:numId w:val="4"/>
        </w:numPr>
        <w:spacing w:after="0" w:line="276" w:lineRule="auto"/>
        <w:rPr>
          <w:del w:id="1188" w:author="Korisnik" w:date="2024-09-19T17:52:00Z"/>
          <w:lang w:val="sr-Latn-RS"/>
        </w:rPr>
        <w:pPrChange w:id="1189" w:author="Korisnik" w:date="2024-09-19T16:37:00Z">
          <w:pPr>
            <w:numPr>
              <w:numId w:val="4"/>
            </w:numPr>
            <w:spacing w:after="0" w:line="276" w:lineRule="auto"/>
            <w:ind w:left="720" w:hanging="360"/>
            <w:jc w:val="both"/>
          </w:pPr>
        </w:pPrChange>
      </w:pPr>
      <w:r>
        <w:rPr>
          <w:lang w:val="sr-Latn-RS"/>
        </w:rPr>
        <w:t xml:space="preserve"> Elastic, „Stemming“, </w:t>
      </w:r>
      <w:r w:rsidRPr="00F77A20">
        <w:rPr>
          <w:i/>
          <w:lang w:val="sr-Latn-RS"/>
        </w:rPr>
        <w:t>https://www.elastic.co/guide/en/elasticsearch</w:t>
      </w:r>
      <w:r>
        <w:rPr>
          <w:lang w:val="sr-Latn-RS"/>
        </w:rPr>
        <w:t>, Objašnjen način rada stemming procesa</w:t>
      </w:r>
      <w:ins w:id="1190" w:author="Korisnik" w:date="2024-09-19T19:09:00Z">
        <w:r w:rsidR="0086002F">
          <w:rPr>
            <w:lang w:val="sr-Latn-RS"/>
          </w:rPr>
          <w:t>, pristupano: septembar 2024</w:t>
        </w:r>
      </w:ins>
      <w:r>
        <w:rPr>
          <w:lang w:val="sr-Latn-RS"/>
        </w:rPr>
        <w:t>.</w:t>
      </w:r>
    </w:p>
    <w:p w14:paraId="1F69A238" w14:textId="2D003980" w:rsidR="005D77A9" w:rsidRPr="00C001BA" w:rsidDel="00C001BA" w:rsidRDefault="005D77A9" w:rsidP="00C001BA">
      <w:pPr>
        <w:numPr>
          <w:ilvl w:val="0"/>
          <w:numId w:val="4"/>
        </w:numPr>
        <w:spacing w:after="0" w:line="276" w:lineRule="auto"/>
        <w:rPr>
          <w:del w:id="1191" w:author="Korisnik" w:date="2024-09-19T17:53:00Z"/>
          <w:lang w:val="sr-Latn-RS"/>
          <w:rPrChange w:id="1192" w:author="Korisnik" w:date="2024-09-19T17:52:00Z">
            <w:rPr>
              <w:del w:id="1193" w:author="Korisnik" w:date="2024-09-19T17:53:00Z"/>
              <w:lang w:val="sr-Latn-RS"/>
            </w:rPr>
          </w:rPrChange>
        </w:rPr>
        <w:pPrChange w:id="1194" w:author="Korisnik" w:date="2024-09-19T17:52:00Z">
          <w:pPr>
            <w:numPr>
              <w:numId w:val="4"/>
            </w:numPr>
            <w:spacing w:after="0" w:line="276" w:lineRule="auto"/>
            <w:ind w:left="720" w:hanging="360"/>
            <w:jc w:val="both"/>
          </w:pPr>
        </w:pPrChange>
      </w:pPr>
      <w:del w:id="1195" w:author="Korisnik" w:date="2024-09-19T17:52:00Z">
        <w:r w:rsidRPr="00D576B0" w:rsidDel="00C001BA">
          <w:rPr>
            <w:lang w:val="sr-Latn-RS"/>
          </w:rPr>
          <w:delText xml:space="preserve"> </w:delText>
        </w:r>
      </w:del>
      <w:moveFromRangeStart w:id="1196" w:author="Korisnik" w:date="2024-09-19T17:52:00Z" w:name="move177660743"/>
      <w:moveFrom w:id="1197" w:author="Korisnik" w:date="2024-09-19T17:52:00Z">
        <w:r w:rsidRPr="00D576B0" w:rsidDel="00C001BA">
          <w:rPr>
            <w:lang w:val="sr-Latn-RS"/>
          </w:rPr>
          <w:t xml:space="preserve">Elastic, „Anatomy of an analyzer“, </w:t>
        </w:r>
        <w:r w:rsidRPr="00D576B0" w:rsidDel="00C001BA">
          <w:rPr>
            <w:i/>
            <w:lang w:val="sr-Latn-RS"/>
          </w:rPr>
          <w:t>https://www.elastic.co/guide/en/elasticsearch</w:t>
        </w:r>
        <w:r w:rsidRPr="00D576B0" w:rsidDel="00C001BA">
          <w:rPr>
            <w:lang w:val="sr-Latn-RS"/>
          </w:rPr>
          <w:t>, Sturktura analyzer modula.</w:t>
        </w:r>
      </w:moveFrom>
      <w:moveFromRangeEnd w:id="1196"/>
    </w:p>
    <w:p w14:paraId="32810886" w14:textId="72EF33D6" w:rsidR="00755843" w:rsidRPr="00C001BA" w:rsidRDefault="00755843" w:rsidP="00C001BA">
      <w:pPr>
        <w:numPr>
          <w:ilvl w:val="0"/>
          <w:numId w:val="4"/>
        </w:numPr>
        <w:spacing w:after="0" w:line="276" w:lineRule="auto"/>
        <w:rPr>
          <w:lang w:val="sr-Latn-RS"/>
          <w:rPrChange w:id="1198" w:author="Korisnik" w:date="2024-09-19T17:53:00Z">
            <w:rPr>
              <w:lang w:val="sr-Latn-RS"/>
            </w:rPr>
          </w:rPrChange>
        </w:rPr>
        <w:pPrChange w:id="1199" w:author="Korisnik" w:date="2024-09-19T17:53:00Z">
          <w:pPr>
            <w:numPr>
              <w:numId w:val="4"/>
            </w:numPr>
            <w:spacing w:after="0" w:line="276" w:lineRule="auto"/>
            <w:ind w:left="720" w:hanging="360"/>
            <w:jc w:val="both"/>
          </w:pPr>
        </w:pPrChange>
      </w:pPr>
      <w:del w:id="1200" w:author="Korisnik" w:date="2024-09-19T17:53:00Z">
        <w:r w:rsidRPr="00C001BA" w:rsidDel="00C001BA">
          <w:rPr>
            <w:lang w:val="sr-Latn-RS"/>
            <w:rPrChange w:id="1201" w:author="Korisnik" w:date="2024-09-19T17:53:00Z">
              <w:rPr>
                <w:lang w:val="sr-Latn-RS"/>
              </w:rPr>
            </w:rPrChange>
          </w:rPr>
          <w:delText xml:space="preserve"> </w:delText>
        </w:r>
      </w:del>
      <w:moveFromRangeStart w:id="1202" w:author="Korisnik" w:date="2024-09-19T17:53:00Z" w:name="move177660815"/>
      <w:moveFrom w:id="1203" w:author="Korisnik" w:date="2024-09-19T17:53:00Z">
        <w:r w:rsidRPr="00C001BA" w:rsidDel="00C001BA">
          <w:rPr>
            <w:lang w:val="sr-Latn-RS"/>
            <w:rPrChange w:id="1204" w:author="Korisnik" w:date="2024-09-19T17:53:00Z">
              <w:rPr>
                <w:lang w:val="sr-Latn-RS"/>
              </w:rPr>
            </w:rPrChange>
          </w:rPr>
          <w:t xml:space="preserve">Elastic, „Writing analyzers“, </w:t>
        </w:r>
        <w:r w:rsidRPr="00C001BA" w:rsidDel="00C001BA">
          <w:rPr>
            <w:i/>
            <w:lang w:val="sr-Latn-RS"/>
            <w:rPrChange w:id="1205" w:author="Korisnik" w:date="2024-09-19T17:53:00Z">
              <w:rPr>
                <w:i/>
                <w:lang w:val="sr-Latn-RS"/>
              </w:rPr>
            </w:rPrChange>
          </w:rPr>
          <w:t>https://www.elastic.co/guide/en/elasticsearch</w:t>
        </w:r>
        <w:r w:rsidRPr="00C001BA" w:rsidDel="00C001BA">
          <w:rPr>
            <w:lang w:val="sr-Latn-RS"/>
            <w:rPrChange w:id="1206" w:author="Korisnik" w:date="2024-09-19T17:53:00Z">
              <w:rPr>
                <w:lang w:val="sr-Latn-RS"/>
              </w:rPr>
            </w:rPrChange>
          </w:rPr>
          <w:t xml:space="preserve">, Slika </w:t>
        </w:r>
        <w:r w:rsidR="00EC12B4" w:rsidRPr="00C001BA" w:rsidDel="00C001BA">
          <w:rPr>
            <w:lang w:val="sr-Latn-RS"/>
            <w:rPrChange w:id="1207" w:author="Korisnik" w:date="2024-09-19T17:53:00Z">
              <w:rPr>
                <w:lang w:val="sr-Latn-RS"/>
              </w:rPr>
            </w:rPrChange>
          </w:rPr>
          <w:t>koja prikazuje strukturu a</w:t>
        </w:r>
        <w:r w:rsidRPr="00C001BA" w:rsidDel="00C001BA">
          <w:rPr>
            <w:lang w:val="sr-Latn-RS"/>
            <w:rPrChange w:id="1208" w:author="Korisnik" w:date="2024-09-19T17:53:00Z">
              <w:rPr>
                <w:lang w:val="sr-Latn-RS"/>
              </w:rPr>
            </w:rPrChange>
          </w:rPr>
          <w:t xml:space="preserve">nalyzer </w:t>
        </w:r>
        <w:r w:rsidR="00EC12B4" w:rsidRPr="00C001BA" w:rsidDel="00C001BA">
          <w:rPr>
            <w:lang w:val="sr-Latn-RS"/>
            <w:rPrChange w:id="1209" w:author="Korisnik" w:date="2024-09-19T17:53:00Z">
              <w:rPr>
                <w:lang w:val="sr-Latn-RS"/>
              </w:rPr>
            </w:rPrChange>
          </w:rPr>
          <w:t>modula</w:t>
        </w:r>
        <w:r w:rsidRPr="00C001BA" w:rsidDel="00C001BA">
          <w:rPr>
            <w:lang w:val="sr-Latn-RS"/>
            <w:rPrChange w:id="1210" w:author="Korisnik" w:date="2024-09-19T17:53:00Z">
              <w:rPr>
                <w:lang w:val="sr-Latn-RS"/>
              </w:rPr>
            </w:rPrChange>
          </w:rPr>
          <w:t>.</w:t>
        </w:r>
      </w:moveFrom>
      <w:moveFromRangeEnd w:id="1202"/>
    </w:p>
    <w:p w14:paraId="1B30CFC7" w14:textId="44AB89F0" w:rsidR="001F4C58" w:rsidRDefault="001F4C58" w:rsidP="00920D93">
      <w:pPr>
        <w:numPr>
          <w:ilvl w:val="0"/>
          <w:numId w:val="4"/>
        </w:numPr>
        <w:spacing w:after="0" w:line="276" w:lineRule="auto"/>
        <w:rPr>
          <w:lang w:val="sr-Latn-RS"/>
        </w:rPr>
        <w:pPrChange w:id="1211" w:author="Korisnik" w:date="2024-09-19T16:37:00Z">
          <w:pPr>
            <w:numPr>
              <w:numId w:val="4"/>
            </w:numPr>
            <w:spacing w:after="0" w:line="276" w:lineRule="auto"/>
            <w:ind w:left="720" w:hanging="360"/>
            <w:jc w:val="both"/>
          </w:pPr>
        </w:pPrChange>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ins w:id="1212" w:author="Korisnik" w:date="2024-09-19T19:10:00Z">
        <w:r w:rsidR="0086002F">
          <w:rPr>
            <w:lang w:val="sr-Latn-RS"/>
          </w:rPr>
          <w:t>, pristupano: septembar 2024</w:t>
        </w:r>
      </w:ins>
      <w:r w:rsidR="00F0550D">
        <w:rPr>
          <w:lang w:val="sr-Latn-RS"/>
        </w:rPr>
        <w:t>.</w:t>
      </w:r>
    </w:p>
    <w:p w14:paraId="3A9FC9A1" w14:textId="284A47A7" w:rsidR="0000632E" w:rsidDel="00012CF0" w:rsidRDefault="0000632E" w:rsidP="00920D93">
      <w:pPr>
        <w:numPr>
          <w:ilvl w:val="0"/>
          <w:numId w:val="4"/>
        </w:numPr>
        <w:spacing w:after="0" w:line="276" w:lineRule="auto"/>
        <w:rPr>
          <w:del w:id="1213" w:author="Korisnik" w:date="2024-09-19T17:57:00Z"/>
          <w:lang w:val="sr-Latn-RS"/>
        </w:rPr>
        <w:pPrChange w:id="1214" w:author="Korisnik" w:date="2024-09-19T16:37:00Z">
          <w:pPr>
            <w:numPr>
              <w:numId w:val="4"/>
            </w:numPr>
            <w:spacing w:after="0" w:line="276" w:lineRule="auto"/>
            <w:ind w:left="720" w:hanging="360"/>
            <w:jc w:val="both"/>
          </w:pPr>
        </w:pPrChange>
      </w:pPr>
      <w:r>
        <w:rPr>
          <w:lang w:val="sr-Latn-RS"/>
        </w:rPr>
        <w:t xml:space="preserve"> Elastic, „Stop token filter“, </w:t>
      </w:r>
      <w:r w:rsidRPr="0000632E">
        <w:rPr>
          <w:i/>
          <w:lang w:val="sr-Latn-RS"/>
        </w:rPr>
        <w:t>https://www.elastic.co/guide/en/elasticsearch</w:t>
      </w:r>
      <w:r>
        <w:rPr>
          <w:lang w:val="sr-Latn-RS"/>
        </w:rPr>
        <w:t>, Stop words token filter</w:t>
      </w:r>
      <w:ins w:id="1215" w:author="Korisnik" w:date="2024-09-19T19:10:00Z">
        <w:r w:rsidR="0086002F">
          <w:rPr>
            <w:lang w:val="sr-Latn-RS"/>
          </w:rPr>
          <w:t>, pristupano: septembar 2024</w:t>
        </w:r>
      </w:ins>
      <w:r w:rsidR="0060771A">
        <w:rPr>
          <w:lang w:val="sr-Latn-RS"/>
        </w:rPr>
        <w:t>.</w:t>
      </w:r>
    </w:p>
    <w:p w14:paraId="1F06F224" w14:textId="07FA0300" w:rsidR="0060771A" w:rsidRPr="00012CF0" w:rsidRDefault="0060771A" w:rsidP="00012CF0">
      <w:pPr>
        <w:numPr>
          <w:ilvl w:val="0"/>
          <w:numId w:val="4"/>
        </w:numPr>
        <w:spacing w:after="0" w:line="276" w:lineRule="auto"/>
        <w:rPr>
          <w:lang w:val="sr-Latn-RS"/>
          <w:rPrChange w:id="1216" w:author="Korisnik" w:date="2024-09-19T17:57:00Z">
            <w:rPr>
              <w:lang w:val="sr-Latn-RS"/>
            </w:rPr>
          </w:rPrChange>
        </w:rPr>
        <w:pPrChange w:id="1217" w:author="Korisnik" w:date="2024-09-19T17:57:00Z">
          <w:pPr>
            <w:numPr>
              <w:numId w:val="4"/>
            </w:numPr>
            <w:spacing w:after="0" w:line="276" w:lineRule="auto"/>
            <w:ind w:left="720" w:hanging="360"/>
            <w:jc w:val="both"/>
          </w:pPr>
        </w:pPrChange>
      </w:pPr>
      <w:del w:id="1218" w:author="Korisnik" w:date="2024-09-19T17:57:00Z">
        <w:r w:rsidRPr="00D576B0" w:rsidDel="00012CF0">
          <w:rPr>
            <w:lang w:val="sr-Latn-RS"/>
          </w:rPr>
          <w:delText xml:space="preserve"> </w:delText>
        </w:r>
      </w:del>
      <w:moveFromRangeStart w:id="1219" w:author="Korisnik" w:date="2024-09-19T17:57:00Z" w:name="move177661055"/>
      <w:moveFrom w:id="1220" w:author="Korisnik" w:date="2024-09-19T17:57:00Z">
        <w:r w:rsidRPr="00D576B0" w:rsidDel="00012CF0">
          <w:rPr>
            <w:lang w:val="sr-Latn-RS"/>
          </w:rPr>
          <w:t xml:space="preserve">Elastic, „Search with synonyms“, </w:t>
        </w:r>
        <w:r w:rsidRPr="00D576B0" w:rsidDel="00012CF0">
          <w:rPr>
            <w:i/>
            <w:lang w:val="sr-Latn-RS"/>
          </w:rPr>
          <w:t>https://www.elastic.co/guide/en/elasticsearch</w:t>
        </w:r>
        <w:r w:rsidRPr="00D576B0" w:rsidDel="00012CF0">
          <w:rPr>
            <w:lang w:val="sr-Latn-RS"/>
          </w:rPr>
          <w:t xml:space="preserve">, </w:t>
        </w:r>
        <w:r w:rsidR="003E42B4" w:rsidRPr="00D576B0" w:rsidDel="00012CF0">
          <w:rPr>
            <w:lang w:val="sr-Latn-RS"/>
          </w:rPr>
          <w:t>Značaj i korišćenje synonyms kod pretrage.</w:t>
        </w:r>
      </w:moveFrom>
      <w:moveFromRangeEnd w:id="1219"/>
    </w:p>
    <w:p w14:paraId="688421F2" w14:textId="3CD7A849" w:rsidR="00F76B56" w:rsidRDefault="00F76B56" w:rsidP="00920D93">
      <w:pPr>
        <w:numPr>
          <w:ilvl w:val="0"/>
          <w:numId w:val="4"/>
        </w:numPr>
        <w:spacing w:after="0" w:line="276" w:lineRule="auto"/>
        <w:rPr>
          <w:ins w:id="1221" w:author="Korisnik" w:date="2024-09-19T17:57:00Z"/>
          <w:lang w:val="sr-Latn-RS"/>
        </w:rPr>
        <w:pPrChange w:id="1222" w:author="Korisnik" w:date="2024-09-19T16:37:00Z">
          <w:pPr>
            <w:numPr>
              <w:numId w:val="4"/>
            </w:numPr>
            <w:spacing w:after="0" w:line="276" w:lineRule="auto"/>
            <w:ind w:left="720" w:hanging="360"/>
            <w:jc w:val="both"/>
          </w:pPr>
        </w:pPrChange>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ins w:id="1223" w:author="Korisnik" w:date="2024-09-19T19:11:00Z">
        <w:r w:rsidR="0086002F">
          <w:rPr>
            <w:lang w:val="sr-Latn-RS"/>
          </w:rPr>
          <w:t>, pristupano: septembar 2024</w:t>
        </w:r>
      </w:ins>
      <w:r>
        <w:rPr>
          <w:lang w:val="sr-Latn-RS"/>
        </w:rPr>
        <w:t>.</w:t>
      </w:r>
    </w:p>
    <w:p w14:paraId="1D51C7B5" w14:textId="64CACDC3" w:rsidR="00012CF0" w:rsidDel="003B1DEA" w:rsidRDefault="00012CF0" w:rsidP="00920D93">
      <w:pPr>
        <w:numPr>
          <w:ilvl w:val="0"/>
          <w:numId w:val="4"/>
        </w:numPr>
        <w:spacing w:after="0" w:line="276" w:lineRule="auto"/>
        <w:rPr>
          <w:del w:id="1224" w:author="Korisnik" w:date="2024-09-19T17:58:00Z"/>
          <w:lang w:val="sr-Latn-RS"/>
        </w:rPr>
        <w:pPrChange w:id="1225" w:author="Korisnik" w:date="2024-09-19T16:37:00Z">
          <w:pPr>
            <w:numPr>
              <w:numId w:val="4"/>
            </w:numPr>
            <w:spacing w:after="0" w:line="276" w:lineRule="auto"/>
            <w:ind w:left="720" w:hanging="360"/>
            <w:jc w:val="both"/>
          </w:pPr>
        </w:pPrChange>
      </w:pPr>
      <w:ins w:id="1226" w:author="Korisnik" w:date="2024-09-19T17:57:00Z">
        <w:r>
          <w:rPr>
            <w:lang w:val="sr-Latn-RS"/>
          </w:rPr>
          <w:lastRenderedPageBreak/>
          <w:t xml:space="preserve"> </w:t>
        </w:r>
      </w:ins>
      <w:moveToRangeStart w:id="1227" w:author="Korisnik" w:date="2024-09-19T17:57:00Z" w:name="move177661055"/>
      <w:moveTo w:id="1228" w:author="Korisnik" w:date="2024-09-19T17:57:00Z">
        <w:r>
          <w:rPr>
            <w:lang w:val="sr-Latn-RS"/>
          </w:rPr>
          <w:t xml:space="preserve">Elastic, „Search with synonyms“, </w:t>
        </w:r>
        <w:r w:rsidRPr="003C0DFA">
          <w:rPr>
            <w:i/>
            <w:lang w:val="sr-Latn-RS"/>
          </w:rPr>
          <w:t>https://www.elastic.co/guide/en/elasticsearch</w:t>
        </w:r>
        <w:r>
          <w:rPr>
            <w:lang w:val="sr-Latn-RS"/>
          </w:rPr>
          <w:t>, Značaj i korišćenje synonyms kod pretrage</w:t>
        </w:r>
      </w:moveTo>
      <w:ins w:id="1229" w:author="Korisnik" w:date="2024-09-19T19:11:00Z">
        <w:r w:rsidR="0086002F">
          <w:rPr>
            <w:lang w:val="sr-Latn-RS"/>
          </w:rPr>
          <w:t>, pristupano: septembar 2024</w:t>
        </w:r>
      </w:ins>
      <w:moveTo w:id="1230" w:author="Korisnik" w:date="2024-09-19T17:57:00Z">
        <w:r>
          <w:rPr>
            <w:lang w:val="sr-Latn-RS"/>
          </w:rPr>
          <w:t>.</w:t>
        </w:r>
      </w:moveTo>
      <w:moveToRangeEnd w:id="1227"/>
    </w:p>
    <w:p w14:paraId="30173D12" w14:textId="02F5BF11" w:rsidR="00B369D8" w:rsidRPr="003B1DEA" w:rsidRDefault="00FE091D" w:rsidP="003B1DEA">
      <w:pPr>
        <w:numPr>
          <w:ilvl w:val="0"/>
          <w:numId w:val="4"/>
        </w:numPr>
        <w:spacing w:after="0" w:line="276" w:lineRule="auto"/>
        <w:rPr>
          <w:lang w:val="sr-Latn-RS"/>
          <w:rPrChange w:id="1231" w:author="Korisnik" w:date="2024-09-19T17:58:00Z">
            <w:rPr>
              <w:lang w:val="sr-Latn-RS"/>
            </w:rPr>
          </w:rPrChange>
        </w:rPr>
        <w:pPrChange w:id="1232" w:author="Korisnik" w:date="2024-09-19T17:58:00Z">
          <w:pPr>
            <w:numPr>
              <w:numId w:val="4"/>
            </w:numPr>
            <w:spacing w:after="0" w:line="276" w:lineRule="auto"/>
            <w:ind w:left="720" w:hanging="360"/>
            <w:jc w:val="both"/>
          </w:pPr>
        </w:pPrChange>
      </w:pPr>
      <w:del w:id="1233" w:author="Korisnik" w:date="2024-09-19T17:58:00Z">
        <w:r w:rsidRPr="00D576B0" w:rsidDel="003B1DEA">
          <w:rPr>
            <w:lang w:val="sr-Latn-RS"/>
          </w:rPr>
          <w:delText xml:space="preserve"> </w:delText>
        </w:r>
      </w:del>
      <w:moveFromRangeStart w:id="1234" w:author="Korisnik" w:date="2024-09-19T17:58:00Z" w:name="move177661108"/>
      <w:moveFrom w:id="1235" w:author="Korisnik" w:date="2024-09-19T17:58:00Z">
        <w:r w:rsidRPr="00D576B0" w:rsidDel="003B1DEA">
          <w:rPr>
            <w:lang w:val="sr-Latn-RS"/>
          </w:rPr>
          <w:t xml:space="preserve">Opster Team, „Understanding Elastcisearch Scoring and the Explain API“, </w:t>
        </w:r>
        <w:r w:rsidRPr="00D576B0" w:rsidDel="003B1DEA">
          <w:rPr>
            <w:i/>
            <w:lang w:val="sr-Latn-RS"/>
          </w:rPr>
          <w:t>https://opster.com/guides/elasticsearch</w:t>
        </w:r>
        <w:r w:rsidRPr="00D576B0" w:rsidDel="003B1DEA">
          <w:rPr>
            <w:lang w:val="sr-Latn-RS"/>
          </w:rPr>
          <w:t>, Način rada scoring mehanizma u Elasticsearch mehanizmu pretrage.</w:t>
        </w:r>
      </w:moveFrom>
      <w:moveFromRangeEnd w:id="1234"/>
    </w:p>
    <w:p w14:paraId="068EB48F" w14:textId="74D8CD7D" w:rsidR="00393AC9" w:rsidRDefault="00393AC9" w:rsidP="00920D93">
      <w:pPr>
        <w:numPr>
          <w:ilvl w:val="0"/>
          <w:numId w:val="4"/>
        </w:numPr>
        <w:spacing w:after="0" w:line="276" w:lineRule="auto"/>
        <w:rPr>
          <w:ins w:id="1236" w:author="Korisnik" w:date="2024-09-19T17:58:00Z"/>
          <w:lang w:val="sr-Latn-RS"/>
        </w:rPr>
        <w:pPrChange w:id="1237" w:author="Korisnik" w:date="2024-09-19T16:37:00Z">
          <w:pPr>
            <w:numPr>
              <w:numId w:val="4"/>
            </w:numPr>
            <w:spacing w:after="0" w:line="276" w:lineRule="auto"/>
            <w:ind w:left="720" w:hanging="360"/>
            <w:jc w:val="both"/>
          </w:pPr>
        </w:pPrChange>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ins w:id="1238" w:author="Korisnik" w:date="2024-09-19T19:12:00Z">
        <w:r w:rsidR="0086002F">
          <w:rPr>
            <w:lang w:val="sr-Latn-RS"/>
          </w:rPr>
          <w:t xml:space="preserve">, </w:t>
        </w:r>
        <w:r w:rsidR="0086002F">
          <w:rPr>
            <w:lang w:val="sr-Latn-RS"/>
          </w:rPr>
          <w:t>pristupano: septembar 2024</w:t>
        </w:r>
      </w:ins>
      <w:r>
        <w:rPr>
          <w:lang w:val="sr-Latn-RS"/>
        </w:rPr>
        <w:t>.</w:t>
      </w:r>
    </w:p>
    <w:p w14:paraId="28AF9265" w14:textId="3CE9F0B7" w:rsidR="003B1DEA" w:rsidRDefault="003B1DEA" w:rsidP="00920D93">
      <w:pPr>
        <w:numPr>
          <w:ilvl w:val="0"/>
          <w:numId w:val="4"/>
        </w:numPr>
        <w:spacing w:after="0" w:line="276" w:lineRule="auto"/>
        <w:rPr>
          <w:lang w:val="sr-Latn-RS"/>
        </w:rPr>
        <w:pPrChange w:id="1239" w:author="Korisnik" w:date="2024-09-19T16:37:00Z">
          <w:pPr>
            <w:numPr>
              <w:numId w:val="4"/>
            </w:numPr>
            <w:spacing w:after="0" w:line="276" w:lineRule="auto"/>
            <w:ind w:left="720" w:hanging="360"/>
            <w:jc w:val="both"/>
          </w:pPr>
        </w:pPrChange>
      </w:pPr>
      <w:ins w:id="1240" w:author="Korisnik" w:date="2024-09-19T17:58:00Z">
        <w:r>
          <w:rPr>
            <w:lang w:val="sr-Latn-RS"/>
          </w:rPr>
          <w:t xml:space="preserve"> </w:t>
        </w:r>
      </w:ins>
      <w:moveToRangeStart w:id="1241" w:author="Korisnik" w:date="2024-09-19T17:58:00Z" w:name="move177661108"/>
      <w:moveTo w:id="1242" w:author="Korisnik" w:date="2024-09-19T17:58:00Z">
        <w:r>
          <w:rPr>
            <w:lang w:val="sr-Latn-RS"/>
          </w:rPr>
          <w:t xml:space="preserve">Opster Team, „Understanding Elastcisearch Scoring and the Explain API“, </w:t>
        </w:r>
        <w:r w:rsidRPr="00FE091D">
          <w:rPr>
            <w:i/>
            <w:lang w:val="sr-Latn-RS"/>
          </w:rPr>
          <w:t>https://opster.com/guides/elasticsearch</w:t>
        </w:r>
        <w:r>
          <w:rPr>
            <w:lang w:val="sr-Latn-RS"/>
          </w:rPr>
          <w:t>, Način rada scoring mehanizma u Elasticsearch mehanizmu pretrage</w:t>
        </w:r>
      </w:moveTo>
      <w:ins w:id="1243" w:author="Korisnik" w:date="2024-09-19T19:13:00Z">
        <w:r w:rsidR="0086002F">
          <w:rPr>
            <w:lang w:val="sr-Latn-RS"/>
          </w:rPr>
          <w:t xml:space="preserve">, </w:t>
        </w:r>
        <w:r w:rsidR="0086002F">
          <w:rPr>
            <w:lang w:val="sr-Latn-RS"/>
          </w:rPr>
          <w:t>pristupano: septembar 2024</w:t>
        </w:r>
      </w:ins>
      <w:moveTo w:id="1244" w:author="Korisnik" w:date="2024-09-19T17:58:00Z">
        <w:r>
          <w:rPr>
            <w:lang w:val="sr-Latn-RS"/>
          </w:rPr>
          <w:t>.</w:t>
        </w:r>
      </w:moveTo>
      <w:moveToRangeEnd w:id="1241"/>
    </w:p>
    <w:p w14:paraId="2BB17D56" w14:textId="5643A9C7" w:rsidR="00F23DEC" w:rsidRDefault="00F23DEC" w:rsidP="00920D93">
      <w:pPr>
        <w:numPr>
          <w:ilvl w:val="0"/>
          <w:numId w:val="4"/>
        </w:numPr>
        <w:spacing w:after="0" w:line="276" w:lineRule="auto"/>
        <w:rPr>
          <w:lang w:val="sr-Latn-RS"/>
        </w:rPr>
        <w:pPrChange w:id="1245" w:author="Korisnik" w:date="2024-09-19T16:37:00Z">
          <w:pPr>
            <w:numPr>
              <w:numId w:val="4"/>
            </w:numPr>
            <w:spacing w:after="0" w:line="276" w:lineRule="auto"/>
            <w:ind w:left="720" w:hanging="360"/>
            <w:jc w:val="both"/>
          </w:pPr>
        </w:pPrChange>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ins w:id="1246" w:author="Korisnik" w:date="2024-09-19T19:13:00Z">
        <w:r w:rsidR="0086002F">
          <w:rPr>
            <w:lang w:val="sr-Latn-RS"/>
          </w:rPr>
          <w:t xml:space="preserve">, </w:t>
        </w:r>
        <w:r w:rsidR="0086002F">
          <w:rPr>
            <w:lang w:val="sr-Latn-RS"/>
          </w:rPr>
          <w:t>pristupano: septembar 2024</w:t>
        </w:r>
      </w:ins>
      <w:r>
        <w:rPr>
          <w:lang w:val="sr-Latn-RS"/>
        </w:rPr>
        <w:t>.</w:t>
      </w:r>
    </w:p>
    <w:p w14:paraId="5322063C" w14:textId="68477F76" w:rsidR="00F30983" w:rsidRDefault="00F30983" w:rsidP="00920D93">
      <w:pPr>
        <w:numPr>
          <w:ilvl w:val="0"/>
          <w:numId w:val="4"/>
        </w:numPr>
        <w:spacing w:after="0" w:line="276" w:lineRule="auto"/>
        <w:rPr>
          <w:lang w:val="sr-Latn-RS"/>
        </w:rPr>
        <w:pPrChange w:id="1247" w:author="Korisnik" w:date="2024-09-19T16:37:00Z">
          <w:pPr>
            <w:numPr>
              <w:numId w:val="4"/>
            </w:numPr>
            <w:spacing w:after="0" w:line="276" w:lineRule="auto"/>
            <w:ind w:left="720" w:hanging="360"/>
            <w:jc w:val="both"/>
          </w:pPr>
        </w:pPrChange>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ins w:id="1248" w:author="Korisnik" w:date="2024-09-19T19:13:00Z">
        <w:r w:rsidR="005B2BCF">
          <w:rPr>
            <w:lang w:val="sr-Latn-RS"/>
          </w:rPr>
          <w:t xml:space="preserve">, </w:t>
        </w:r>
        <w:r w:rsidR="005B2BCF">
          <w:rPr>
            <w:lang w:val="sr-Latn-RS"/>
          </w:rPr>
          <w:t>pristupano: septembar 2024</w:t>
        </w:r>
      </w:ins>
      <w:r>
        <w:rPr>
          <w:lang w:val="sr-Latn-RS"/>
        </w:rPr>
        <w:t>.</w:t>
      </w:r>
    </w:p>
    <w:p w14:paraId="5B561C43" w14:textId="6056CAFD" w:rsidR="00FE0F2D" w:rsidDel="00C20DFC" w:rsidRDefault="00FE0F2D" w:rsidP="00920D93">
      <w:pPr>
        <w:numPr>
          <w:ilvl w:val="0"/>
          <w:numId w:val="4"/>
        </w:numPr>
        <w:spacing w:after="0" w:line="276" w:lineRule="auto"/>
        <w:rPr>
          <w:del w:id="1249" w:author="Korisnik" w:date="2024-09-19T17:46:00Z"/>
          <w:lang w:val="sr-Latn-RS"/>
        </w:rPr>
        <w:pPrChange w:id="1250" w:author="Korisnik" w:date="2024-09-19T16:37:00Z">
          <w:pPr>
            <w:numPr>
              <w:numId w:val="4"/>
            </w:numPr>
            <w:spacing w:after="0" w:line="276" w:lineRule="auto"/>
            <w:ind w:left="720" w:hanging="360"/>
            <w:jc w:val="both"/>
          </w:pPr>
        </w:pPrChange>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ins w:id="1251" w:author="Korisnik" w:date="2024-09-19T19:14:00Z">
        <w:r w:rsidR="005B2BCF">
          <w:rPr>
            <w:lang w:val="sr-Latn-RS"/>
          </w:rPr>
          <w:t xml:space="preserve">, </w:t>
        </w:r>
        <w:r w:rsidR="005B2BCF">
          <w:rPr>
            <w:lang w:val="sr-Latn-RS"/>
          </w:rPr>
          <w:t>pristupano: septembar 2024</w:t>
        </w:r>
      </w:ins>
      <w:r w:rsidR="00463DB8">
        <w:rPr>
          <w:lang w:val="sr-Latn-RS"/>
        </w:rPr>
        <w:t>.</w:t>
      </w:r>
    </w:p>
    <w:p w14:paraId="118728D5" w14:textId="688562C0" w:rsidR="00A66C72" w:rsidRPr="00C20DFC" w:rsidRDefault="00A66C72" w:rsidP="00C20DFC">
      <w:pPr>
        <w:numPr>
          <w:ilvl w:val="0"/>
          <w:numId w:val="4"/>
        </w:numPr>
        <w:spacing w:after="0" w:line="276" w:lineRule="auto"/>
        <w:rPr>
          <w:lang w:val="sr-Latn-RS"/>
          <w:rPrChange w:id="1252" w:author="Korisnik" w:date="2024-09-19T17:46:00Z">
            <w:rPr>
              <w:lang w:val="sr-Latn-RS"/>
            </w:rPr>
          </w:rPrChange>
        </w:rPr>
        <w:pPrChange w:id="1253" w:author="Korisnik" w:date="2024-09-19T17:46:00Z">
          <w:pPr>
            <w:numPr>
              <w:numId w:val="4"/>
            </w:numPr>
            <w:spacing w:after="0" w:line="276" w:lineRule="auto"/>
            <w:ind w:left="720" w:hanging="360"/>
            <w:jc w:val="both"/>
          </w:pPr>
        </w:pPrChange>
      </w:pPr>
      <w:del w:id="1254" w:author="Korisnik" w:date="2024-09-19T17:46:00Z">
        <w:r w:rsidRPr="00D576B0" w:rsidDel="00C20DFC">
          <w:rPr>
            <w:lang w:val="sr-Latn-RS"/>
          </w:rPr>
          <w:delText xml:space="preserve"> </w:delText>
        </w:r>
      </w:del>
      <w:moveFromRangeStart w:id="1255" w:author="Korisnik" w:date="2024-09-19T17:45:00Z" w:name="move177660353"/>
      <w:moveFrom w:id="1256" w:author="Korisnik" w:date="2024-09-19T17:45:00Z">
        <w:r w:rsidRPr="00D576B0" w:rsidDel="00C20DFC">
          <w:rPr>
            <w:lang w:val="sr-Latn-RS"/>
          </w:rPr>
          <w:t xml:space="preserve">DrTech, „Understanding Segments in Elasticsearch“, </w:t>
        </w:r>
        <w:r w:rsidRPr="00D576B0" w:rsidDel="00C20DFC">
          <w:rPr>
            <w:i/>
            <w:lang w:val="sr-Latn-RS"/>
          </w:rPr>
          <w:t>https://stackoverflow.com/questions</w:t>
        </w:r>
        <w:r w:rsidRPr="00D576B0" w:rsidDel="00C20DFC">
          <w:rPr>
            <w:lang w:val="sr-Latn-RS"/>
          </w:rPr>
          <w:t>, Odgovor na postavljeno pitanje koji objašnjava ulogu segment komponenti u Elasticsearch mehanizmu.</w:t>
        </w:r>
      </w:moveFrom>
      <w:moveFromRangeEnd w:id="1255"/>
    </w:p>
    <w:p w14:paraId="09363BD7" w14:textId="1A577AFC" w:rsidR="00F1654B" w:rsidDel="00DA58E4" w:rsidRDefault="00F1654B" w:rsidP="00920D93">
      <w:pPr>
        <w:numPr>
          <w:ilvl w:val="0"/>
          <w:numId w:val="4"/>
        </w:numPr>
        <w:spacing w:after="0" w:line="276" w:lineRule="auto"/>
        <w:rPr>
          <w:del w:id="1257" w:author="Korisnik" w:date="2024-09-19T17:56:00Z"/>
          <w:lang w:val="sr-Latn-RS"/>
        </w:rPr>
        <w:pPrChange w:id="1258" w:author="Korisnik" w:date="2024-09-19T16:37:00Z">
          <w:pPr>
            <w:numPr>
              <w:numId w:val="4"/>
            </w:numPr>
            <w:spacing w:after="0" w:line="276" w:lineRule="auto"/>
            <w:ind w:left="720" w:hanging="360"/>
            <w:jc w:val="both"/>
          </w:pPr>
        </w:pPrChange>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ins w:id="1259" w:author="Korisnik" w:date="2024-09-19T19:14:00Z">
        <w:r w:rsidR="005B2BCF">
          <w:rPr>
            <w:lang w:val="sr-Latn-RS"/>
          </w:rPr>
          <w:t xml:space="preserve">, </w:t>
        </w:r>
        <w:r w:rsidR="005B2BCF">
          <w:rPr>
            <w:lang w:val="sr-Latn-RS"/>
          </w:rPr>
          <w:t>pristupano: septembar 2024</w:t>
        </w:r>
      </w:ins>
      <w:bookmarkStart w:id="1260" w:name="_GoBack"/>
      <w:bookmarkEnd w:id="1260"/>
      <w:r w:rsidR="009215F7">
        <w:rPr>
          <w:lang w:val="sr-Latn-RS"/>
        </w:rPr>
        <w:t>.</w:t>
      </w:r>
    </w:p>
    <w:p w14:paraId="00A24D06" w14:textId="7A494106" w:rsidR="00464C25" w:rsidRPr="00DA58E4" w:rsidDel="003F4F8F" w:rsidRDefault="00464C25" w:rsidP="00DA58E4">
      <w:pPr>
        <w:numPr>
          <w:ilvl w:val="0"/>
          <w:numId w:val="4"/>
        </w:numPr>
        <w:spacing w:after="0" w:line="276" w:lineRule="auto"/>
        <w:rPr>
          <w:del w:id="1261" w:author="Korisnik" w:date="2024-09-19T16:47:00Z"/>
          <w:lang w:val="sr-Latn-RS"/>
          <w:rPrChange w:id="1262" w:author="Korisnik" w:date="2024-09-19T17:56:00Z">
            <w:rPr>
              <w:del w:id="1263" w:author="Korisnik" w:date="2024-09-19T16:47:00Z"/>
              <w:lang w:val="sr-Latn-RS"/>
            </w:rPr>
          </w:rPrChange>
        </w:rPr>
        <w:pPrChange w:id="1264" w:author="Korisnik" w:date="2024-09-19T17:56:00Z">
          <w:pPr>
            <w:numPr>
              <w:numId w:val="4"/>
            </w:numPr>
            <w:spacing w:after="0" w:line="276" w:lineRule="auto"/>
            <w:ind w:left="720" w:hanging="360"/>
            <w:jc w:val="both"/>
          </w:pPr>
        </w:pPrChange>
      </w:pPr>
      <w:del w:id="1265" w:author="Korisnik" w:date="2024-09-19T17:56:00Z">
        <w:r w:rsidRPr="00D576B0" w:rsidDel="00DA58E4">
          <w:rPr>
            <w:lang w:val="sr-Latn-RS"/>
          </w:rPr>
          <w:delText xml:space="preserve"> </w:delText>
        </w:r>
      </w:del>
      <w:moveFromRangeStart w:id="1266" w:author="Korisnik" w:date="2024-09-19T17:56:00Z" w:name="move177660993"/>
      <w:moveFrom w:id="1267" w:author="Korisnik" w:date="2024-09-19T17:56:00Z">
        <w:r w:rsidRPr="00D576B0" w:rsidDel="00DA58E4">
          <w:rPr>
            <w:lang w:val="sr-Latn-RS"/>
          </w:rPr>
          <w:t>Elastic, „</w:t>
        </w:r>
        <w:r w:rsidR="00B9537D" w:rsidRPr="00D576B0" w:rsidDel="00DA58E4">
          <w:rPr>
            <w:lang w:val="sr-Latn-RS"/>
          </w:rPr>
          <w:t>N</w:t>
        </w:r>
        <w:r w:rsidRPr="00D576B0" w:rsidDel="00DA58E4">
          <w:rPr>
            <w:lang w:val="sr-Latn-RS"/>
          </w:rPr>
          <w:t>ormalizer</w:t>
        </w:r>
        <w:r w:rsidR="00B9537D" w:rsidRPr="00D576B0" w:rsidDel="00DA58E4">
          <w:rPr>
            <w:lang w:val="sr-Latn-RS"/>
          </w:rPr>
          <w:t>s</w:t>
        </w:r>
        <w:r w:rsidRPr="00D576B0" w:rsidDel="00DA58E4">
          <w:rPr>
            <w:lang w:val="sr-Latn-RS"/>
          </w:rPr>
          <w:t xml:space="preserve">“, </w:t>
        </w:r>
        <w:r w:rsidR="00B9537D" w:rsidRPr="00DA58E4" w:rsidDel="00DA58E4">
          <w:rPr>
            <w:i/>
            <w:lang w:val="sr-Latn-RS"/>
            <w:rPrChange w:id="1268" w:author="Korisnik" w:date="2024-09-19T17:56:00Z">
              <w:rPr>
                <w:i/>
                <w:lang w:val="sr-Latn-RS"/>
              </w:rPr>
            </w:rPrChange>
          </w:rPr>
          <w:t>https://www.elastic.co/guide/en/elasticsearch</w:t>
        </w:r>
        <w:r w:rsidRPr="00DA58E4" w:rsidDel="00DA58E4">
          <w:rPr>
            <w:lang w:val="sr-Latn-RS"/>
            <w:rPrChange w:id="1269" w:author="Korisnik" w:date="2024-09-19T17:56:00Z">
              <w:rPr>
                <w:lang w:val="sr-Latn-RS"/>
              </w:rPr>
            </w:rPrChange>
          </w:rPr>
          <w:t xml:space="preserve">, Objašnjenja </w:t>
        </w:r>
        <w:r w:rsidR="009A118A" w:rsidRPr="00DA58E4" w:rsidDel="00DA58E4">
          <w:rPr>
            <w:lang w:val="sr-Latn-RS"/>
            <w:rPrChange w:id="1270" w:author="Korisnik" w:date="2024-09-19T17:56:00Z">
              <w:rPr>
                <w:lang w:val="sr-Latn-RS"/>
              </w:rPr>
            </w:rPrChange>
          </w:rPr>
          <w:t xml:space="preserve">vezano </w:t>
        </w:r>
        <w:r w:rsidRPr="00DA58E4" w:rsidDel="00DA58E4">
          <w:rPr>
            <w:lang w:val="sr-Latn-RS"/>
            <w:rPrChange w:id="1271" w:author="Korisnik" w:date="2024-09-19T17:56:00Z">
              <w:rPr>
                <w:lang w:val="sr-Latn-RS"/>
              </w:rPr>
            </w:rPrChange>
          </w:rPr>
          <w:t>za normalizer.</w:t>
        </w:r>
      </w:moveFrom>
      <w:moveFromRangeEnd w:id="1266"/>
    </w:p>
    <w:p w14:paraId="6D718F35" w14:textId="2D93C099" w:rsidR="00786316" w:rsidRPr="003F4F8F" w:rsidDel="00112C16" w:rsidRDefault="00786316" w:rsidP="00DA58E4">
      <w:pPr>
        <w:pStyle w:val="Heading1"/>
        <w:numPr>
          <w:ilvl w:val="0"/>
          <w:numId w:val="0"/>
        </w:numPr>
        <w:spacing w:after="0" w:line="276" w:lineRule="auto"/>
        <w:ind w:left="720"/>
        <w:rPr>
          <w:del w:id="1272" w:author="Dunja Vrbaski" w:date="2024-09-18T00:03:00Z"/>
          <w:lang w:val="sr-Latn-RS"/>
          <w:rPrChange w:id="1273" w:author="Korisnik" w:date="2024-09-19T16:47:00Z">
            <w:rPr>
              <w:del w:id="1274" w:author="Dunja Vrbaski" w:date="2024-09-18T00:03:00Z"/>
              <w:lang w:val="sr-Latn-RS"/>
            </w:rPr>
          </w:rPrChange>
        </w:rPr>
        <w:pPrChange w:id="1275" w:author="Korisnik" w:date="2024-09-19T17:56:00Z">
          <w:pPr>
            <w:pStyle w:val="Heading1"/>
            <w:numPr>
              <w:numId w:val="0"/>
            </w:numPr>
            <w:ind w:left="0" w:firstLine="0"/>
          </w:pPr>
        </w:pPrChange>
      </w:pPr>
      <w:del w:id="1276" w:author="Dunja Vrbaski" w:date="2024-09-18T00:03:00Z">
        <w:r w:rsidRPr="003F4F8F" w:rsidDel="00112C16">
          <w:rPr>
            <w:lang w:val="sr-Latn-RS"/>
            <w:rPrChange w:id="1277" w:author="Korisnik" w:date="2024-09-19T16:47:00Z">
              <w:rPr>
                <w:lang w:val="sr-Latn-RS"/>
              </w:rPr>
            </w:rPrChange>
          </w:rPr>
          <w:delText>Dodatak A</w:delText>
        </w:r>
      </w:del>
    </w:p>
    <w:p w14:paraId="388FCEA7" w14:textId="5F99C342" w:rsidR="005A07C9" w:rsidRPr="0037213B" w:rsidDel="00112C16" w:rsidRDefault="005A07C9" w:rsidP="00DA58E4">
      <w:pPr>
        <w:ind w:left="720"/>
        <w:rPr>
          <w:del w:id="1278" w:author="Dunja Vrbaski" w:date="2024-09-18T00:03:00Z"/>
          <w:lang w:val="sr-Latn-RS"/>
        </w:rPr>
        <w:pPrChange w:id="1279" w:author="Korisnik" w:date="2024-09-19T17:56:00Z">
          <w:pPr/>
        </w:pPrChange>
      </w:pPr>
      <w:del w:id="1280" w:author="Dunja Vrbaski" w:date="2024-09-18T00:03:00Z">
        <w:r w:rsidRPr="0037213B" w:rsidDel="00112C16">
          <w:rPr>
            <w:lang w:val="sr-Latn-RS"/>
          </w:rPr>
          <w:delText>Ovaj deo imaju samo neki radovi, većina radova ih nema.</w:delText>
        </w:r>
      </w:del>
    </w:p>
    <w:p w14:paraId="7FF7BF58" w14:textId="1831BDC0" w:rsidR="005A07C9" w:rsidRPr="0037213B" w:rsidDel="00112C16" w:rsidRDefault="005A07C9" w:rsidP="00DA58E4">
      <w:pPr>
        <w:ind w:left="720"/>
        <w:rPr>
          <w:del w:id="1281" w:author="Dunja Vrbaski" w:date="2024-09-18T00:03:00Z"/>
          <w:lang w:val="sr-Latn-RS"/>
        </w:rPr>
        <w:pPrChange w:id="1282" w:author="Korisnik" w:date="2024-09-19T17:56:00Z">
          <w:pPr/>
        </w:pPrChange>
      </w:pPr>
      <w:del w:id="1283" w:author="Dunja Vrbaski" w:date="2024-09-18T00:03:00Z">
        <w:r w:rsidRPr="0037213B" w:rsidDel="00112C16">
          <w:rPr>
            <w:lang w:val="sr-Latn-RS"/>
          </w:rPr>
          <w:delText>To s</w:delText>
        </w:r>
        <w:r w:rsidR="003C2374" w:rsidDel="00112C16">
          <w:rPr>
            <w:lang w:val="sr-Latn-RS"/>
          </w:rPr>
          <w:delText>u</w:delText>
        </w:r>
        <w:r w:rsidRPr="0037213B" w:rsidDel="00112C16">
          <w:rPr>
            <w:lang w:val="sr-Latn-RS"/>
          </w:rPr>
          <w:delText xml:space="preserve"> obično elementi koji su preveliki da se nađu u samom sadržaju rada. Na primer</w:delText>
        </w:r>
        <w:r w:rsidR="007D3FD2" w:rsidDel="00112C16">
          <w:rPr>
            <w:lang w:val="sr-Latn-RS"/>
          </w:rPr>
          <w:delText>:</w:delText>
        </w:r>
        <w:r w:rsidRPr="0037213B" w:rsidDel="00112C16">
          <w:rPr>
            <w:lang w:val="sr-Latn-RS"/>
          </w:rPr>
          <w:delText xml:space="preserve"> predugačke tabele, prevelike slike, predugačak kod.</w:delText>
        </w:r>
      </w:del>
    </w:p>
    <w:p w14:paraId="5E749BA3" w14:textId="51D153F3" w:rsidR="00786316" w:rsidRPr="0037213B" w:rsidDel="00112C16" w:rsidRDefault="00786316" w:rsidP="00DA58E4">
      <w:pPr>
        <w:pStyle w:val="Heading1"/>
        <w:numPr>
          <w:ilvl w:val="0"/>
          <w:numId w:val="0"/>
        </w:numPr>
        <w:ind w:left="720"/>
        <w:rPr>
          <w:del w:id="1284" w:author="Dunja Vrbaski" w:date="2024-09-18T00:03:00Z"/>
          <w:lang w:val="sr-Latn-RS"/>
        </w:rPr>
        <w:pPrChange w:id="1285" w:author="Korisnik" w:date="2024-09-19T17:56:00Z">
          <w:pPr>
            <w:pStyle w:val="Heading1"/>
            <w:numPr>
              <w:numId w:val="0"/>
            </w:numPr>
            <w:ind w:left="0" w:firstLine="0"/>
          </w:pPr>
        </w:pPrChange>
      </w:pPr>
      <w:del w:id="1286" w:author="Dunja Vrbaski" w:date="2024-09-18T00:03:00Z">
        <w:r w:rsidRPr="0037213B" w:rsidDel="00112C16">
          <w:rPr>
            <w:lang w:val="sr-Latn-RS"/>
          </w:rPr>
          <w:delText>Dodatak B</w:delText>
        </w:r>
      </w:del>
    </w:p>
    <w:p w14:paraId="3A83A20B" w14:textId="77777777" w:rsidR="00786316" w:rsidRPr="0037213B" w:rsidRDefault="00786316" w:rsidP="00DA58E4">
      <w:pPr>
        <w:numPr>
          <w:ilvl w:val="0"/>
          <w:numId w:val="4"/>
        </w:numPr>
        <w:spacing w:after="0" w:line="276" w:lineRule="auto"/>
        <w:rPr>
          <w:lang w:val="sr-Latn-RS"/>
        </w:rPr>
        <w:pPrChange w:id="1287" w:author="Korisnik" w:date="2024-09-19T17:56:00Z">
          <w:pPr/>
        </w:pPrChange>
      </w:pPr>
    </w:p>
    <w:p w14:paraId="66EC5410" w14:textId="77777777" w:rsidR="00786316" w:rsidRPr="0037213B" w:rsidRDefault="00786316" w:rsidP="001930A8">
      <w:pPr>
        <w:pStyle w:val="Heading1"/>
        <w:numPr>
          <w:ilvl w:val="0"/>
          <w:numId w:val="0"/>
        </w:numPr>
        <w:rPr>
          <w:lang w:val="sr-Latn-RS"/>
        </w:rPr>
      </w:pPr>
      <w:bookmarkStart w:id="1288" w:name="_Toc177571668"/>
      <w:r w:rsidRPr="0037213B">
        <w:rPr>
          <w:lang w:val="sr-Latn-RS"/>
        </w:rPr>
        <w:lastRenderedPageBreak/>
        <w:t>Podaci o kandidatu</w:t>
      </w:r>
      <w:bookmarkEnd w:id="1288"/>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6506D4">
      <w:type w:val="continuous"/>
      <w:pgSz w:w="12240" w:h="15840"/>
      <w:pgMar w:top="1170" w:right="1440" w:bottom="1080" w:left="1440" w:header="720" w:footer="680" w:gutter="0"/>
      <w:cols w:space="720"/>
      <w:titlePg/>
      <w:docGrid w:linePitch="360"/>
      <w:sectPrChange w:id="1289" w:author="SG" w:date="2024-09-18T21:52:00Z">
        <w:sectPr w:rsidR="00786316" w:rsidRPr="007A4DC3" w:rsidSect="006506D4">
          <w:pgMar w:top="1170" w:right="1440" w:bottom="108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unja Vrbaski" w:date="2024-09-17T23:13:00Z" w:initials="DV">
    <w:p w14:paraId="12CD0031" w14:textId="77777777" w:rsidR="00153207" w:rsidRPr="005F5822" w:rsidRDefault="00153207">
      <w:pPr>
        <w:pStyle w:val="CommentText"/>
        <w:rPr>
          <w:lang w:val="sr-Latn-RS"/>
        </w:rPr>
      </w:pPr>
      <w:r w:rsidRPr="005F5822">
        <w:rPr>
          <w:rStyle w:val="CommentReference"/>
          <w:lang w:val="sr-Latn-RS"/>
        </w:rPr>
        <w:annotationRef/>
      </w:r>
      <w:r w:rsidRPr="005F5822">
        <w:rPr>
          <w:lang w:val="sr-Latn-RS"/>
        </w:rPr>
        <w:t xml:space="preserve">Razmisljam da stavimo: </w:t>
      </w:r>
    </w:p>
    <w:p w14:paraId="0AFE660A" w14:textId="77777777" w:rsidR="00153207" w:rsidRPr="005F5822" w:rsidRDefault="00153207">
      <w:pPr>
        <w:pStyle w:val="CommentText"/>
        <w:rPr>
          <w:lang w:val="sr-Latn-RS"/>
        </w:rPr>
      </w:pPr>
    </w:p>
    <w:p w14:paraId="65C4E62F" w14:textId="0B662276" w:rsidR="00153207" w:rsidRPr="005F5822" w:rsidRDefault="00153207">
      <w:pPr>
        <w:pStyle w:val="CommentText"/>
        <w:rPr>
          <w:lang w:val="sr-Latn-RS"/>
        </w:rPr>
      </w:pPr>
      <w:r w:rsidRPr="005F5822">
        <w:rPr>
          <w:i/>
          <w:iCs/>
          <w:lang w:val="sr-Latn-RS"/>
        </w:rPr>
        <w:t>Debugit</w:t>
      </w:r>
      <w:r w:rsidRPr="005F5822">
        <w:rPr>
          <w:lang w:val="sr-Latn-RS"/>
        </w:rPr>
        <w:t xml:space="preserve">: studentska platforma za diskusiju sa integracijom </w:t>
      </w:r>
      <w:r w:rsidRPr="005F5822">
        <w:rPr>
          <w:i/>
          <w:iCs/>
          <w:lang w:val="sr-Latn-RS"/>
        </w:rPr>
        <w:t>Elasticsearch</w:t>
      </w:r>
      <w:r w:rsidRPr="005F5822">
        <w:rPr>
          <w:lang w:val="sr-Latn-RS"/>
        </w:rPr>
        <w:t xml:space="preserve"> pretrage</w:t>
      </w:r>
    </w:p>
    <w:p w14:paraId="49489766" w14:textId="77777777" w:rsidR="00153207" w:rsidRPr="005F5822" w:rsidRDefault="00153207">
      <w:pPr>
        <w:pStyle w:val="CommentText"/>
        <w:rPr>
          <w:lang w:val="sr-Latn-RS"/>
        </w:rPr>
      </w:pPr>
    </w:p>
    <w:p w14:paraId="6A605DB5" w14:textId="77777777" w:rsidR="00153207" w:rsidRPr="005F5822" w:rsidRDefault="00153207">
      <w:pPr>
        <w:pStyle w:val="CommentText"/>
        <w:rPr>
          <w:lang w:val="sr-Latn-RS"/>
        </w:rPr>
      </w:pPr>
    </w:p>
    <w:p w14:paraId="736A6657" w14:textId="77777777" w:rsidR="00153207" w:rsidRPr="005F5822" w:rsidRDefault="00153207">
      <w:pPr>
        <w:pStyle w:val="CommentText"/>
        <w:rPr>
          <w:lang w:val="sr-Latn-RS"/>
        </w:rPr>
      </w:pPr>
      <w:r w:rsidRPr="005F5822">
        <w:rPr>
          <w:lang w:val="sr-Latn-RS"/>
        </w:rPr>
        <w:t xml:space="preserve">Malo mi je previse 3 strane reci u naslovu.  </w:t>
      </w:r>
    </w:p>
    <w:p w14:paraId="6C43F4F2" w14:textId="13926CF3" w:rsidR="00153207" w:rsidRPr="005F5822" w:rsidRDefault="00153207">
      <w:pPr>
        <w:pStyle w:val="CommentText"/>
        <w:rPr>
          <w:lang w:val="sr-Latn-RS"/>
        </w:rPr>
      </w:pPr>
      <w:r w:rsidRPr="005F5822">
        <w:rPr>
          <w:lang w:val="sr-Latn-RS"/>
        </w:rPr>
        <w:t>Hajde razmisli…</w:t>
      </w:r>
    </w:p>
  </w:comment>
  <w:comment w:id="486" w:author="Dunja Vrbaski" w:date="2024-09-17T23:13:00Z" w:initials="DV">
    <w:p w14:paraId="43BEB18B" w14:textId="4A59A60C" w:rsidR="00153207" w:rsidRDefault="00153207">
      <w:pPr>
        <w:pStyle w:val="CommentText"/>
      </w:pPr>
      <w:r>
        <w:rPr>
          <w:rStyle w:val="CommentReference"/>
        </w:rPr>
        <w:annotationRef/>
      </w:r>
      <w:r>
        <w:t>Da ne pocinjemo recenicu, odmah u uvodu, italicom</w:t>
      </w:r>
    </w:p>
  </w:comment>
  <w:comment w:id="493" w:author="Dunja Vrbaski" w:date="2024-09-17T23:17:00Z" w:initials="DV">
    <w:p w14:paraId="3D61EE0B" w14:textId="3F761990" w:rsidR="00153207" w:rsidRDefault="00153207">
      <w:pPr>
        <w:pStyle w:val="CommentText"/>
        <w:rPr>
          <w:lang w:val="sr-Latn-RS"/>
        </w:rPr>
      </w:pPr>
      <w:r>
        <w:rPr>
          <w:rStyle w:val="CommentReference"/>
        </w:rPr>
        <w:annotationRef/>
      </w:r>
      <w:r>
        <w:t>Ovo razradi u re</w:t>
      </w:r>
      <w:r>
        <w:rPr>
          <w:lang w:val="sr-Latn-RS"/>
        </w:rPr>
        <w:t>čenice.</w:t>
      </w:r>
    </w:p>
    <w:p w14:paraId="30BF76F1" w14:textId="3C42B5EC" w:rsidR="00153207" w:rsidRDefault="00153207">
      <w:pPr>
        <w:pStyle w:val="CommentText"/>
        <w:rPr>
          <w:lang w:val="sr-Latn-RS"/>
        </w:rPr>
      </w:pPr>
    </w:p>
    <w:p w14:paraId="6649E551" w14:textId="4C1BD9D0" w:rsidR="00153207" w:rsidRDefault="00153207">
      <w:pPr>
        <w:pStyle w:val="CommentText"/>
        <w:rPr>
          <w:lang w:val="sr-Latn-RS"/>
        </w:rPr>
      </w:pPr>
      <w:r>
        <w:rPr>
          <w:lang w:val="sr-Latn-RS"/>
        </w:rPr>
        <w:t>U narednom poglavlju biće</w:t>
      </w:r>
    </w:p>
    <w:p w14:paraId="637FCF76" w14:textId="4BA27B3A" w:rsidR="00153207" w:rsidRDefault="00153207">
      <w:pPr>
        <w:pStyle w:val="CommentText"/>
        <w:rPr>
          <w:lang w:val="sr-Latn-RS"/>
        </w:rPr>
      </w:pPr>
      <w:r>
        <w:rPr>
          <w:lang w:val="sr-Latn-RS"/>
        </w:rPr>
        <w:t>U trećem poglavlju je ...</w:t>
      </w:r>
    </w:p>
    <w:p w14:paraId="19D9A47D" w14:textId="77777777" w:rsidR="00153207" w:rsidRDefault="00153207">
      <w:pPr>
        <w:pStyle w:val="CommentText"/>
        <w:rPr>
          <w:lang w:val="sr-Latn-RS"/>
        </w:rPr>
      </w:pPr>
      <w:r>
        <w:rPr>
          <w:lang w:val="sr-Latn-RS"/>
        </w:rPr>
        <w:t>...</w:t>
      </w:r>
    </w:p>
    <w:p w14:paraId="335E3437" w14:textId="0884DBE7" w:rsidR="00153207" w:rsidRDefault="00153207">
      <w:pPr>
        <w:pStyle w:val="CommentText"/>
        <w:rPr>
          <w:lang w:val="sr-Latn-RS"/>
        </w:rPr>
      </w:pPr>
      <w:r>
        <w:rPr>
          <w:lang w:val="sr-Latn-RS"/>
        </w:rPr>
        <w:t>Na kraju su dat zaključci</w:t>
      </w:r>
    </w:p>
    <w:p w14:paraId="29014C1A" w14:textId="77777777" w:rsidR="00153207" w:rsidRDefault="00153207">
      <w:pPr>
        <w:pStyle w:val="CommentText"/>
        <w:rPr>
          <w:lang w:val="sr-Latn-RS"/>
        </w:rPr>
      </w:pPr>
    </w:p>
    <w:p w14:paraId="24665446" w14:textId="70F603EB" w:rsidR="00153207" w:rsidRPr="00B279E1" w:rsidRDefault="00153207">
      <w:pPr>
        <w:pStyle w:val="CommentText"/>
        <w:rPr>
          <w:lang w:val="sr-Latn-RS"/>
        </w:rPr>
      </w:pPr>
    </w:p>
  </w:comment>
  <w:comment w:id="549" w:author="Dunja Vrbaski" w:date="2024-09-17T23:21:00Z" w:initials="DV">
    <w:p w14:paraId="54AA08C6" w14:textId="77777777" w:rsidR="00153207" w:rsidRDefault="00153207">
      <w:pPr>
        <w:pStyle w:val="CommentText"/>
      </w:pPr>
      <w:r>
        <w:rPr>
          <w:rStyle w:val="CommentReference"/>
        </w:rPr>
        <w:annotationRef/>
      </w:r>
      <w:r>
        <w:t>Slika 3?</w:t>
      </w:r>
    </w:p>
    <w:p w14:paraId="450D55DB" w14:textId="77777777" w:rsidR="00153207" w:rsidRDefault="00153207">
      <w:pPr>
        <w:pStyle w:val="CommentText"/>
      </w:pPr>
    </w:p>
    <w:p w14:paraId="73CDEFEC" w14:textId="38EC03D6" w:rsidR="00153207" w:rsidRDefault="00153207">
      <w:pPr>
        <w:pStyle w:val="CommentText"/>
      </w:pPr>
      <w:r>
        <w:t>Probaj da editujes ili ponovo da slikas sa sklonjenim reklamama da na ovom screenshotu  ne bude reklama</w:t>
      </w:r>
    </w:p>
  </w:comment>
  <w:comment w:id="554" w:author="Dunja Vrbaski" w:date="2024-09-17T23:23:00Z" w:initials="DV">
    <w:p w14:paraId="6F3FC80C" w14:textId="3062F8BE" w:rsidR="00153207" w:rsidRPr="00B279E1" w:rsidRDefault="00153207">
      <w:pPr>
        <w:pStyle w:val="CommentText"/>
        <w:rPr>
          <w:lang w:val="sr-Latn-RS"/>
        </w:rPr>
      </w:pPr>
      <w:r>
        <w:rPr>
          <w:rStyle w:val="CommentReference"/>
        </w:rPr>
        <w:annotationRef/>
      </w:r>
      <w:r>
        <w:t>Transkribuj njihova iman na srpski: D</w:t>
      </w:r>
      <w:r>
        <w:rPr>
          <w:lang w:val="sr-Latn-RS"/>
        </w:rPr>
        <w:t>žeri...</w:t>
      </w:r>
    </w:p>
  </w:comment>
  <w:comment w:id="555" w:author="Korisnik" w:date="2024-09-18T13:07:00Z" w:initials="K">
    <w:p w14:paraId="0C51E543" w14:textId="3CD4EED1" w:rsidR="00153207" w:rsidRDefault="00153207">
      <w:pPr>
        <w:pStyle w:val="CommentText"/>
      </w:pPr>
      <w:r>
        <w:rPr>
          <w:rStyle w:val="CommentReference"/>
        </w:rPr>
        <w:annotationRef/>
      </w:r>
    </w:p>
  </w:comment>
  <w:comment w:id="556" w:author="Korisnik" w:date="2024-09-18T13:07:00Z" w:initials="K">
    <w:p w14:paraId="4FDA9999" w14:textId="10435BFA" w:rsidR="00153207" w:rsidRDefault="00153207">
      <w:pPr>
        <w:pStyle w:val="CommentText"/>
      </w:pPr>
      <w:r>
        <w:rPr>
          <w:rStyle w:val="CommentReference"/>
        </w:rPr>
        <w:annotationRef/>
      </w:r>
    </w:p>
  </w:comment>
  <w:comment w:id="557" w:author="Korisnik" w:date="2024-09-18T13:07:00Z" w:initials="K">
    <w:p w14:paraId="032C2DB0" w14:textId="50E15E53" w:rsidR="00153207" w:rsidRDefault="00153207">
      <w:pPr>
        <w:pStyle w:val="CommentText"/>
      </w:pPr>
      <w:r>
        <w:rPr>
          <w:rStyle w:val="CommentReference"/>
        </w:rPr>
        <w:annotationRef/>
      </w:r>
    </w:p>
  </w:comment>
  <w:comment w:id="592" w:author="Dunja Vrbaski" w:date="2024-09-17T23:26:00Z" w:initials="DV">
    <w:p w14:paraId="6CF83209" w14:textId="3917D2BE" w:rsidR="00153207" w:rsidRDefault="00153207">
      <w:pPr>
        <w:pStyle w:val="CommentText"/>
      </w:pPr>
      <w:r>
        <w:rPr>
          <w:rStyle w:val="CommentReference"/>
        </w:rPr>
        <w:annotationRef/>
      </w:r>
      <w:r>
        <w:t>Mora referenca jer ima bas pod navodnicima citat</w:t>
      </w:r>
    </w:p>
  </w:comment>
  <w:comment w:id="646" w:author="Dunja Vrbaski" w:date="2024-09-17T23:30:00Z" w:initials="DV">
    <w:p w14:paraId="61F66FB4" w14:textId="390095B7" w:rsidR="00153207" w:rsidRDefault="00153207">
      <w:pPr>
        <w:pStyle w:val="CommentText"/>
      </w:pPr>
      <w:r>
        <w:rPr>
          <w:rStyle w:val="CommentReference"/>
        </w:rPr>
        <w:annotationRef/>
      </w:r>
      <w:r>
        <w:t>Ja bih izbacila naslove i ostavila samo tekstove kao zasebne paragrafe</w:t>
      </w:r>
    </w:p>
  </w:comment>
  <w:comment w:id="681" w:author="Dunja Vrbaski" w:date="2024-09-17T23:32:00Z" w:initials="DV">
    <w:p w14:paraId="475EB4A0" w14:textId="22099192" w:rsidR="00153207" w:rsidRDefault="00153207">
      <w:pPr>
        <w:pStyle w:val="CommentText"/>
      </w:pPr>
      <w:r>
        <w:rPr>
          <w:rStyle w:val="CommentReference"/>
        </w:rPr>
        <w:annotationRef/>
      </w:r>
      <w:r>
        <w:t>Pokusaj, na kraju, da nekako idu redom reference kroz dokument</w:t>
      </w:r>
    </w:p>
  </w:comment>
  <w:comment w:id="710" w:author="Dunja Vrbaski" w:date="2024-09-17T23:35:00Z" w:initials="DV">
    <w:p w14:paraId="233AF953" w14:textId="7893FC9A" w:rsidR="00153207" w:rsidRDefault="00153207">
      <w:pPr>
        <w:pStyle w:val="CommentText"/>
      </w:pPr>
      <w:r>
        <w:rPr>
          <w:rStyle w:val="CommentReference"/>
        </w:rPr>
        <w:annotationRef/>
      </w:r>
      <w:r>
        <w:t>Imas reference tako da ne moraju navodnici</w:t>
      </w:r>
    </w:p>
  </w:comment>
  <w:comment w:id="857" w:author="Dunja Vrbaski" w:date="2024-09-17T23:48:00Z" w:initials="DV">
    <w:p w14:paraId="3A82A59E" w14:textId="17B32B73" w:rsidR="00153207" w:rsidRDefault="00153207" w:rsidP="00E5390E">
      <w:pPr>
        <w:pStyle w:val="CommentText"/>
      </w:pPr>
      <w:r>
        <w:t>Stavi i ovde odmah referencu 40.</w:t>
      </w:r>
    </w:p>
  </w:comment>
  <w:comment w:id="882" w:author="Dunja Vrbaski" w:date="2024-09-17T23:52:00Z" w:initials="DV">
    <w:p w14:paraId="3E09D49C" w14:textId="11DE6981" w:rsidR="00153207" w:rsidRDefault="00153207">
      <w:pPr>
        <w:pStyle w:val="CommentText"/>
      </w:pPr>
      <w:r>
        <w:rPr>
          <w:rStyle w:val="CommentReference"/>
        </w:rPr>
        <w:annotationRef/>
      </w:r>
      <w:r>
        <w:t>Odmah stavi reference na algoritam</w:t>
      </w:r>
    </w:p>
  </w:comment>
  <w:comment w:id="914" w:author="Dunja Vrbaski" w:date="2024-09-17T23:54:00Z" w:initials="DV">
    <w:p w14:paraId="72166E20" w14:textId="09147DC7" w:rsidR="00153207" w:rsidRDefault="00153207">
      <w:pPr>
        <w:pStyle w:val="CommentText"/>
      </w:pPr>
      <w:r>
        <w:rPr>
          <w:rStyle w:val="CommentReference"/>
        </w:rPr>
        <w:annotationRef/>
      </w:r>
      <w:r>
        <w:t>Izbacila bih naslov i stavila otprilike ovako.</w:t>
      </w:r>
    </w:p>
    <w:p w14:paraId="7229DFB5" w14:textId="4B78073B" w:rsidR="00153207" w:rsidRDefault="00153207">
      <w:pPr>
        <w:pStyle w:val="CommentText"/>
      </w:pPr>
    </w:p>
    <w:p w14:paraId="56BA529A" w14:textId="0B0016EF" w:rsidR="00153207" w:rsidRDefault="00153207">
      <w:pPr>
        <w:pStyle w:val="CommentText"/>
      </w:pPr>
      <w:r>
        <w:t>Re</w:t>
      </w:r>
      <w:r>
        <w:rPr>
          <w:lang w:val="sr-Latn-RS"/>
        </w:rPr>
        <w:t>šenje je razvijano uz korišćenje sledećeg skupa tehnologija</w:t>
      </w:r>
      <w:r>
        <w:t>:</w:t>
      </w:r>
    </w:p>
    <w:p w14:paraId="1D7C95EF" w14:textId="21D26B57" w:rsidR="00153207" w:rsidRPr="004A549F" w:rsidRDefault="00153207">
      <w:pPr>
        <w:pStyle w:val="CommentText"/>
      </w:pPr>
      <w:r>
        <w:t>nabrajanje</w:t>
      </w:r>
    </w:p>
    <w:p w14:paraId="499AA1F2" w14:textId="77777777" w:rsidR="00153207" w:rsidRDefault="00153207">
      <w:pPr>
        <w:pStyle w:val="CommentText"/>
      </w:pPr>
    </w:p>
    <w:p w14:paraId="67DAD36F" w14:textId="618BC1E7" w:rsidR="00153207" w:rsidRDefault="00153207">
      <w:pPr>
        <w:pStyle w:val="CommentText"/>
      </w:pPr>
    </w:p>
  </w:comment>
  <w:comment w:id="1006" w:author="Dunja Vrbaski" w:date="2024-09-17T23:59:00Z" w:initials="DV">
    <w:p w14:paraId="2788AFC0" w14:textId="31F6BFCD" w:rsidR="00153207" w:rsidRDefault="00153207">
      <w:pPr>
        <w:pStyle w:val="CommentText"/>
      </w:pPr>
      <w:r>
        <w:rPr>
          <w:rStyle w:val="CommentReference"/>
        </w:rPr>
        <w:annotationRef/>
      </w:r>
      <w:r>
        <w:t>cisto da izbegavamo ove neformalne izraze, a jasno je iz konteksta</w:t>
      </w:r>
    </w:p>
  </w:comment>
  <w:comment w:id="1012" w:author="Dunja Vrbaski" w:date="2024-09-18T00:00:00Z" w:initials="DV">
    <w:p w14:paraId="5132561F" w14:textId="77777777" w:rsidR="00153207" w:rsidRDefault="00153207">
      <w:pPr>
        <w:pStyle w:val="CommentText"/>
      </w:pPr>
      <w:r>
        <w:rPr>
          <w:rStyle w:val="CommentReference"/>
        </w:rPr>
        <w:annotationRef/>
      </w:r>
      <w:r>
        <w:t>Bilo bi efektnije da su nasa neka imena u primerima.</w:t>
      </w:r>
    </w:p>
    <w:p w14:paraId="6228DA30" w14:textId="4C71B48D" w:rsidR="00153207" w:rsidRDefault="00153207">
      <w:pPr>
        <w:pStyle w:val="CommentText"/>
      </w:pPr>
      <w:r>
        <w:t>Ako te ne mrzi i imas vremena…</w:t>
      </w:r>
    </w:p>
  </w:comment>
  <w:comment w:id="1040" w:author="Dunja Vrbaski" w:date="2024-09-18T00:02:00Z" w:initials="DV">
    <w:p w14:paraId="17C9493A" w14:textId="77777777" w:rsidR="00153207" w:rsidRDefault="00153207">
      <w:pPr>
        <w:pStyle w:val="CommentText"/>
      </w:pPr>
      <w:r>
        <w:rPr>
          <w:rStyle w:val="CommentReference"/>
        </w:rPr>
        <w:annotationRef/>
      </w:r>
      <w:r>
        <w:t>Align literature na levo</w:t>
      </w:r>
    </w:p>
    <w:p w14:paraId="5D77D3FD" w14:textId="77777777" w:rsidR="00153207" w:rsidRDefault="00153207">
      <w:pPr>
        <w:pStyle w:val="CommentText"/>
      </w:pPr>
    </w:p>
    <w:p w14:paraId="028EC80D" w14:textId="77777777" w:rsidR="00153207" w:rsidRDefault="00153207">
      <w:pPr>
        <w:pStyle w:val="CommentText"/>
      </w:pPr>
      <w:r>
        <w:t>Dodaj kad je pristupano (pogledaj onaj moj link sa napomenama)</w:t>
      </w:r>
    </w:p>
    <w:p w14:paraId="3DAE84A5" w14:textId="77777777" w:rsidR="00153207" w:rsidRDefault="00153207">
      <w:pPr>
        <w:pStyle w:val="CommentText"/>
      </w:pPr>
    </w:p>
    <w:p w14:paraId="0B26CBBB" w14:textId="77777777" w:rsidR="00153207" w:rsidRDefault="00153207">
      <w:pPr>
        <w:pStyle w:val="CommentText"/>
      </w:pPr>
      <w:r>
        <w:t>Proveri da li je svaka stvaka uliteraturi referencirana bar jednom u tektsu</w:t>
      </w:r>
    </w:p>
    <w:p w14:paraId="5D78D3E9" w14:textId="77777777" w:rsidR="00153207" w:rsidRDefault="00153207">
      <w:pPr>
        <w:pStyle w:val="CommentText"/>
      </w:pPr>
    </w:p>
    <w:p w14:paraId="1F0CE327" w14:textId="77777777" w:rsidR="00153207" w:rsidRDefault="00153207">
      <w:pPr>
        <w:pStyle w:val="CommentText"/>
      </w:pPr>
      <w:r>
        <w:t>Probaj da sortiras da ide nekako redom</w:t>
      </w:r>
    </w:p>
    <w:p w14:paraId="74F111D3" w14:textId="77777777" w:rsidR="00153207" w:rsidRDefault="00153207">
      <w:pPr>
        <w:pStyle w:val="CommentText"/>
      </w:pPr>
    </w:p>
    <w:p w14:paraId="58DAB7F3" w14:textId="77777777" w:rsidR="00153207" w:rsidRDefault="00153207">
      <w:pPr>
        <w:pStyle w:val="CommentText"/>
      </w:pPr>
      <w:r>
        <w:t>Mislim da si ti rucno navodila reference, nisi koristila word citiranje (Toolbar &gt; References). U tom slucaju to mora rucno da se odradi. Ako budes imala vremena.</w:t>
      </w:r>
    </w:p>
    <w:p w14:paraId="129322B0" w14:textId="77777777" w:rsidR="00153207" w:rsidRDefault="00153207">
      <w:pPr>
        <w:pStyle w:val="CommentText"/>
      </w:pPr>
    </w:p>
    <w:p w14:paraId="156251FE" w14:textId="59CFC3B0" w:rsidR="00153207" w:rsidRDefault="00153207">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43F4F2" w15:done="0"/>
  <w15:commentEx w15:paraId="43BEB18B" w15:done="0"/>
  <w15:commentEx w15:paraId="24665446" w15:done="0"/>
  <w15:commentEx w15:paraId="73CDEFEC" w15:done="0"/>
  <w15:commentEx w15:paraId="6F3FC80C" w15:done="0"/>
  <w15:commentEx w15:paraId="0C51E543" w15:paraIdParent="6F3FC80C" w15:done="0"/>
  <w15:commentEx w15:paraId="4FDA9999" w15:paraIdParent="6F3FC80C" w15:done="0"/>
  <w15:commentEx w15:paraId="032C2DB0" w15:paraIdParent="6F3FC80C" w15:done="0"/>
  <w15:commentEx w15:paraId="6CF83209" w15:done="0"/>
  <w15:commentEx w15:paraId="61F66FB4" w15:done="0"/>
  <w15:commentEx w15:paraId="475EB4A0" w15:done="0"/>
  <w15:commentEx w15:paraId="233AF953" w15:done="0"/>
  <w15:commentEx w15:paraId="3A82A59E" w15:done="0"/>
  <w15:commentEx w15:paraId="3E09D49C" w15:done="0"/>
  <w15:commentEx w15:paraId="67DAD36F" w15:done="0"/>
  <w15:commentEx w15:paraId="2788AFC0" w15:done="0"/>
  <w15:commentEx w15:paraId="6228DA30" w15:done="0"/>
  <w15:commentEx w15:paraId="156251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BAEC15" w14:textId="77777777" w:rsidR="00205FD9" w:rsidRDefault="00205FD9" w:rsidP="00DE4A03">
      <w:pPr>
        <w:spacing w:after="0" w:line="240" w:lineRule="auto"/>
      </w:pPr>
      <w:r>
        <w:separator/>
      </w:r>
    </w:p>
  </w:endnote>
  <w:endnote w:type="continuationSeparator" w:id="0">
    <w:p w14:paraId="246FFC5B" w14:textId="77777777" w:rsidR="00205FD9" w:rsidRDefault="00205FD9"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153207" w:rsidRPr="00E2112C" w:rsidRDefault="00153207">
    <w:pPr>
      <w:spacing w:after="0"/>
      <w:jc w:val="both"/>
      <w:rPr>
        <w:rFonts w:ascii="Arial" w:hAnsi="Arial" w:cs="Arial"/>
        <w:sz w:val="20"/>
        <w:szCs w:val="20"/>
        <w:rPrChange w:id="11" w:author="SG" w:date="2024-09-18T16:16:00Z">
          <w:rPr/>
        </w:rPrChange>
      </w:rPr>
      <w:pPrChange w:id="12" w:author="SG" w:date="2024-09-18T16:16:00Z">
        <w:pPr>
          <w:pStyle w:val="Footer"/>
        </w:pPr>
      </w:pPrChange>
    </w:pPr>
    <w:ins w:id="13" w:author="SG" w:date="2024-09-18T16:16: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ins>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3F2B2" w14:textId="77777777" w:rsidR="00153207" w:rsidRPr="00C0757F" w:rsidRDefault="00153207" w:rsidP="006506D4">
    <w:pPr>
      <w:spacing w:after="0"/>
      <w:jc w:val="both"/>
      <w:rPr>
        <w:ins w:id="90" w:author="SG" w:date="2024-09-18T21:52:00Z"/>
        <w:rFonts w:ascii="Arial" w:hAnsi="Arial" w:cs="Arial"/>
        <w:sz w:val="20"/>
        <w:szCs w:val="20"/>
        <w:lang w:val="sr-Latn-RS"/>
      </w:rPr>
    </w:pPr>
    <w:ins w:id="91" w:author="SG" w:date="2024-09-18T21:52:00Z">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Latn-RS"/>
        </w:rPr>
        <w:tab/>
      </w:r>
      <w:r w:rsidRPr="00FE35C2">
        <w:rPr>
          <w:rFonts w:ascii="Arial" w:hAnsi="Arial" w:cs="Arial"/>
          <w:sz w:val="20"/>
          <w:szCs w:val="20"/>
          <w:lang w:val="sr-Cyrl-RS"/>
        </w:rPr>
        <w:t xml:space="preserve">                 </w:t>
      </w:r>
      <w:r>
        <w:rPr>
          <w:rFonts w:ascii="Arial" w:hAnsi="Arial" w:cs="Arial"/>
          <w:sz w:val="20"/>
          <w:szCs w:val="20"/>
          <w:lang w:val="sr-Latn-RS"/>
        </w:rPr>
        <w:t xml:space="preserve">   </w:t>
      </w:r>
      <w:r w:rsidRPr="00FE35C2">
        <w:rPr>
          <w:rFonts w:ascii="Arial" w:hAnsi="Arial" w:cs="Arial"/>
          <w:sz w:val="20"/>
          <w:szCs w:val="20"/>
          <w:lang w:val="sr-Cyrl-RS"/>
        </w:rPr>
        <w:t xml:space="preserve"> </w:t>
      </w:r>
    </w:ins>
    <w:customXmlInsRangeStart w:id="92" w:author="SG" w:date="2024-09-18T21:52:00Z"/>
    <w:sdt>
      <w:sdtPr>
        <w:rPr>
          <w:rFonts w:ascii="Arial" w:hAnsi="Arial" w:cs="Arial"/>
          <w:sz w:val="20"/>
          <w:szCs w:val="20"/>
        </w:rPr>
        <w:id w:val="-1816486675"/>
        <w:docPartObj>
          <w:docPartGallery w:val="Page Numbers (Bottom of Page)"/>
          <w:docPartUnique/>
        </w:docPartObj>
      </w:sdtPr>
      <w:sdtEndPr>
        <w:rPr>
          <w:noProof/>
          <w:sz w:val="18"/>
        </w:rPr>
      </w:sdtEndPr>
      <w:sdtContent>
        <w:customXmlInsRangeEnd w:id="92"/>
        <w:ins w:id="93" w:author="SG" w:date="2024-09-18T21:52:00Z">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ins>
        <w:r w:rsidR="005B2BCF">
          <w:rPr>
            <w:rFonts w:ascii="Arial" w:hAnsi="Arial" w:cs="Arial"/>
            <w:noProof/>
            <w:sz w:val="20"/>
            <w:szCs w:val="20"/>
          </w:rPr>
          <w:t>2</w:t>
        </w:r>
        <w:ins w:id="94" w:author="SG" w:date="2024-09-18T21:52:00Z">
          <w:r w:rsidRPr="00C0757F">
            <w:rPr>
              <w:rFonts w:ascii="Arial" w:hAnsi="Arial" w:cs="Arial"/>
              <w:noProof/>
              <w:sz w:val="20"/>
              <w:szCs w:val="20"/>
            </w:rPr>
            <w:fldChar w:fldCharType="end"/>
          </w:r>
        </w:ins>
        <w:customXmlInsRangeStart w:id="95" w:author="SG" w:date="2024-09-18T21:52:00Z"/>
      </w:sdtContent>
    </w:sdt>
    <w:customXmlInsRangeEnd w:id="95"/>
  </w:p>
  <w:p w14:paraId="1D2C2A8A" w14:textId="7010A6D7" w:rsidR="00153207" w:rsidRPr="00E2112C" w:rsidRDefault="00153207">
    <w:pPr>
      <w:spacing w:after="0"/>
      <w:jc w:val="both"/>
      <w:rPr>
        <w:rFonts w:ascii="Arial" w:hAnsi="Arial" w:cs="Arial"/>
        <w:sz w:val="20"/>
        <w:szCs w:val="20"/>
        <w:rPrChange w:id="96" w:author="SG" w:date="2024-09-18T16:16:00Z">
          <w:rPr/>
        </w:rPrChange>
      </w:rPr>
      <w:pPrChange w:id="97" w:author="SG" w:date="2024-09-18T16:16:00Z">
        <w:pPr>
          <w:pStyle w:val="Footer"/>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33DF6C69" w:rsidR="00153207" w:rsidRPr="00FE35C2" w:rsidRDefault="00153207">
    <w:pPr>
      <w:spacing w:after="0"/>
      <w:jc w:val="both"/>
      <w:rPr>
        <w:rFonts w:ascii="Arial" w:hAnsi="Arial" w:cs="Arial"/>
        <w:sz w:val="20"/>
        <w:szCs w:val="20"/>
        <w:lang w:val="sr-Latn-RS"/>
        <w:rPrChange w:id="160" w:author="SG" w:date="2024-09-18T17:27:00Z">
          <w:rPr/>
        </w:rPrChange>
      </w:rPr>
      <w:pPrChange w:id="161" w:author="SG" w:date="2024-09-18T17:02:00Z">
        <w:pPr>
          <w:pStyle w:val="Footer"/>
        </w:pPr>
      </w:pPrChange>
    </w:pPr>
    <w:ins w:id="162" w:author="SG" w:date="2024-09-18T21:49:00Z">
      <w:r>
        <w:rPr>
          <w:rFonts w:ascii="Arial" w:hAnsi="Arial" w:cs="Arial"/>
          <w:sz w:val="20"/>
          <w:szCs w:val="20"/>
          <w:lang w:val="sr-Latn-RS"/>
        </w:rPr>
        <w:t>Nevena Gligorov</w:t>
      </w:r>
    </w:ins>
    <w:ins w:id="163" w:author="SG" w:date="2024-09-18T15:32:00Z">
      <w:r w:rsidRPr="00FE35C2">
        <w:rPr>
          <w:rFonts w:ascii="Arial" w:hAnsi="Arial" w:cs="Arial"/>
          <w:sz w:val="20"/>
          <w:szCs w:val="20"/>
          <w:lang w:val="sr-Cyrl-RS"/>
          <w:rPrChange w:id="164" w:author="SG" w:date="2024-09-18T17:27:00Z">
            <w:rPr>
              <w:rFonts w:ascii="Arial" w:hAnsi="Arial" w:cs="Arial"/>
              <w:sz w:val="18"/>
              <w:szCs w:val="20"/>
              <w:lang w:val="sr-Cyrl-RS"/>
            </w:rPr>
          </w:rPrChange>
        </w:rPr>
        <w:t xml:space="preserve">, </w:t>
      </w:r>
      <w:r w:rsidRPr="00FE35C2">
        <w:rPr>
          <w:rFonts w:ascii="Arial" w:hAnsi="Arial" w:cs="Arial"/>
          <w:i/>
          <w:sz w:val="20"/>
          <w:szCs w:val="20"/>
          <w:lang w:val="sr-Latn-RS"/>
          <w:rPrChange w:id="165" w:author="SG" w:date="2024-09-18T17:27:00Z">
            <w:rPr>
              <w:rFonts w:ascii="Arial" w:hAnsi="Arial" w:cs="Arial"/>
              <w:sz w:val="18"/>
              <w:lang w:val="sr-Latn-RS"/>
            </w:rPr>
          </w:rPrChange>
        </w:rPr>
        <w:t>DebugIt</w:t>
      </w:r>
    </w:ins>
    <w:ins w:id="166" w:author="SG" w:date="2024-09-18T17:14:00Z">
      <w:r w:rsidRPr="00FE35C2">
        <w:rPr>
          <w:rFonts w:ascii="Arial" w:hAnsi="Arial" w:cs="Arial"/>
          <w:i/>
          <w:sz w:val="20"/>
          <w:szCs w:val="20"/>
          <w:lang w:val="sr-Latn-RS"/>
        </w:rPr>
        <w:t>:</w:t>
      </w:r>
      <w:r w:rsidRPr="006506D4">
        <w:rPr>
          <w:rFonts w:ascii="Arial" w:hAnsi="Arial" w:cs="Arial"/>
          <w:sz w:val="20"/>
          <w:szCs w:val="20"/>
          <w:lang w:val="sr-Latn-RS"/>
          <w:rPrChange w:id="167" w:author="SG" w:date="2024-09-18T21:50:00Z">
            <w:rPr>
              <w:rFonts w:ascii="Arial" w:hAnsi="Arial" w:cs="Arial"/>
              <w:i/>
              <w:sz w:val="20"/>
              <w:szCs w:val="20"/>
              <w:lang w:val="sr-Latn-RS"/>
            </w:rPr>
          </w:rPrChange>
        </w:rPr>
        <w:t xml:space="preserve"> </w:t>
      </w:r>
    </w:ins>
    <w:ins w:id="168" w:author="SG" w:date="2024-09-18T21:49:00Z">
      <w:r w:rsidRPr="006506D4">
        <w:rPr>
          <w:rFonts w:ascii="Arial" w:hAnsi="Arial" w:cs="Arial"/>
          <w:sz w:val="20"/>
          <w:szCs w:val="20"/>
          <w:lang w:val="sr-Latn-RS"/>
          <w:rPrChange w:id="169" w:author="SG" w:date="2024-09-18T21:50:00Z">
            <w:rPr>
              <w:rFonts w:ascii="Arial" w:hAnsi="Arial" w:cs="Arial"/>
              <w:i/>
              <w:sz w:val="20"/>
              <w:szCs w:val="20"/>
              <w:lang w:val="sr-Latn-RS"/>
            </w:rPr>
          </w:rPrChange>
        </w:rPr>
        <w:t>studentska</w:t>
      </w:r>
    </w:ins>
    <w:ins w:id="170" w:author="SG" w:date="2024-09-18T15:32:00Z">
      <w:r w:rsidRPr="00FE35C2">
        <w:rPr>
          <w:rFonts w:ascii="Arial" w:hAnsi="Arial" w:cs="Arial"/>
          <w:sz w:val="20"/>
          <w:szCs w:val="20"/>
          <w:lang w:val="sr-Cyrl-RS"/>
          <w:rPrChange w:id="171" w:author="SG" w:date="2024-09-18T17:27:00Z">
            <w:rPr>
              <w:rFonts w:ascii="Arial" w:hAnsi="Arial" w:cs="Arial"/>
              <w:sz w:val="18"/>
              <w:lang w:val="sr-Cyrl-RS"/>
            </w:rPr>
          </w:rPrChange>
        </w:rPr>
        <w:t xml:space="preserve"> </w:t>
      </w:r>
    </w:ins>
    <w:ins w:id="172" w:author="SG" w:date="2024-09-18T21:50:00Z">
      <w:r>
        <w:rPr>
          <w:rFonts w:ascii="Arial" w:hAnsi="Arial" w:cs="Arial"/>
          <w:sz w:val="20"/>
          <w:szCs w:val="20"/>
          <w:lang w:val="sr-Latn-RS"/>
        </w:rPr>
        <w:t xml:space="preserve">platforma sa integracijom </w:t>
      </w:r>
    </w:ins>
    <w:ins w:id="173" w:author="SG" w:date="2024-09-18T15:32:00Z">
      <w:r w:rsidRPr="00FE35C2">
        <w:rPr>
          <w:rFonts w:ascii="Arial" w:hAnsi="Arial" w:cs="Arial"/>
          <w:i/>
          <w:sz w:val="20"/>
          <w:szCs w:val="20"/>
          <w:lang w:val="sr-Latn-RS"/>
          <w:rPrChange w:id="174" w:author="SG" w:date="2024-09-18T17:27:00Z">
            <w:rPr>
              <w:rFonts w:ascii="Arial" w:hAnsi="Arial" w:cs="Arial"/>
              <w:i/>
              <w:sz w:val="18"/>
              <w:lang w:val="sr-Latn-RS"/>
            </w:rPr>
          </w:rPrChange>
        </w:rPr>
        <w:t>Elasticsearch</w:t>
      </w:r>
      <w:r w:rsidRPr="00FE35C2">
        <w:rPr>
          <w:rFonts w:ascii="Arial" w:hAnsi="Arial" w:cs="Arial"/>
          <w:sz w:val="20"/>
          <w:szCs w:val="20"/>
          <w:lang w:val="sr-Latn-RS"/>
          <w:rPrChange w:id="175" w:author="SG" w:date="2024-09-18T17:27:00Z">
            <w:rPr>
              <w:rFonts w:ascii="Arial" w:hAnsi="Arial" w:cs="Arial"/>
              <w:sz w:val="18"/>
              <w:lang w:val="sr-Latn-RS"/>
            </w:rPr>
          </w:rPrChange>
        </w:rPr>
        <w:t xml:space="preserve"> </w:t>
      </w:r>
    </w:ins>
    <w:ins w:id="176" w:author="SG" w:date="2024-09-18T21:50:00Z">
      <w:r>
        <w:rPr>
          <w:rFonts w:ascii="Arial" w:hAnsi="Arial" w:cs="Arial"/>
          <w:sz w:val="20"/>
          <w:szCs w:val="20"/>
          <w:lang w:val="sr-Latn-RS"/>
        </w:rPr>
        <w:t>pretrage</w:t>
      </w:r>
      <w:r>
        <w:rPr>
          <w:rFonts w:ascii="Arial" w:hAnsi="Arial" w:cs="Arial"/>
          <w:sz w:val="20"/>
          <w:szCs w:val="20"/>
          <w:lang w:val="sr-Latn-RS"/>
        </w:rPr>
        <w:tab/>
      </w:r>
    </w:ins>
    <w:ins w:id="177" w:author="SG" w:date="2024-09-18T15:32:00Z">
      <w:r w:rsidRPr="00FE35C2">
        <w:rPr>
          <w:rFonts w:ascii="Arial" w:hAnsi="Arial" w:cs="Arial"/>
          <w:sz w:val="20"/>
          <w:szCs w:val="20"/>
          <w:lang w:val="sr-Cyrl-RS"/>
        </w:rPr>
        <w:t xml:space="preserve"> </w:t>
      </w:r>
    </w:ins>
    <w:ins w:id="178" w:author="SG" w:date="2024-09-18T17:17:00Z">
      <w:r w:rsidRPr="00FE35C2">
        <w:rPr>
          <w:rFonts w:ascii="Arial" w:hAnsi="Arial" w:cs="Arial"/>
          <w:sz w:val="20"/>
          <w:szCs w:val="20"/>
          <w:lang w:val="sr-Cyrl-RS"/>
        </w:rPr>
        <w:t xml:space="preserve">       </w:t>
      </w:r>
    </w:ins>
    <w:ins w:id="179" w:author="SG" w:date="2024-09-18T15:32:00Z">
      <w:r w:rsidRPr="00FE35C2">
        <w:rPr>
          <w:rFonts w:ascii="Arial" w:hAnsi="Arial" w:cs="Arial"/>
          <w:sz w:val="20"/>
          <w:szCs w:val="20"/>
          <w:lang w:val="sr-Cyrl-RS"/>
        </w:rPr>
        <w:t xml:space="preserve">         </w:t>
      </w:r>
    </w:ins>
    <w:ins w:id="180" w:author="SG" w:date="2024-09-18T21:51:00Z">
      <w:r>
        <w:rPr>
          <w:rFonts w:ascii="Arial" w:hAnsi="Arial" w:cs="Arial"/>
          <w:sz w:val="20"/>
          <w:szCs w:val="20"/>
          <w:lang w:val="sr-Latn-RS"/>
        </w:rPr>
        <w:t xml:space="preserve">   </w:t>
      </w:r>
    </w:ins>
    <w:ins w:id="181" w:author="SG" w:date="2024-09-18T16:54:00Z">
      <w:r w:rsidRPr="00FE35C2">
        <w:rPr>
          <w:rFonts w:ascii="Arial" w:hAnsi="Arial" w:cs="Arial"/>
          <w:sz w:val="20"/>
          <w:szCs w:val="20"/>
          <w:lang w:val="sr-Cyrl-RS"/>
        </w:rPr>
        <w:t xml:space="preserve"> </w:t>
      </w:r>
    </w:ins>
    <w:customXmlInsRangeStart w:id="182" w:author="SG" w:date="2024-09-18T15:32:00Z"/>
    <w:sdt>
      <w:sdtPr>
        <w:rPr>
          <w:rFonts w:ascii="Arial" w:hAnsi="Arial" w:cs="Arial"/>
          <w:sz w:val="20"/>
          <w:szCs w:val="20"/>
        </w:rPr>
        <w:id w:val="58533239"/>
        <w:docPartObj>
          <w:docPartGallery w:val="Page Numbers (Bottom of Page)"/>
          <w:docPartUnique/>
        </w:docPartObj>
      </w:sdtPr>
      <w:sdtEndPr>
        <w:rPr>
          <w:noProof/>
          <w:sz w:val="18"/>
        </w:rPr>
      </w:sdtEndPr>
      <w:sdtContent>
        <w:customXmlInsRangeEnd w:id="182"/>
        <w:ins w:id="183" w:author="SG" w:date="2024-09-18T15:32:00Z">
          <w:r w:rsidRPr="00FE35C2">
            <w:rPr>
              <w:rFonts w:ascii="Arial" w:hAnsi="Arial" w:cs="Arial"/>
              <w:sz w:val="20"/>
              <w:szCs w:val="20"/>
              <w:rPrChange w:id="184" w:author="SG" w:date="2024-09-18T17:27:00Z">
                <w:rPr>
                  <w:noProof/>
                </w:rPr>
              </w:rPrChange>
            </w:rPr>
            <w:fldChar w:fldCharType="begin"/>
          </w:r>
          <w:r w:rsidRPr="00FE35C2">
            <w:rPr>
              <w:rFonts w:ascii="Arial" w:hAnsi="Arial" w:cs="Arial"/>
              <w:sz w:val="20"/>
              <w:szCs w:val="20"/>
              <w:rPrChange w:id="185" w:author="SG" w:date="2024-09-18T17:27:00Z">
                <w:rPr/>
              </w:rPrChange>
            </w:rPr>
            <w:instrText xml:space="preserve"> PAGE   \* MERGEFORMAT </w:instrText>
          </w:r>
          <w:r w:rsidRPr="00FE35C2">
            <w:rPr>
              <w:rFonts w:ascii="Arial" w:hAnsi="Arial" w:cs="Arial"/>
              <w:sz w:val="20"/>
              <w:szCs w:val="20"/>
              <w:rPrChange w:id="186" w:author="SG" w:date="2024-09-18T17:27:00Z">
                <w:rPr>
                  <w:noProof/>
                </w:rPr>
              </w:rPrChange>
            </w:rPr>
            <w:fldChar w:fldCharType="separate"/>
          </w:r>
        </w:ins>
        <w:r w:rsidR="005B2BCF">
          <w:rPr>
            <w:rFonts w:ascii="Arial" w:hAnsi="Arial" w:cs="Arial"/>
            <w:noProof/>
            <w:sz w:val="20"/>
            <w:szCs w:val="20"/>
          </w:rPr>
          <w:t>40</w:t>
        </w:r>
        <w:ins w:id="187" w:author="SG" w:date="2024-09-18T15:32:00Z">
          <w:r w:rsidRPr="00FE35C2">
            <w:rPr>
              <w:rFonts w:ascii="Arial" w:hAnsi="Arial" w:cs="Arial"/>
              <w:noProof/>
              <w:sz w:val="20"/>
              <w:szCs w:val="20"/>
              <w:rPrChange w:id="188" w:author="SG" w:date="2024-09-18T17:27:00Z">
                <w:rPr>
                  <w:noProof/>
                </w:rPr>
              </w:rPrChange>
            </w:rPr>
            <w:fldChar w:fldCharType="end"/>
          </w:r>
        </w:ins>
        <w:customXmlInsRangeStart w:id="189" w:author="SG" w:date="2024-09-18T15:32:00Z"/>
      </w:sdtContent>
    </w:sdt>
    <w:customXmlInsRangeEnd w:id="189"/>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153207" w:rsidRPr="00E2112C" w:rsidRDefault="00153207">
    <w:pPr>
      <w:spacing w:after="0"/>
      <w:jc w:val="both"/>
      <w:rPr>
        <w:rFonts w:ascii="Arial" w:hAnsi="Arial" w:cs="Arial"/>
        <w:sz w:val="20"/>
        <w:szCs w:val="20"/>
        <w:rPrChange w:id="190" w:author="SG" w:date="2024-09-18T16:14:00Z">
          <w:rPr/>
        </w:rPrChange>
      </w:rPr>
      <w:pPrChange w:id="191" w:author="SG" w:date="2024-09-18T16:15:00Z">
        <w:pPr>
          <w:pStyle w:val="Footer"/>
        </w:pPr>
      </w:pPrChange>
    </w:pPr>
    <w:ins w:id="192" w:author="SG" w:date="2024-09-18T16:15:00Z">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ins>
    <w:ins w:id="193" w:author="SG" w:date="2024-09-18T16:57:00Z">
      <w:r>
        <w:rPr>
          <w:rFonts w:ascii="Arial" w:hAnsi="Arial" w:cs="Arial"/>
          <w:sz w:val="20"/>
          <w:szCs w:val="20"/>
          <w:lang w:val="sr-Latn-RS"/>
        </w:rPr>
        <w:tab/>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7B8445" w14:textId="77777777" w:rsidR="00205FD9" w:rsidRDefault="00205FD9" w:rsidP="00DE4A03">
      <w:pPr>
        <w:spacing w:after="0" w:line="240" w:lineRule="auto"/>
      </w:pPr>
      <w:r>
        <w:separator/>
      </w:r>
    </w:p>
  </w:footnote>
  <w:footnote w:type="continuationSeparator" w:id="0">
    <w:p w14:paraId="5660F07A" w14:textId="77777777" w:rsidR="00205FD9" w:rsidRDefault="00205FD9"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4"/>
  </w:num>
  <w:num w:numId="26">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unja Vrbaski">
    <w15:presenceInfo w15:providerId="Windows Live" w15:userId="7e56d267befe5ce0"/>
  </w15:person>
  <w15:person w15:author="Korisnik">
    <w15:presenceInfo w15:providerId="None" w15:userId="Korisnik"/>
  </w15:person>
  <w15:person w15:author="SG">
    <w15:presenceInfo w15:providerId="None" w15:userId="S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5FD9"/>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F8F"/>
    <w:rsid w:val="0040004D"/>
    <w:rsid w:val="0040028A"/>
    <w:rsid w:val="004023D2"/>
    <w:rsid w:val="00403210"/>
    <w:rsid w:val="004036B6"/>
    <w:rsid w:val="00404B71"/>
    <w:rsid w:val="004061E3"/>
    <w:rsid w:val="00406AE7"/>
    <w:rsid w:val="00407284"/>
    <w:rsid w:val="004106D8"/>
    <w:rsid w:val="004147C5"/>
    <w:rsid w:val="00414875"/>
    <w:rsid w:val="00415421"/>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70B73"/>
    <w:rsid w:val="00474787"/>
    <w:rsid w:val="00474FF5"/>
    <w:rsid w:val="004763E9"/>
    <w:rsid w:val="00476966"/>
    <w:rsid w:val="004769CB"/>
    <w:rsid w:val="00477550"/>
    <w:rsid w:val="00477A27"/>
    <w:rsid w:val="00481685"/>
    <w:rsid w:val="004850E3"/>
    <w:rsid w:val="00490ADB"/>
    <w:rsid w:val="0049205D"/>
    <w:rsid w:val="004925AF"/>
    <w:rsid w:val="00492AC3"/>
    <w:rsid w:val="00492C90"/>
    <w:rsid w:val="004956E4"/>
    <w:rsid w:val="00495948"/>
    <w:rsid w:val="004963D0"/>
    <w:rsid w:val="004964FE"/>
    <w:rsid w:val="004A18B3"/>
    <w:rsid w:val="004A22AC"/>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28C4"/>
    <w:rsid w:val="005C3D85"/>
    <w:rsid w:val="005C4BB7"/>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322"/>
    <w:rsid w:val="005F37B2"/>
    <w:rsid w:val="005F5759"/>
    <w:rsid w:val="005F5822"/>
    <w:rsid w:val="005F5BEC"/>
    <w:rsid w:val="005F73EE"/>
    <w:rsid w:val="005F7415"/>
    <w:rsid w:val="00600E75"/>
    <w:rsid w:val="00601D7D"/>
    <w:rsid w:val="006060A8"/>
    <w:rsid w:val="006076FA"/>
    <w:rsid w:val="0060771A"/>
    <w:rsid w:val="00610F31"/>
    <w:rsid w:val="00613227"/>
    <w:rsid w:val="006132C0"/>
    <w:rsid w:val="00616364"/>
    <w:rsid w:val="00621AD7"/>
    <w:rsid w:val="00624D31"/>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60E66"/>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655A"/>
    <w:rsid w:val="006A67A3"/>
    <w:rsid w:val="006A6CED"/>
    <w:rsid w:val="006A6FDD"/>
    <w:rsid w:val="006A70EB"/>
    <w:rsid w:val="006B1550"/>
    <w:rsid w:val="006B19DE"/>
    <w:rsid w:val="006B51AC"/>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FB3"/>
    <w:rsid w:val="007578C6"/>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3B20"/>
    <w:rsid w:val="008D3E04"/>
    <w:rsid w:val="008D4B59"/>
    <w:rsid w:val="008D7C47"/>
    <w:rsid w:val="008D7F96"/>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5833"/>
    <w:rsid w:val="00926378"/>
    <w:rsid w:val="00930176"/>
    <w:rsid w:val="00935130"/>
    <w:rsid w:val="00935C4B"/>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87E"/>
    <w:rsid w:val="00977728"/>
    <w:rsid w:val="00980076"/>
    <w:rsid w:val="00985872"/>
    <w:rsid w:val="00986E7E"/>
    <w:rsid w:val="00991EEF"/>
    <w:rsid w:val="009970E0"/>
    <w:rsid w:val="00997F59"/>
    <w:rsid w:val="009A096F"/>
    <w:rsid w:val="009A1046"/>
    <w:rsid w:val="009A118A"/>
    <w:rsid w:val="009A13D7"/>
    <w:rsid w:val="009A22D8"/>
    <w:rsid w:val="009A2B21"/>
    <w:rsid w:val="009A38CC"/>
    <w:rsid w:val="009A41B5"/>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6A2E"/>
    <w:rsid w:val="00A66C72"/>
    <w:rsid w:val="00A66ED5"/>
    <w:rsid w:val="00A70109"/>
    <w:rsid w:val="00A703F7"/>
    <w:rsid w:val="00A73602"/>
    <w:rsid w:val="00A763DA"/>
    <w:rsid w:val="00A77F62"/>
    <w:rsid w:val="00A83A15"/>
    <w:rsid w:val="00A83BFE"/>
    <w:rsid w:val="00A84BEA"/>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81A"/>
    <w:rsid w:val="00AD1CAD"/>
    <w:rsid w:val="00AD3A6D"/>
    <w:rsid w:val="00AD4822"/>
    <w:rsid w:val="00AE428B"/>
    <w:rsid w:val="00AE4E6C"/>
    <w:rsid w:val="00AF4057"/>
    <w:rsid w:val="00AF4F26"/>
    <w:rsid w:val="00B03874"/>
    <w:rsid w:val="00B05276"/>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30663"/>
    <w:rsid w:val="00C30A52"/>
    <w:rsid w:val="00C32B04"/>
    <w:rsid w:val="00C34E4F"/>
    <w:rsid w:val="00C35660"/>
    <w:rsid w:val="00C3634C"/>
    <w:rsid w:val="00C41965"/>
    <w:rsid w:val="00C43A6B"/>
    <w:rsid w:val="00C46991"/>
    <w:rsid w:val="00C4764B"/>
    <w:rsid w:val="00C55F3E"/>
    <w:rsid w:val="00C56591"/>
    <w:rsid w:val="00C57AAE"/>
    <w:rsid w:val="00C60587"/>
    <w:rsid w:val="00C618E6"/>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723A"/>
    <w:rsid w:val="00D07A96"/>
    <w:rsid w:val="00D132AA"/>
    <w:rsid w:val="00D15415"/>
    <w:rsid w:val="00D15E36"/>
    <w:rsid w:val="00D16D65"/>
    <w:rsid w:val="00D1735E"/>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6AE3"/>
    <w:rsid w:val="00D76C72"/>
    <w:rsid w:val="00D7785D"/>
    <w:rsid w:val="00D8131A"/>
    <w:rsid w:val="00D8132C"/>
    <w:rsid w:val="00D81362"/>
    <w:rsid w:val="00D82CAC"/>
    <w:rsid w:val="00D836B9"/>
    <w:rsid w:val="00D845D9"/>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653E"/>
    <w:rsid w:val="00E40961"/>
    <w:rsid w:val="00E41EB4"/>
    <w:rsid w:val="00E4205F"/>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5894"/>
    <w:rsid w:val="00E9183D"/>
    <w:rsid w:val="00E922EC"/>
    <w:rsid w:val="00E93656"/>
    <w:rsid w:val="00E9575D"/>
    <w:rsid w:val="00E96860"/>
    <w:rsid w:val="00E969B8"/>
    <w:rsid w:val="00E970E4"/>
    <w:rsid w:val="00E97136"/>
    <w:rsid w:val="00E97607"/>
    <w:rsid w:val="00EA1278"/>
    <w:rsid w:val="00EA49AF"/>
    <w:rsid w:val="00EA6290"/>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F0C"/>
    <w:rsid w:val="00EF60CF"/>
    <w:rsid w:val="00EF6716"/>
    <w:rsid w:val="00F00CDA"/>
    <w:rsid w:val="00F0409D"/>
    <w:rsid w:val="00F0550D"/>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4CCFE-E1F3-4017-B1D0-331B69D08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42</Pages>
  <Words>10625</Words>
  <Characters>60563</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60</cp:revision>
  <dcterms:created xsi:type="dcterms:W3CDTF">2024-09-18T19:49:00Z</dcterms:created>
  <dcterms:modified xsi:type="dcterms:W3CDTF">2024-09-19T17:14:00Z</dcterms:modified>
</cp:coreProperties>
</file>