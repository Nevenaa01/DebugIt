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14:paraId="5DAB8215" w14:textId="77777777" w:rsidTr="005B7950">
        <w:trPr>
          <w:trHeight w:hRule="exact" w:val="1701"/>
        </w:trPr>
        <w:tc>
          <w:tcPr>
            <w:tcW w:w="1701" w:type="dxa"/>
          </w:tcPr>
          <w:bookmarkStart w:id="0" w:name="_GoBack"/>
          <w:bookmarkEnd w:id="0"/>
          <w:p w14:paraId="7C6DCF98" w14:textId="77777777"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w14:anchorId="14680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88293366" r:id="rId9"/>
              </w:object>
            </w:r>
          </w:p>
        </w:tc>
        <w:tc>
          <w:tcPr>
            <w:tcW w:w="6521" w:type="dxa"/>
            <w:vAlign w:val="center"/>
          </w:tcPr>
          <w:p w14:paraId="1BC2036A" w14:textId="77777777"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14:paraId="7D09C375" w14:textId="77777777"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14:paraId="7A9C6A6B" w14:textId="77777777"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76CDF8FE" wp14:editId="56D62853">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14:paraId="17AA392C" w14:textId="77777777" w:rsidR="00DE4A03" w:rsidRPr="0037213B" w:rsidRDefault="00DE4A03" w:rsidP="00DE4A03">
      <w:pPr>
        <w:jc w:val="center"/>
        <w:rPr>
          <w:lang w:val="sr-Latn-RS"/>
        </w:rPr>
      </w:pPr>
    </w:p>
    <w:p w14:paraId="786002C8" w14:textId="77777777" w:rsidR="00DE4A03" w:rsidRPr="0037213B" w:rsidRDefault="00DE4A03" w:rsidP="00DE4A03">
      <w:pPr>
        <w:spacing w:before="60"/>
        <w:rPr>
          <w:rFonts w:ascii="Arial" w:hAnsi="Arial"/>
          <w:sz w:val="40"/>
          <w:szCs w:val="40"/>
          <w:lang w:val="sr-Latn-RS"/>
        </w:rPr>
      </w:pPr>
    </w:p>
    <w:p w14:paraId="16579C88" w14:textId="77777777" w:rsidR="00DE4A03" w:rsidRPr="0037213B" w:rsidRDefault="00DE4A03" w:rsidP="00DE4A03">
      <w:pPr>
        <w:spacing w:before="60"/>
        <w:rPr>
          <w:rFonts w:ascii="Arial" w:hAnsi="Arial"/>
          <w:sz w:val="40"/>
          <w:szCs w:val="40"/>
          <w:lang w:val="sr-Latn-RS"/>
        </w:rPr>
      </w:pPr>
    </w:p>
    <w:p w14:paraId="3A1CDA35" w14:textId="77777777"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14:paraId="7FEC040F" w14:textId="77777777" w:rsidR="00DE4A03" w:rsidRPr="0037213B" w:rsidRDefault="00DE4A03" w:rsidP="00DE4A03">
      <w:pPr>
        <w:spacing w:before="60"/>
        <w:rPr>
          <w:rFonts w:ascii="Arial" w:hAnsi="Arial"/>
          <w:sz w:val="40"/>
          <w:szCs w:val="40"/>
          <w:lang w:val="sr-Latn-RS"/>
        </w:rPr>
      </w:pPr>
    </w:p>
    <w:p w14:paraId="1C64A75E" w14:textId="77777777" w:rsidR="00DE4A03" w:rsidRPr="0037213B" w:rsidRDefault="00DE4A03" w:rsidP="00DE4A03">
      <w:pPr>
        <w:spacing w:before="60"/>
        <w:rPr>
          <w:rFonts w:ascii="Arial" w:hAnsi="Arial"/>
          <w:sz w:val="40"/>
          <w:szCs w:val="40"/>
          <w:lang w:val="sr-Latn-RS"/>
        </w:rPr>
      </w:pPr>
    </w:p>
    <w:p w14:paraId="5C75749F" w14:textId="77777777" w:rsidR="00DE4A03" w:rsidRPr="0037213B" w:rsidRDefault="00DE4A03" w:rsidP="00DE4A03">
      <w:pPr>
        <w:spacing w:before="60"/>
        <w:rPr>
          <w:rFonts w:ascii="Arial" w:hAnsi="Arial"/>
          <w:sz w:val="40"/>
          <w:szCs w:val="40"/>
          <w:lang w:val="sr-Latn-RS"/>
        </w:rPr>
      </w:pPr>
    </w:p>
    <w:p w14:paraId="2107EFCD" w14:textId="3E50FB46" w:rsidR="00DE4A03" w:rsidRPr="000A5B12" w:rsidRDefault="00E25342" w:rsidP="00DE4A03">
      <w:pPr>
        <w:spacing w:before="60"/>
        <w:jc w:val="center"/>
        <w:rPr>
          <w:rFonts w:ascii="Arial" w:hAnsi="Arial"/>
          <w:b/>
          <w:sz w:val="40"/>
          <w:szCs w:val="40"/>
        </w:rPr>
      </w:pPr>
      <w:r w:rsidRPr="00804203">
        <w:rPr>
          <w:rFonts w:ascii="Arial" w:hAnsi="Arial"/>
          <w:b/>
          <w:i/>
          <w:iCs/>
          <w:sz w:val="50"/>
          <w:szCs w:val="40"/>
          <w:lang w:val="sr-Latn-RS"/>
          <w:rPrChange w:id="1" w:author="Dunja Vrbaski" w:date="2024-09-17T23:02:00Z">
            <w:rPr>
              <w:rFonts w:ascii="Arial" w:hAnsi="Arial"/>
              <w:b/>
              <w:sz w:val="50"/>
              <w:szCs w:val="40"/>
              <w:lang w:val="sr-Latn-RS"/>
            </w:rPr>
          </w:rPrChange>
        </w:rPr>
        <w:t>DebugIt</w:t>
      </w:r>
      <w:ins w:id="2" w:author="Dunja Vrbaski" w:date="2024-09-17T23:01:00Z">
        <w:r w:rsidR="00804203">
          <w:rPr>
            <w:rFonts w:ascii="Arial" w:hAnsi="Arial"/>
            <w:b/>
            <w:sz w:val="50"/>
            <w:szCs w:val="40"/>
            <w:lang w:val="sr-Latn-RS"/>
          </w:rPr>
          <w:t>:</w:t>
        </w:r>
      </w:ins>
      <w:r>
        <w:rPr>
          <w:rFonts w:ascii="Arial" w:hAnsi="Arial"/>
          <w:b/>
          <w:sz w:val="50"/>
          <w:szCs w:val="40"/>
          <w:lang w:val="sr-Latn-RS"/>
        </w:rPr>
        <w:t xml:space="preserve"> </w:t>
      </w:r>
      <w:del w:id="3" w:author="Dunja Vrbaski" w:date="2024-09-17T23:02:00Z">
        <w:r w:rsidDel="00804203">
          <w:rPr>
            <w:rFonts w:ascii="Arial" w:hAnsi="Arial"/>
            <w:b/>
            <w:sz w:val="50"/>
            <w:szCs w:val="40"/>
            <w:lang w:val="sr-Latn-RS"/>
          </w:rPr>
          <w:delText>-</w:delText>
        </w:r>
        <w:r w:rsidR="000A5B12" w:rsidDel="00804203">
          <w:rPr>
            <w:rFonts w:ascii="Arial" w:hAnsi="Arial"/>
            <w:b/>
            <w:sz w:val="50"/>
            <w:szCs w:val="40"/>
            <w:lang w:val="sr-Latn-RS"/>
          </w:rPr>
          <w:delText xml:space="preserve"> </w:delText>
        </w:r>
      </w:del>
      <w:r w:rsidR="000A5B12">
        <w:rPr>
          <w:rFonts w:ascii="Arial" w:hAnsi="Arial"/>
          <w:b/>
          <w:sz w:val="50"/>
          <w:szCs w:val="40"/>
          <w:lang w:val="sr-Cyrl-RS"/>
        </w:rPr>
        <w:t xml:space="preserve">студентска </w:t>
      </w:r>
      <w:del w:id="4" w:author="Korisnik" w:date="2024-09-18T11:57:00Z">
        <w:r w:rsidR="000A5B12" w:rsidDel="00C65E3C">
          <w:rPr>
            <w:rFonts w:ascii="Arial" w:hAnsi="Arial"/>
            <w:b/>
            <w:sz w:val="50"/>
            <w:szCs w:val="40"/>
          </w:rPr>
          <w:delText xml:space="preserve">QA </w:delText>
        </w:r>
      </w:del>
      <w:r w:rsidR="000A5B12">
        <w:rPr>
          <w:rFonts w:ascii="Arial" w:hAnsi="Arial"/>
          <w:b/>
          <w:sz w:val="50"/>
          <w:szCs w:val="40"/>
          <w:lang w:val="sr-Cyrl-RS"/>
        </w:rPr>
        <w:t xml:space="preserve">платформа </w:t>
      </w:r>
      <w:del w:id="5" w:author="Korisnik" w:date="2024-09-18T11:57:00Z">
        <w:r w:rsidR="000A5B12" w:rsidDel="00C65E3C">
          <w:rPr>
            <w:rFonts w:ascii="Arial" w:hAnsi="Arial"/>
            <w:b/>
            <w:sz w:val="50"/>
            <w:szCs w:val="40"/>
            <w:lang w:val="sr-Cyrl-RS"/>
          </w:rPr>
          <w:delText xml:space="preserve">која </w:delText>
        </w:r>
      </w:del>
      <w:ins w:id="6" w:author="Korisnik" w:date="2024-09-18T11:57:00Z">
        <w:r w:rsidR="00C65E3C">
          <w:rPr>
            <w:rFonts w:ascii="Arial" w:hAnsi="Arial"/>
            <w:b/>
            <w:sz w:val="50"/>
            <w:szCs w:val="40"/>
            <w:lang w:val="sr-Cyrl-RS"/>
          </w:rPr>
          <w:t xml:space="preserve">са </w:t>
        </w:r>
      </w:ins>
      <w:del w:id="7" w:author="Korisnik" w:date="2024-09-18T11:57:00Z">
        <w:r w:rsidR="000A5B12" w:rsidDel="00C65E3C">
          <w:rPr>
            <w:rFonts w:ascii="Arial" w:hAnsi="Arial"/>
            <w:b/>
            <w:sz w:val="50"/>
            <w:szCs w:val="40"/>
            <w:lang w:val="sr-Cyrl-RS"/>
          </w:rPr>
          <w:delText xml:space="preserve">интегрише </w:delText>
        </w:r>
      </w:del>
      <w:ins w:id="8" w:author="Korisnik" w:date="2024-09-18T11:57:00Z">
        <w:r w:rsidR="00C65E3C">
          <w:rPr>
            <w:rFonts w:ascii="Arial" w:hAnsi="Arial"/>
            <w:b/>
            <w:sz w:val="50"/>
            <w:szCs w:val="40"/>
            <w:lang w:val="sr-Cyrl-RS"/>
          </w:rPr>
          <w:t xml:space="preserve">интеграцијом </w:t>
        </w:r>
      </w:ins>
      <w:r w:rsidR="000A5B12" w:rsidRPr="000A5B12">
        <w:rPr>
          <w:rFonts w:ascii="Arial" w:hAnsi="Arial"/>
          <w:b/>
          <w:i/>
          <w:sz w:val="50"/>
          <w:szCs w:val="40"/>
        </w:rPr>
        <w:t>Elasticsearch</w:t>
      </w:r>
      <w:r w:rsidR="000A5B12">
        <w:rPr>
          <w:rFonts w:ascii="Arial" w:hAnsi="Arial"/>
          <w:b/>
          <w:sz w:val="50"/>
          <w:szCs w:val="40"/>
          <w:lang w:val="sr-Cyrl-RS"/>
        </w:rPr>
        <w:t xml:space="preserve"> </w:t>
      </w:r>
      <w:del w:id="9" w:author="Korisnik" w:date="2024-09-18T11:57:00Z">
        <w:r w:rsidR="000A5B12" w:rsidDel="00C65E3C">
          <w:rPr>
            <w:rFonts w:ascii="Arial" w:hAnsi="Arial"/>
            <w:b/>
            <w:sz w:val="50"/>
            <w:szCs w:val="40"/>
            <w:lang w:val="sr-Cyrl-RS"/>
          </w:rPr>
          <w:delText xml:space="preserve">механизам </w:delText>
        </w:r>
      </w:del>
      <w:r w:rsidR="000A5B12">
        <w:rPr>
          <w:rFonts w:ascii="Arial" w:hAnsi="Arial"/>
          <w:b/>
          <w:sz w:val="50"/>
          <w:szCs w:val="40"/>
          <w:lang w:val="sr-Cyrl-RS"/>
        </w:rPr>
        <w:t>претраге</w:t>
      </w:r>
    </w:p>
    <w:p w14:paraId="48873E80" w14:textId="77777777" w:rsidR="00DE4A03" w:rsidRPr="0037213B" w:rsidRDefault="00DE4A03" w:rsidP="00DE4A03">
      <w:pPr>
        <w:spacing w:before="60"/>
        <w:rPr>
          <w:rFonts w:ascii="Arial" w:hAnsi="Arial"/>
          <w:sz w:val="40"/>
          <w:szCs w:val="40"/>
          <w:lang w:val="sr-Latn-RS"/>
        </w:rPr>
      </w:pPr>
    </w:p>
    <w:p w14:paraId="077582BB"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14:paraId="4224E553"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14:paraId="1C7E6D22" w14:textId="77777777" w:rsidR="00DE4A03" w:rsidRPr="0037213B" w:rsidRDefault="00DE4A03" w:rsidP="00DE4A03">
      <w:pPr>
        <w:spacing w:before="60"/>
        <w:jc w:val="center"/>
        <w:rPr>
          <w:rFonts w:ascii="Arial" w:hAnsi="Arial"/>
          <w:sz w:val="40"/>
          <w:szCs w:val="40"/>
          <w:lang w:val="sr-Latn-RS"/>
        </w:rPr>
      </w:pPr>
    </w:p>
    <w:p w14:paraId="392D6BDF" w14:textId="77777777" w:rsidR="00DE4A03" w:rsidRPr="0037213B" w:rsidRDefault="00DE4A03" w:rsidP="00DE4A03">
      <w:pPr>
        <w:jc w:val="center"/>
        <w:rPr>
          <w:rFonts w:ascii="Arial" w:hAnsi="Arial"/>
          <w:sz w:val="40"/>
          <w:szCs w:val="40"/>
          <w:lang w:val="sr-Latn-RS"/>
        </w:rPr>
      </w:pPr>
    </w:p>
    <w:p w14:paraId="1E901E88" w14:textId="77777777" w:rsidR="00DE4A03" w:rsidRPr="0037213B" w:rsidRDefault="00DE4A03" w:rsidP="00DE4A03">
      <w:pPr>
        <w:jc w:val="center"/>
        <w:rPr>
          <w:rFonts w:ascii="Arial" w:hAnsi="Arial"/>
          <w:sz w:val="40"/>
          <w:szCs w:val="40"/>
          <w:lang w:val="sr-Latn-RS"/>
        </w:rPr>
      </w:pPr>
    </w:p>
    <w:p w14:paraId="19F01D0D" w14:textId="77777777" w:rsidR="00DE4A03" w:rsidRPr="0037213B" w:rsidRDefault="00DE4A03" w:rsidP="00DE4A03">
      <w:pPr>
        <w:jc w:val="center"/>
        <w:rPr>
          <w:rFonts w:ascii="Arial" w:hAnsi="Arial"/>
          <w:sz w:val="32"/>
          <w:szCs w:val="40"/>
          <w:lang w:val="sr-Latn-RS"/>
        </w:rPr>
      </w:pPr>
    </w:p>
    <w:p w14:paraId="5FB0DE8A" w14:textId="77777777" w:rsidR="000B2780" w:rsidRDefault="00DE4A03" w:rsidP="00DE4A03">
      <w:pPr>
        <w:jc w:val="center"/>
        <w:rPr>
          <w:ins w:id="10" w:author="SG" w:date="2024-09-18T16:52:00Z"/>
          <w:rFonts w:ascii="Arial" w:hAnsi="Arial"/>
          <w:sz w:val="32"/>
          <w:szCs w:val="40"/>
          <w:lang w:val="sr-Cyrl-RS"/>
        </w:rPr>
        <w:sectPr w:rsidR="000B2780" w:rsidSect="00E2112C">
          <w:footerReference w:type="first" r:id="rId11"/>
          <w:pgSz w:w="12240" w:h="15840"/>
          <w:pgMar w:top="1170" w:right="1440" w:bottom="1080" w:left="1440" w:header="720" w:footer="397" w:gutter="0"/>
          <w:cols w:space="720"/>
          <w:titlePg/>
          <w:docGrid w:linePitch="360"/>
        </w:sectPr>
      </w:pPr>
      <w:r w:rsidRPr="0037213B">
        <w:rPr>
          <w:rFonts w:ascii="Arial" w:hAnsi="Arial"/>
          <w:sz w:val="32"/>
          <w:szCs w:val="40"/>
          <w:lang w:val="sr-Latn-RS"/>
        </w:rPr>
        <w:t xml:space="preserve">Нови Сад, </w:t>
      </w:r>
      <w:r w:rsidR="00DE5A83">
        <w:rPr>
          <w:rFonts w:ascii="Arial" w:hAnsi="Arial"/>
          <w:sz w:val="32"/>
          <w:szCs w:val="40"/>
          <w:lang w:val="sr-Cyrl-RS"/>
        </w:rPr>
        <w:t>2024.</w:t>
      </w:r>
    </w:p>
    <w:p w14:paraId="2B9746CD" w14:textId="52E61498" w:rsidR="00DE4A03" w:rsidRDefault="00DE4A03" w:rsidP="00DE4A03">
      <w:pPr>
        <w:jc w:val="center"/>
        <w:rPr>
          <w:ins w:id="14" w:author="Dunja Vrbaski" w:date="2024-09-17T23:08:00Z"/>
          <w:rFonts w:ascii="Arial" w:hAnsi="Arial"/>
          <w:sz w:val="32"/>
          <w:szCs w:val="40"/>
          <w:lang w:val="sr-Cyrl-RS"/>
        </w:rPr>
      </w:pPr>
    </w:p>
    <w:p w14:paraId="2F56D956" w14:textId="77777777" w:rsidR="00C65E3C" w:rsidRPr="00524F15" w:rsidRDefault="00C65E3C" w:rsidP="00DE4A03">
      <w:pPr>
        <w:jc w:val="center"/>
        <w:rPr>
          <w:rFonts w:ascii="Arial" w:hAnsi="Arial"/>
          <w:sz w:val="40"/>
          <w:szCs w:val="40"/>
        </w:rPr>
      </w:pPr>
    </w:p>
    <w:p w14:paraId="5573A633" w14:textId="536BDE3C" w:rsidR="004D4D56" w:rsidRDefault="004D4D56">
      <w:pPr>
        <w:rPr>
          <w:ins w:id="15" w:author="Korisnik" w:date="2024-09-18T12:32:00Z"/>
          <w:rFonts w:ascii="Arial" w:eastAsia="Times New Roman" w:hAnsi="Arial" w:cs="Times New Roman"/>
          <w:kern w:val="20"/>
          <w:sz w:val="18"/>
          <w:szCs w:val="20"/>
          <w:lang w:val="sr-Latn-RS"/>
        </w:rPr>
      </w:pPr>
    </w:p>
    <w:p w14:paraId="1B48A98C" w14:textId="3C90C416" w:rsidR="000B2780" w:rsidRDefault="000B2780">
      <w:pPr>
        <w:rPr>
          <w:ins w:id="16" w:author="SG" w:date="2024-09-18T16:52:00Z"/>
          <w:rFonts w:ascii="Arial" w:eastAsia="Times New Roman" w:hAnsi="Arial" w:cs="Times New Roman"/>
          <w:kern w:val="20"/>
          <w:sz w:val="18"/>
          <w:szCs w:val="20"/>
          <w:lang w:val="sr-Latn-RS"/>
        </w:rPr>
      </w:pPr>
    </w:p>
    <w:p w14:paraId="2676A2E6" w14:textId="77777777" w:rsidR="000B2780" w:rsidRPr="000B2780" w:rsidRDefault="000B2780">
      <w:pPr>
        <w:rPr>
          <w:ins w:id="17" w:author="SG" w:date="2024-09-18T16:52:00Z"/>
          <w:rFonts w:ascii="Arial" w:eastAsia="Times New Roman" w:hAnsi="Arial" w:cs="Times New Roman"/>
          <w:sz w:val="18"/>
          <w:szCs w:val="20"/>
          <w:lang w:val="sr-Latn-RS"/>
          <w:rPrChange w:id="18" w:author="SG" w:date="2024-09-18T16:52:00Z">
            <w:rPr>
              <w:ins w:id="19" w:author="SG" w:date="2024-09-18T16:52:00Z"/>
              <w:rFonts w:ascii="Arial" w:eastAsia="Times New Roman" w:hAnsi="Arial" w:cs="Times New Roman"/>
              <w:kern w:val="20"/>
              <w:sz w:val="18"/>
              <w:szCs w:val="20"/>
              <w:lang w:val="sr-Latn-RS"/>
            </w:rPr>
          </w:rPrChange>
        </w:rPr>
      </w:pPr>
    </w:p>
    <w:p w14:paraId="2448EA73" w14:textId="77777777" w:rsidR="000B2780" w:rsidRPr="000B2780" w:rsidRDefault="000B2780">
      <w:pPr>
        <w:rPr>
          <w:ins w:id="20" w:author="SG" w:date="2024-09-18T16:52:00Z"/>
          <w:rFonts w:ascii="Arial" w:eastAsia="Times New Roman" w:hAnsi="Arial" w:cs="Times New Roman"/>
          <w:sz w:val="18"/>
          <w:szCs w:val="20"/>
          <w:lang w:val="sr-Latn-RS"/>
          <w:rPrChange w:id="21" w:author="SG" w:date="2024-09-18T16:52:00Z">
            <w:rPr>
              <w:ins w:id="22" w:author="SG" w:date="2024-09-18T16:52:00Z"/>
              <w:rFonts w:ascii="Arial" w:eastAsia="Times New Roman" w:hAnsi="Arial" w:cs="Times New Roman"/>
              <w:kern w:val="20"/>
              <w:sz w:val="18"/>
              <w:szCs w:val="20"/>
              <w:lang w:val="sr-Latn-RS"/>
            </w:rPr>
          </w:rPrChange>
        </w:rPr>
      </w:pPr>
    </w:p>
    <w:p w14:paraId="51BAE675" w14:textId="77777777" w:rsidR="000B2780" w:rsidRPr="000B2780" w:rsidRDefault="000B2780">
      <w:pPr>
        <w:rPr>
          <w:ins w:id="23" w:author="SG" w:date="2024-09-18T16:52:00Z"/>
          <w:rFonts w:ascii="Arial" w:eastAsia="Times New Roman" w:hAnsi="Arial" w:cs="Times New Roman"/>
          <w:sz w:val="18"/>
          <w:szCs w:val="20"/>
          <w:lang w:val="sr-Latn-RS"/>
          <w:rPrChange w:id="24" w:author="SG" w:date="2024-09-18T16:52:00Z">
            <w:rPr>
              <w:ins w:id="25" w:author="SG" w:date="2024-09-18T16:52:00Z"/>
              <w:rFonts w:ascii="Arial" w:eastAsia="Times New Roman" w:hAnsi="Arial" w:cs="Times New Roman"/>
              <w:kern w:val="20"/>
              <w:sz w:val="18"/>
              <w:szCs w:val="20"/>
              <w:lang w:val="sr-Latn-RS"/>
            </w:rPr>
          </w:rPrChange>
        </w:rPr>
      </w:pPr>
    </w:p>
    <w:p w14:paraId="399F5D24" w14:textId="77777777" w:rsidR="000B2780" w:rsidRPr="000B2780" w:rsidRDefault="000B2780">
      <w:pPr>
        <w:rPr>
          <w:ins w:id="26" w:author="SG" w:date="2024-09-18T16:52:00Z"/>
          <w:rFonts w:ascii="Arial" w:eastAsia="Times New Roman" w:hAnsi="Arial" w:cs="Times New Roman"/>
          <w:sz w:val="18"/>
          <w:szCs w:val="20"/>
          <w:lang w:val="sr-Latn-RS"/>
          <w:rPrChange w:id="27" w:author="SG" w:date="2024-09-18T16:52:00Z">
            <w:rPr>
              <w:ins w:id="28" w:author="SG" w:date="2024-09-18T16:52:00Z"/>
              <w:rFonts w:ascii="Arial" w:eastAsia="Times New Roman" w:hAnsi="Arial" w:cs="Times New Roman"/>
              <w:kern w:val="20"/>
              <w:sz w:val="18"/>
              <w:szCs w:val="20"/>
              <w:lang w:val="sr-Latn-RS"/>
            </w:rPr>
          </w:rPrChange>
        </w:rPr>
      </w:pPr>
    </w:p>
    <w:p w14:paraId="6FE7475E" w14:textId="77777777" w:rsidR="000B2780" w:rsidRPr="000B2780" w:rsidRDefault="000B2780">
      <w:pPr>
        <w:rPr>
          <w:ins w:id="29" w:author="SG" w:date="2024-09-18T16:52:00Z"/>
          <w:rFonts w:ascii="Arial" w:eastAsia="Times New Roman" w:hAnsi="Arial" w:cs="Times New Roman"/>
          <w:sz w:val="18"/>
          <w:szCs w:val="20"/>
          <w:lang w:val="sr-Latn-RS"/>
          <w:rPrChange w:id="30" w:author="SG" w:date="2024-09-18T16:52:00Z">
            <w:rPr>
              <w:ins w:id="31" w:author="SG" w:date="2024-09-18T16:52:00Z"/>
              <w:rFonts w:ascii="Arial" w:eastAsia="Times New Roman" w:hAnsi="Arial" w:cs="Times New Roman"/>
              <w:kern w:val="20"/>
              <w:sz w:val="18"/>
              <w:szCs w:val="20"/>
              <w:lang w:val="sr-Latn-RS"/>
            </w:rPr>
          </w:rPrChange>
        </w:rPr>
      </w:pPr>
    </w:p>
    <w:p w14:paraId="0B1DAF24" w14:textId="77777777" w:rsidR="000B2780" w:rsidRPr="000B2780" w:rsidRDefault="000B2780">
      <w:pPr>
        <w:rPr>
          <w:ins w:id="32" w:author="SG" w:date="2024-09-18T16:52:00Z"/>
          <w:rFonts w:ascii="Arial" w:eastAsia="Times New Roman" w:hAnsi="Arial" w:cs="Times New Roman"/>
          <w:sz w:val="18"/>
          <w:szCs w:val="20"/>
          <w:lang w:val="sr-Latn-RS"/>
          <w:rPrChange w:id="33" w:author="SG" w:date="2024-09-18T16:52:00Z">
            <w:rPr>
              <w:ins w:id="34" w:author="SG" w:date="2024-09-18T16:52:00Z"/>
              <w:rFonts w:ascii="Arial" w:eastAsia="Times New Roman" w:hAnsi="Arial" w:cs="Times New Roman"/>
              <w:kern w:val="20"/>
              <w:sz w:val="18"/>
              <w:szCs w:val="20"/>
              <w:lang w:val="sr-Latn-RS"/>
            </w:rPr>
          </w:rPrChange>
        </w:rPr>
      </w:pPr>
    </w:p>
    <w:p w14:paraId="54BAE449" w14:textId="77777777" w:rsidR="000B2780" w:rsidRPr="000B2780" w:rsidRDefault="000B2780">
      <w:pPr>
        <w:rPr>
          <w:ins w:id="35" w:author="SG" w:date="2024-09-18T16:52:00Z"/>
          <w:rFonts w:ascii="Arial" w:eastAsia="Times New Roman" w:hAnsi="Arial" w:cs="Times New Roman"/>
          <w:sz w:val="18"/>
          <w:szCs w:val="20"/>
          <w:lang w:val="sr-Latn-RS"/>
          <w:rPrChange w:id="36" w:author="SG" w:date="2024-09-18T16:52:00Z">
            <w:rPr>
              <w:ins w:id="37" w:author="SG" w:date="2024-09-18T16:52:00Z"/>
              <w:rFonts w:ascii="Arial" w:eastAsia="Times New Roman" w:hAnsi="Arial" w:cs="Times New Roman"/>
              <w:kern w:val="20"/>
              <w:sz w:val="18"/>
              <w:szCs w:val="20"/>
              <w:lang w:val="sr-Latn-RS"/>
            </w:rPr>
          </w:rPrChange>
        </w:rPr>
      </w:pPr>
    </w:p>
    <w:p w14:paraId="17AC6285" w14:textId="77777777" w:rsidR="000B2780" w:rsidRPr="000B2780" w:rsidRDefault="000B2780">
      <w:pPr>
        <w:rPr>
          <w:ins w:id="38" w:author="SG" w:date="2024-09-18T16:52:00Z"/>
          <w:rFonts w:ascii="Arial" w:eastAsia="Times New Roman" w:hAnsi="Arial" w:cs="Times New Roman"/>
          <w:sz w:val="18"/>
          <w:szCs w:val="20"/>
          <w:lang w:val="sr-Latn-RS"/>
          <w:rPrChange w:id="39" w:author="SG" w:date="2024-09-18T16:52:00Z">
            <w:rPr>
              <w:ins w:id="40" w:author="SG" w:date="2024-09-18T16:52:00Z"/>
              <w:rFonts w:ascii="Arial" w:eastAsia="Times New Roman" w:hAnsi="Arial" w:cs="Times New Roman"/>
              <w:kern w:val="20"/>
              <w:sz w:val="18"/>
              <w:szCs w:val="20"/>
              <w:lang w:val="sr-Latn-RS"/>
            </w:rPr>
          </w:rPrChange>
        </w:rPr>
      </w:pPr>
    </w:p>
    <w:p w14:paraId="4798C12B" w14:textId="77777777" w:rsidR="000B2780" w:rsidRPr="000B2780" w:rsidRDefault="000B2780">
      <w:pPr>
        <w:rPr>
          <w:ins w:id="41" w:author="SG" w:date="2024-09-18T16:52:00Z"/>
          <w:rFonts w:ascii="Arial" w:eastAsia="Times New Roman" w:hAnsi="Arial" w:cs="Times New Roman"/>
          <w:sz w:val="18"/>
          <w:szCs w:val="20"/>
          <w:lang w:val="sr-Latn-RS"/>
          <w:rPrChange w:id="42" w:author="SG" w:date="2024-09-18T16:52:00Z">
            <w:rPr>
              <w:ins w:id="43" w:author="SG" w:date="2024-09-18T16:52:00Z"/>
              <w:rFonts w:ascii="Arial" w:eastAsia="Times New Roman" w:hAnsi="Arial" w:cs="Times New Roman"/>
              <w:kern w:val="20"/>
              <w:sz w:val="18"/>
              <w:szCs w:val="20"/>
              <w:lang w:val="sr-Latn-RS"/>
            </w:rPr>
          </w:rPrChange>
        </w:rPr>
      </w:pPr>
    </w:p>
    <w:p w14:paraId="48A14035" w14:textId="77777777" w:rsidR="000B2780" w:rsidRPr="000B2780" w:rsidRDefault="000B2780">
      <w:pPr>
        <w:rPr>
          <w:ins w:id="44" w:author="SG" w:date="2024-09-18T16:52:00Z"/>
          <w:rFonts w:ascii="Arial" w:eastAsia="Times New Roman" w:hAnsi="Arial" w:cs="Times New Roman"/>
          <w:sz w:val="18"/>
          <w:szCs w:val="20"/>
          <w:lang w:val="sr-Latn-RS"/>
          <w:rPrChange w:id="45" w:author="SG" w:date="2024-09-18T16:52:00Z">
            <w:rPr>
              <w:ins w:id="46" w:author="SG" w:date="2024-09-18T16:52:00Z"/>
              <w:rFonts w:ascii="Arial" w:eastAsia="Times New Roman" w:hAnsi="Arial" w:cs="Times New Roman"/>
              <w:kern w:val="20"/>
              <w:sz w:val="18"/>
              <w:szCs w:val="20"/>
              <w:lang w:val="sr-Latn-RS"/>
            </w:rPr>
          </w:rPrChange>
        </w:rPr>
      </w:pPr>
    </w:p>
    <w:p w14:paraId="589320CC" w14:textId="77777777" w:rsidR="000B2780" w:rsidRPr="000B2780" w:rsidRDefault="000B2780">
      <w:pPr>
        <w:rPr>
          <w:ins w:id="47" w:author="SG" w:date="2024-09-18T16:52:00Z"/>
          <w:rFonts w:ascii="Arial" w:eastAsia="Times New Roman" w:hAnsi="Arial" w:cs="Times New Roman"/>
          <w:sz w:val="18"/>
          <w:szCs w:val="20"/>
          <w:lang w:val="sr-Latn-RS"/>
          <w:rPrChange w:id="48" w:author="SG" w:date="2024-09-18T16:52:00Z">
            <w:rPr>
              <w:ins w:id="49" w:author="SG" w:date="2024-09-18T16:52:00Z"/>
              <w:rFonts w:ascii="Arial" w:eastAsia="Times New Roman" w:hAnsi="Arial" w:cs="Times New Roman"/>
              <w:kern w:val="20"/>
              <w:sz w:val="18"/>
              <w:szCs w:val="20"/>
              <w:lang w:val="sr-Latn-RS"/>
            </w:rPr>
          </w:rPrChange>
        </w:rPr>
      </w:pPr>
    </w:p>
    <w:p w14:paraId="787B5E3C" w14:textId="77777777" w:rsidR="000B2780" w:rsidRPr="000B2780" w:rsidRDefault="000B2780">
      <w:pPr>
        <w:rPr>
          <w:ins w:id="50" w:author="SG" w:date="2024-09-18T16:52:00Z"/>
          <w:rFonts w:ascii="Arial" w:eastAsia="Times New Roman" w:hAnsi="Arial" w:cs="Times New Roman"/>
          <w:sz w:val="18"/>
          <w:szCs w:val="20"/>
          <w:lang w:val="sr-Latn-RS"/>
          <w:rPrChange w:id="51" w:author="SG" w:date="2024-09-18T16:52:00Z">
            <w:rPr>
              <w:ins w:id="52" w:author="SG" w:date="2024-09-18T16:52:00Z"/>
              <w:rFonts w:ascii="Arial" w:eastAsia="Times New Roman" w:hAnsi="Arial" w:cs="Times New Roman"/>
              <w:kern w:val="20"/>
              <w:sz w:val="18"/>
              <w:szCs w:val="20"/>
              <w:lang w:val="sr-Latn-RS"/>
            </w:rPr>
          </w:rPrChange>
        </w:rPr>
      </w:pPr>
    </w:p>
    <w:p w14:paraId="05CFDC70" w14:textId="77777777" w:rsidR="000B2780" w:rsidRPr="000B2780" w:rsidRDefault="000B2780">
      <w:pPr>
        <w:rPr>
          <w:ins w:id="53" w:author="SG" w:date="2024-09-18T16:52:00Z"/>
          <w:rFonts w:ascii="Arial" w:eastAsia="Times New Roman" w:hAnsi="Arial" w:cs="Times New Roman"/>
          <w:sz w:val="18"/>
          <w:szCs w:val="20"/>
          <w:lang w:val="sr-Latn-RS"/>
          <w:rPrChange w:id="54" w:author="SG" w:date="2024-09-18T16:52:00Z">
            <w:rPr>
              <w:ins w:id="55" w:author="SG" w:date="2024-09-18T16:52:00Z"/>
              <w:rFonts w:ascii="Arial" w:eastAsia="Times New Roman" w:hAnsi="Arial" w:cs="Times New Roman"/>
              <w:kern w:val="20"/>
              <w:sz w:val="18"/>
              <w:szCs w:val="20"/>
              <w:lang w:val="sr-Latn-RS"/>
            </w:rPr>
          </w:rPrChange>
        </w:rPr>
      </w:pPr>
    </w:p>
    <w:p w14:paraId="0151E818" w14:textId="77777777" w:rsidR="000B2780" w:rsidRPr="000B2780" w:rsidRDefault="000B2780">
      <w:pPr>
        <w:rPr>
          <w:ins w:id="56" w:author="SG" w:date="2024-09-18T16:52:00Z"/>
          <w:rFonts w:ascii="Arial" w:eastAsia="Times New Roman" w:hAnsi="Arial" w:cs="Times New Roman"/>
          <w:sz w:val="18"/>
          <w:szCs w:val="20"/>
          <w:lang w:val="sr-Latn-RS"/>
          <w:rPrChange w:id="57" w:author="SG" w:date="2024-09-18T16:52:00Z">
            <w:rPr>
              <w:ins w:id="58" w:author="SG" w:date="2024-09-18T16:52:00Z"/>
              <w:rFonts w:ascii="Arial" w:eastAsia="Times New Roman" w:hAnsi="Arial" w:cs="Times New Roman"/>
              <w:kern w:val="20"/>
              <w:sz w:val="18"/>
              <w:szCs w:val="20"/>
              <w:lang w:val="sr-Latn-RS"/>
            </w:rPr>
          </w:rPrChange>
        </w:rPr>
      </w:pPr>
    </w:p>
    <w:p w14:paraId="750FF1A3" w14:textId="77777777" w:rsidR="000B2780" w:rsidRPr="000B2780" w:rsidRDefault="000B2780">
      <w:pPr>
        <w:rPr>
          <w:ins w:id="59" w:author="SG" w:date="2024-09-18T16:52:00Z"/>
          <w:rFonts w:ascii="Arial" w:eastAsia="Times New Roman" w:hAnsi="Arial" w:cs="Times New Roman"/>
          <w:sz w:val="18"/>
          <w:szCs w:val="20"/>
          <w:lang w:val="sr-Latn-RS"/>
          <w:rPrChange w:id="60" w:author="SG" w:date="2024-09-18T16:52:00Z">
            <w:rPr>
              <w:ins w:id="61" w:author="SG" w:date="2024-09-18T16:52:00Z"/>
              <w:rFonts w:ascii="Arial" w:eastAsia="Times New Roman" w:hAnsi="Arial" w:cs="Times New Roman"/>
              <w:kern w:val="20"/>
              <w:sz w:val="18"/>
              <w:szCs w:val="20"/>
              <w:lang w:val="sr-Latn-RS"/>
            </w:rPr>
          </w:rPrChange>
        </w:rPr>
      </w:pPr>
    </w:p>
    <w:p w14:paraId="003B5051" w14:textId="77777777" w:rsidR="000B2780" w:rsidRPr="000B2780" w:rsidRDefault="000B2780">
      <w:pPr>
        <w:rPr>
          <w:ins w:id="62" w:author="SG" w:date="2024-09-18T16:52:00Z"/>
          <w:rFonts w:ascii="Arial" w:eastAsia="Times New Roman" w:hAnsi="Arial" w:cs="Times New Roman"/>
          <w:sz w:val="18"/>
          <w:szCs w:val="20"/>
          <w:lang w:val="sr-Latn-RS"/>
          <w:rPrChange w:id="63" w:author="SG" w:date="2024-09-18T16:52:00Z">
            <w:rPr>
              <w:ins w:id="64" w:author="SG" w:date="2024-09-18T16:52:00Z"/>
              <w:rFonts w:ascii="Arial" w:eastAsia="Times New Roman" w:hAnsi="Arial" w:cs="Times New Roman"/>
              <w:kern w:val="20"/>
              <w:sz w:val="18"/>
              <w:szCs w:val="20"/>
              <w:lang w:val="sr-Latn-RS"/>
            </w:rPr>
          </w:rPrChange>
        </w:rPr>
      </w:pPr>
    </w:p>
    <w:p w14:paraId="4A92897D" w14:textId="77777777" w:rsidR="000B2780" w:rsidRPr="000B2780" w:rsidRDefault="000B2780">
      <w:pPr>
        <w:rPr>
          <w:ins w:id="65" w:author="SG" w:date="2024-09-18T16:52:00Z"/>
          <w:rFonts w:ascii="Arial" w:eastAsia="Times New Roman" w:hAnsi="Arial" w:cs="Times New Roman"/>
          <w:sz w:val="18"/>
          <w:szCs w:val="20"/>
          <w:lang w:val="sr-Latn-RS"/>
          <w:rPrChange w:id="66" w:author="SG" w:date="2024-09-18T16:52:00Z">
            <w:rPr>
              <w:ins w:id="67" w:author="SG" w:date="2024-09-18T16:52:00Z"/>
              <w:rFonts w:ascii="Arial" w:eastAsia="Times New Roman" w:hAnsi="Arial" w:cs="Times New Roman"/>
              <w:kern w:val="20"/>
              <w:sz w:val="18"/>
              <w:szCs w:val="20"/>
              <w:lang w:val="sr-Latn-RS"/>
            </w:rPr>
          </w:rPrChange>
        </w:rPr>
      </w:pPr>
    </w:p>
    <w:p w14:paraId="1A4A4AA1" w14:textId="77777777" w:rsidR="000B2780" w:rsidRPr="000B2780" w:rsidRDefault="000B2780">
      <w:pPr>
        <w:rPr>
          <w:ins w:id="68" w:author="SG" w:date="2024-09-18T16:52:00Z"/>
          <w:rFonts w:ascii="Arial" w:eastAsia="Times New Roman" w:hAnsi="Arial" w:cs="Times New Roman"/>
          <w:sz w:val="18"/>
          <w:szCs w:val="20"/>
          <w:lang w:val="sr-Latn-RS"/>
          <w:rPrChange w:id="69" w:author="SG" w:date="2024-09-18T16:52:00Z">
            <w:rPr>
              <w:ins w:id="70" w:author="SG" w:date="2024-09-18T16:52:00Z"/>
              <w:rFonts w:ascii="Arial" w:eastAsia="Times New Roman" w:hAnsi="Arial" w:cs="Times New Roman"/>
              <w:kern w:val="20"/>
              <w:sz w:val="18"/>
              <w:szCs w:val="20"/>
              <w:lang w:val="sr-Latn-RS"/>
            </w:rPr>
          </w:rPrChange>
        </w:rPr>
      </w:pPr>
    </w:p>
    <w:p w14:paraId="24757867" w14:textId="77777777" w:rsidR="000B2780" w:rsidRPr="000B2780" w:rsidRDefault="000B2780">
      <w:pPr>
        <w:rPr>
          <w:ins w:id="71" w:author="SG" w:date="2024-09-18T16:52:00Z"/>
          <w:rFonts w:ascii="Arial" w:eastAsia="Times New Roman" w:hAnsi="Arial" w:cs="Times New Roman"/>
          <w:sz w:val="18"/>
          <w:szCs w:val="20"/>
          <w:lang w:val="sr-Latn-RS"/>
          <w:rPrChange w:id="72" w:author="SG" w:date="2024-09-18T16:52:00Z">
            <w:rPr>
              <w:ins w:id="73" w:author="SG" w:date="2024-09-18T16:52:00Z"/>
              <w:rFonts w:ascii="Arial" w:eastAsia="Times New Roman" w:hAnsi="Arial" w:cs="Times New Roman"/>
              <w:kern w:val="20"/>
              <w:sz w:val="18"/>
              <w:szCs w:val="20"/>
              <w:lang w:val="sr-Latn-RS"/>
            </w:rPr>
          </w:rPrChange>
        </w:rPr>
      </w:pPr>
    </w:p>
    <w:p w14:paraId="03A87078" w14:textId="13019A2F" w:rsidR="000B2780" w:rsidRPr="000B2780" w:rsidRDefault="000B2780">
      <w:pPr>
        <w:tabs>
          <w:tab w:val="left" w:pos="6812"/>
        </w:tabs>
        <w:rPr>
          <w:ins w:id="74" w:author="SG" w:date="2024-09-18T16:52:00Z"/>
          <w:rFonts w:ascii="Arial" w:eastAsia="Times New Roman" w:hAnsi="Arial" w:cs="Times New Roman"/>
          <w:sz w:val="18"/>
          <w:szCs w:val="20"/>
          <w:lang w:val="sr-Latn-RS"/>
          <w:rPrChange w:id="75" w:author="SG" w:date="2024-09-18T16:52:00Z">
            <w:rPr>
              <w:ins w:id="76" w:author="SG" w:date="2024-09-18T16:52:00Z"/>
              <w:rFonts w:ascii="Arial" w:eastAsia="Times New Roman" w:hAnsi="Arial" w:cs="Times New Roman"/>
              <w:kern w:val="20"/>
              <w:sz w:val="18"/>
              <w:szCs w:val="20"/>
              <w:lang w:val="sr-Latn-RS"/>
            </w:rPr>
          </w:rPrChange>
        </w:rPr>
        <w:pPrChange w:id="77" w:author="SG" w:date="2024-09-18T16:52:00Z">
          <w:pPr/>
        </w:pPrChange>
      </w:pPr>
      <w:ins w:id="78" w:author="SG" w:date="2024-09-18T16:52:00Z">
        <w:r>
          <w:rPr>
            <w:rFonts w:ascii="Arial" w:eastAsia="Times New Roman" w:hAnsi="Arial" w:cs="Times New Roman"/>
            <w:sz w:val="18"/>
            <w:szCs w:val="20"/>
            <w:lang w:val="sr-Latn-RS"/>
          </w:rPr>
          <w:tab/>
        </w:r>
      </w:ins>
    </w:p>
    <w:p w14:paraId="4F0D70F7" w14:textId="77777777" w:rsidR="000B2780" w:rsidRPr="000B2780" w:rsidRDefault="000B2780">
      <w:pPr>
        <w:rPr>
          <w:ins w:id="79" w:author="SG" w:date="2024-09-18T16:52:00Z"/>
          <w:rFonts w:ascii="Arial" w:eastAsia="Times New Roman" w:hAnsi="Arial" w:cs="Times New Roman"/>
          <w:sz w:val="18"/>
          <w:szCs w:val="20"/>
          <w:lang w:val="sr-Latn-RS"/>
          <w:rPrChange w:id="80" w:author="SG" w:date="2024-09-18T16:52:00Z">
            <w:rPr>
              <w:ins w:id="81" w:author="SG" w:date="2024-09-18T16:52:00Z"/>
              <w:rFonts w:ascii="Arial" w:eastAsia="Times New Roman" w:hAnsi="Arial" w:cs="Times New Roman"/>
              <w:kern w:val="20"/>
              <w:sz w:val="18"/>
              <w:szCs w:val="20"/>
              <w:lang w:val="sr-Latn-RS"/>
            </w:rPr>
          </w:rPrChange>
        </w:rPr>
      </w:pPr>
    </w:p>
    <w:p w14:paraId="7341C991" w14:textId="77777777" w:rsidR="000B2780" w:rsidRPr="000B2780" w:rsidRDefault="000B2780">
      <w:pPr>
        <w:rPr>
          <w:ins w:id="82" w:author="SG" w:date="2024-09-18T16:52:00Z"/>
          <w:rFonts w:ascii="Arial" w:eastAsia="Times New Roman" w:hAnsi="Arial" w:cs="Times New Roman"/>
          <w:sz w:val="18"/>
          <w:szCs w:val="20"/>
          <w:lang w:val="sr-Latn-RS"/>
          <w:rPrChange w:id="83" w:author="SG" w:date="2024-09-18T16:52:00Z">
            <w:rPr>
              <w:ins w:id="84" w:author="SG" w:date="2024-09-18T16:52:00Z"/>
              <w:rFonts w:ascii="Arial" w:eastAsia="Times New Roman" w:hAnsi="Arial" w:cs="Times New Roman"/>
              <w:kern w:val="20"/>
              <w:sz w:val="18"/>
              <w:szCs w:val="20"/>
              <w:lang w:val="sr-Latn-RS"/>
            </w:rPr>
          </w:rPrChange>
        </w:rPr>
      </w:pPr>
    </w:p>
    <w:p w14:paraId="0497ED00" w14:textId="024C6736" w:rsidR="004D4D56" w:rsidDel="000B2780" w:rsidRDefault="004D4D56">
      <w:pPr>
        <w:rPr>
          <w:ins w:id="85" w:author="Korisnik" w:date="2024-09-18T12:32:00Z"/>
          <w:del w:id="86" w:author="SG" w:date="2024-09-18T16:53:00Z"/>
          <w:rFonts w:ascii="Arial" w:eastAsia="Times New Roman" w:hAnsi="Arial" w:cs="Times New Roman"/>
          <w:kern w:val="20"/>
          <w:sz w:val="18"/>
          <w:szCs w:val="20"/>
          <w:lang w:val="sr-Latn-RS"/>
        </w:rPr>
      </w:pPr>
      <w:ins w:id="87" w:author="Korisnik" w:date="2024-09-18T12:32:00Z">
        <w:del w:id="88" w:author="SG" w:date="2024-09-18T16:53:00Z">
          <w:r w:rsidDel="000B2780">
            <w:rPr>
              <w:rFonts w:ascii="Arial" w:eastAsia="Times New Roman" w:hAnsi="Arial" w:cs="Times New Roman"/>
              <w:kern w:val="20"/>
              <w:sz w:val="18"/>
              <w:szCs w:val="20"/>
              <w:lang w:val="sr-Latn-RS"/>
            </w:rPr>
            <w:br w:type="page"/>
          </w:r>
        </w:del>
      </w:ins>
    </w:p>
    <w:p w14:paraId="2100D921" w14:textId="2CA2619F" w:rsidR="003A4A2D" w:rsidRDefault="003A4A2D" w:rsidP="004147C5">
      <w:pPr>
        <w:pStyle w:val="tab"/>
        <w:spacing w:before="0" w:after="0"/>
        <w:rPr>
          <w:ins w:id="89" w:author="SG" w:date="2024-09-18T16:13:00Z"/>
          <w:rFonts w:ascii="Arial" w:hAnsi="Arial"/>
          <w:sz w:val="18"/>
          <w:lang w:val="sr-Latn-RS"/>
        </w:rPr>
        <w:sectPr w:rsidR="003A4A2D" w:rsidSect="006506D4">
          <w:footerReference w:type="first" r:id="rId12"/>
          <w:pgSz w:w="12240" w:h="15840"/>
          <w:pgMar w:top="1170" w:right="1440" w:bottom="1080" w:left="1440" w:header="720" w:footer="510" w:gutter="0"/>
          <w:cols w:space="720"/>
          <w:titlePg/>
          <w:docGrid w:linePitch="360"/>
          <w:sectPrChange w:id="98" w:author="SG" w:date="2024-09-18T21:52:00Z">
            <w:sectPr w:rsidR="003A4A2D" w:rsidSect="006506D4">
              <w:pgMar w:top="1170" w:right="1440" w:bottom="1080" w:left="1440" w:header="720" w:footer="454" w:gutter="0"/>
            </w:sectPr>
          </w:sectPrChange>
        </w:sectPr>
      </w:pPr>
    </w:p>
    <w:p w14:paraId="65840076" w14:textId="4D9D277E" w:rsidR="004147C5" w:rsidRPr="000A5B12" w:rsidDel="009B7432" w:rsidRDefault="00DE4A03" w:rsidP="000A5B12">
      <w:pPr>
        <w:pStyle w:val="tab"/>
        <w:spacing w:before="0" w:after="0"/>
        <w:jc w:val="right"/>
        <w:rPr>
          <w:del w:id="99" w:author="Dunja Vrbaski" w:date="2024-09-17T23:07:00Z"/>
          <w:lang w:val="sr-Latn-RS"/>
        </w:rPr>
        <w:sectPr w:rsidR="004147C5" w:rsidRPr="000A5B12" w:rsidDel="009B7432" w:rsidSect="000B2780">
          <w:pgSz w:w="12240" w:h="15840"/>
          <w:pgMar w:top="1170" w:right="1440" w:bottom="1080" w:left="1440" w:header="720" w:footer="397" w:gutter="0"/>
          <w:cols w:space="720"/>
          <w:titlePg/>
          <w:docGrid w:linePitch="360"/>
          <w:sectPrChange w:id="100" w:author="SG" w:date="2024-09-18T16:54:00Z">
            <w:sectPr w:rsidR="004147C5" w:rsidRPr="000A5B12" w:rsidDel="009B7432" w:rsidSect="000B2780">
              <w:pgMar w:top="1170" w:right="1440" w:bottom="1080" w:left="1440" w:header="720" w:footer="720" w:gutter="0"/>
            </w:sectPr>
          </w:sectPrChange>
        </w:sectPr>
      </w:pPr>
      <w:del w:id="101" w:author="Dunja Vrbaski" w:date="2024-09-17T23:07:00Z">
        <w:r w:rsidRPr="0037213B" w:rsidDel="009B7432">
          <w:rPr>
            <w:rFonts w:ascii="Arial" w:hAnsi="Arial"/>
            <w:sz w:val="18"/>
            <w:lang w:val="sr-Latn-RS"/>
          </w:rPr>
          <w:lastRenderedPageBreak/>
          <w:delText xml:space="preserve">Образац </w:delText>
        </w:r>
        <w:r w:rsidRPr="0037213B" w:rsidDel="009B7432">
          <w:rPr>
            <w:rFonts w:ascii="Arial" w:hAnsi="Arial"/>
            <w:b/>
            <w:sz w:val="18"/>
            <w:lang w:val="sr-Latn-RS"/>
          </w:rPr>
          <w:delText>Q2.НА.15</w:delText>
        </w:r>
        <w:r w:rsidRPr="0037213B" w:rsidDel="009B7432">
          <w:rPr>
            <w:rFonts w:ascii="Arial" w:hAnsi="Arial"/>
            <w:sz w:val="18"/>
            <w:lang w:val="sr-Latn-RS"/>
          </w:rPr>
          <w:delText>-</w:delText>
        </w:r>
        <w:r w:rsidRPr="0037213B" w:rsidDel="009B7432">
          <w:rPr>
            <w:rFonts w:ascii="Arial" w:hAnsi="Arial"/>
            <w:b/>
            <w:sz w:val="18"/>
            <w:lang w:val="sr-Latn-RS"/>
          </w:rPr>
          <w:delText>04</w:delText>
        </w:r>
        <w:r w:rsidRPr="0037213B" w:rsidDel="009B7432">
          <w:rPr>
            <w:rFonts w:ascii="Arial" w:hAnsi="Arial"/>
            <w:sz w:val="18"/>
            <w:lang w:val="sr-Latn-RS"/>
          </w:rPr>
          <w:delText xml:space="preserve"> - Издање 1</w:delText>
        </w:r>
      </w:del>
    </w:p>
    <w:p w14:paraId="14128E7B" w14:textId="77777777"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t>КЉУЧНА ДОКУМЕНТАЦИЈСКА ИНФОРМАЦИЈА</w:t>
      </w:r>
    </w:p>
    <w:p w14:paraId="26F0AF78" w14:textId="77777777"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14:paraId="5FF784F4" w14:textId="77777777" w:rsidTr="005B7950">
        <w:trPr>
          <w:cantSplit/>
          <w:trHeight w:hRule="exact" w:val="350"/>
        </w:trPr>
        <w:tc>
          <w:tcPr>
            <w:tcW w:w="3544" w:type="dxa"/>
            <w:gridSpan w:val="2"/>
            <w:tcBorders>
              <w:top w:val="single" w:sz="12" w:space="0" w:color="auto"/>
              <w:bottom w:val="dashSmallGap" w:sz="4" w:space="0" w:color="auto"/>
            </w:tcBorders>
          </w:tcPr>
          <w:p w14:paraId="7A885D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5C7A6EBF" w14:textId="77777777" w:rsidR="004147C5" w:rsidRPr="0037213B" w:rsidRDefault="004147C5" w:rsidP="005B7950">
            <w:pPr>
              <w:spacing w:before="60" w:after="60"/>
              <w:rPr>
                <w:rFonts w:ascii="Arial" w:hAnsi="Arial"/>
                <w:sz w:val="18"/>
                <w:lang w:val="sr-Latn-RS"/>
              </w:rPr>
            </w:pPr>
          </w:p>
        </w:tc>
      </w:tr>
      <w:tr w:rsidR="004147C5" w:rsidRPr="0037213B" w14:paraId="2628928A" w14:textId="77777777" w:rsidTr="005B7950">
        <w:trPr>
          <w:cantSplit/>
          <w:trHeight w:hRule="exact" w:val="350"/>
        </w:trPr>
        <w:tc>
          <w:tcPr>
            <w:tcW w:w="3544" w:type="dxa"/>
            <w:gridSpan w:val="2"/>
            <w:tcBorders>
              <w:top w:val="dashSmallGap" w:sz="4" w:space="0" w:color="auto"/>
              <w:bottom w:val="dashSmallGap" w:sz="4" w:space="0" w:color="auto"/>
            </w:tcBorders>
          </w:tcPr>
          <w:p w14:paraId="35B470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642A7B4" w14:textId="77777777" w:rsidR="004147C5" w:rsidRPr="0037213B" w:rsidRDefault="004147C5" w:rsidP="005B7950">
            <w:pPr>
              <w:spacing w:before="60" w:after="60"/>
              <w:rPr>
                <w:rFonts w:ascii="Arial" w:hAnsi="Arial"/>
                <w:sz w:val="18"/>
                <w:lang w:val="sr-Latn-RS"/>
              </w:rPr>
            </w:pPr>
          </w:p>
        </w:tc>
      </w:tr>
      <w:tr w:rsidR="004147C5" w:rsidRPr="0037213B" w14:paraId="03FFB1B5" w14:textId="77777777" w:rsidTr="005B7950">
        <w:trPr>
          <w:cantSplit/>
          <w:trHeight w:hRule="exact" w:val="350"/>
        </w:trPr>
        <w:tc>
          <w:tcPr>
            <w:tcW w:w="3544" w:type="dxa"/>
            <w:gridSpan w:val="2"/>
            <w:tcBorders>
              <w:top w:val="dashSmallGap" w:sz="4" w:space="0" w:color="auto"/>
              <w:bottom w:val="dashSmallGap" w:sz="4" w:space="0" w:color="auto"/>
            </w:tcBorders>
          </w:tcPr>
          <w:p w14:paraId="7D8A6C0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26050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14:paraId="2FF5B5DE" w14:textId="77777777" w:rsidTr="005B7950">
        <w:trPr>
          <w:cantSplit/>
          <w:trHeight w:hRule="exact" w:val="350"/>
        </w:trPr>
        <w:tc>
          <w:tcPr>
            <w:tcW w:w="3544" w:type="dxa"/>
            <w:gridSpan w:val="2"/>
            <w:tcBorders>
              <w:top w:val="dashSmallGap" w:sz="4" w:space="0" w:color="auto"/>
              <w:bottom w:val="dashSmallGap" w:sz="4" w:space="0" w:color="auto"/>
            </w:tcBorders>
          </w:tcPr>
          <w:p w14:paraId="035116D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8E6F94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14:paraId="4ABE70C1" w14:textId="77777777" w:rsidTr="005B7950">
        <w:trPr>
          <w:cantSplit/>
          <w:trHeight w:hRule="exact" w:val="350"/>
        </w:trPr>
        <w:tc>
          <w:tcPr>
            <w:tcW w:w="3544" w:type="dxa"/>
            <w:gridSpan w:val="2"/>
            <w:tcBorders>
              <w:top w:val="dashSmallGap" w:sz="4" w:space="0" w:color="auto"/>
              <w:bottom w:val="dashSmallGap" w:sz="4" w:space="0" w:color="auto"/>
            </w:tcBorders>
          </w:tcPr>
          <w:p w14:paraId="004EE2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D50AB0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14:paraId="72DA4415" w14:textId="77777777" w:rsidTr="005B7950">
        <w:trPr>
          <w:cantSplit/>
          <w:trHeight w:hRule="exact" w:val="350"/>
        </w:trPr>
        <w:tc>
          <w:tcPr>
            <w:tcW w:w="3544" w:type="dxa"/>
            <w:gridSpan w:val="2"/>
            <w:tcBorders>
              <w:top w:val="dashSmallGap" w:sz="4" w:space="0" w:color="auto"/>
              <w:bottom w:val="dashSmallGap" w:sz="4" w:space="0" w:color="auto"/>
            </w:tcBorders>
          </w:tcPr>
          <w:p w14:paraId="06F8875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76CC550" w14:textId="77777777"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14:paraId="0484FA32" w14:textId="77777777" w:rsidTr="005B7950">
        <w:trPr>
          <w:cantSplit/>
          <w:trHeight w:hRule="exact" w:val="350"/>
        </w:trPr>
        <w:tc>
          <w:tcPr>
            <w:tcW w:w="3544" w:type="dxa"/>
            <w:gridSpan w:val="2"/>
            <w:tcBorders>
              <w:top w:val="dashSmallGap" w:sz="4" w:space="0" w:color="auto"/>
              <w:bottom w:val="dashSmallGap" w:sz="4" w:space="0" w:color="auto"/>
            </w:tcBorders>
          </w:tcPr>
          <w:p w14:paraId="3A72D86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E4F48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14:paraId="15D713FA" w14:textId="77777777" w:rsidTr="004147C5">
        <w:trPr>
          <w:cantSplit/>
          <w:trHeight w:hRule="exact" w:val="748"/>
        </w:trPr>
        <w:tc>
          <w:tcPr>
            <w:tcW w:w="3544" w:type="dxa"/>
            <w:gridSpan w:val="2"/>
            <w:tcBorders>
              <w:top w:val="dashSmallGap" w:sz="4" w:space="0" w:color="auto"/>
              <w:bottom w:val="dashSmallGap" w:sz="4" w:space="0" w:color="auto"/>
            </w:tcBorders>
          </w:tcPr>
          <w:p w14:paraId="7C7EF0E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CECDC95" w14:textId="44C89C50" w:rsidR="004147C5" w:rsidRPr="0037213B" w:rsidRDefault="004147C5" w:rsidP="00E4205F">
            <w:pPr>
              <w:spacing w:before="60" w:after="60"/>
              <w:rPr>
                <w:rFonts w:ascii="Arial" w:hAnsi="Arial"/>
                <w:sz w:val="18"/>
                <w:lang w:val="sr-Latn-RS"/>
              </w:rPr>
            </w:pPr>
            <w:r w:rsidRPr="0037213B">
              <w:rPr>
                <w:rFonts w:ascii="Arial" w:hAnsi="Arial"/>
                <w:sz w:val="18"/>
                <w:lang w:val="sr-Latn-RS"/>
              </w:rPr>
              <w:br/>
            </w:r>
            <w:ins w:id="102" w:author="Dunja Vrbaski" w:date="2024-09-17T23:07:00Z">
              <w:del w:id="103" w:author="Korisnik" w:date="2024-09-19T16:00:00Z">
                <w:r w:rsidR="009B7432" w:rsidRPr="00BF0545" w:rsidDel="00BF0545">
                  <w:rPr>
                    <w:rFonts w:ascii="Arial" w:hAnsi="Arial"/>
                    <w:i/>
                    <w:sz w:val="18"/>
                    <w:lang w:val="sr-Cyrl-RS"/>
                    <w:rPrChange w:id="104" w:author="Korisnik" w:date="2024-09-19T16:00:00Z">
                      <w:rPr>
                        <w:rFonts w:ascii="Arial" w:hAnsi="Arial"/>
                        <w:sz w:val="18"/>
                        <w:lang w:val="sr-Cyrl-RS"/>
                      </w:rPr>
                    </w:rPrChange>
                  </w:rPr>
                  <w:delText>џџџџџџџџџџ</w:delText>
                </w:r>
              </w:del>
            </w:ins>
            <w:ins w:id="105" w:author="Korisnik" w:date="2024-09-19T16:00:00Z">
              <w:r w:rsidR="00BF0545" w:rsidRPr="00BF0545">
                <w:rPr>
                  <w:rFonts w:ascii="Arial" w:hAnsi="Arial"/>
                  <w:i/>
                  <w:sz w:val="18"/>
                  <w:rPrChange w:id="106" w:author="Korisnik" w:date="2024-09-19T16:00:00Z">
                    <w:rPr>
                      <w:rFonts w:ascii="Arial" w:hAnsi="Arial"/>
                      <w:sz w:val="18"/>
                    </w:rPr>
                  </w:rPrChange>
                </w:rPr>
                <w:t>DebugIt</w:t>
              </w:r>
              <w:r w:rsidR="00BF0545">
                <w:rPr>
                  <w:rFonts w:ascii="Arial" w:hAnsi="Arial"/>
                  <w:sz w:val="18"/>
                </w:rPr>
                <w:t xml:space="preserve">: </w:t>
              </w:r>
              <w:r w:rsidR="00BF0545">
                <w:rPr>
                  <w:rFonts w:ascii="Arial" w:hAnsi="Arial"/>
                  <w:sz w:val="18"/>
                  <w:lang w:val="sr-Cyrl-RS"/>
                </w:rPr>
                <w:t xml:space="preserve">студентска платфоррма са интеграцијом </w:t>
              </w:r>
              <w:r w:rsidR="00BF0545" w:rsidRPr="00BF0545">
                <w:rPr>
                  <w:rFonts w:ascii="Arial" w:hAnsi="Arial"/>
                  <w:i/>
                  <w:sz w:val="18"/>
                  <w:rPrChange w:id="107" w:author="Korisnik" w:date="2024-09-19T16:00:00Z">
                    <w:rPr>
                      <w:rFonts w:ascii="Arial" w:hAnsi="Arial"/>
                      <w:sz w:val="18"/>
                    </w:rPr>
                  </w:rPrChange>
                </w:rPr>
                <w:t>Elasticsearch</w:t>
              </w:r>
              <w:r w:rsidR="00BF0545">
                <w:rPr>
                  <w:rFonts w:ascii="Arial" w:hAnsi="Arial"/>
                  <w:sz w:val="18"/>
                </w:rPr>
                <w:t xml:space="preserve"> </w:t>
              </w:r>
              <w:r w:rsidR="00BF0545">
                <w:rPr>
                  <w:rFonts w:ascii="Arial" w:hAnsi="Arial"/>
                  <w:sz w:val="18"/>
                  <w:lang w:val="sr-Cyrl-RS"/>
                </w:rPr>
                <w:t>претраге</w:t>
              </w:r>
            </w:ins>
            <w:r w:rsidRPr="0037213B">
              <w:rPr>
                <w:rFonts w:ascii="Arial" w:hAnsi="Arial"/>
                <w:sz w:val="18"/>
                <w:lang w:val="sr-Latn-RS"/>
              </w:rPr>
              <w:br/>
            </w:r>
          </w:p>
        </w:tc>
      </w:tr>
      <w:tr w:rsidR="004147C5" w:rsidRPr="0037213B" w14:paraId="4F396D4C" w14:textId="77777777" w:rsidTr="005B7950">
        <w:trPr>
          <w:cantSplit/>
          <w:trHeight w:hRule="exact" w:val="350"/>
        </w:trPr>
        <w:tc>
          <w:tcPr>
            <w:tcW w:w="3544" w:type="dxa"/>
            <w:gridSpan w:val="2"/>
            <w:tcBorders>
              <w:top w:val="dashSmallGap" w:sz="4" w:space="0" w:color="auto"/>
              <w:bottom w:val="dashSmallGap" w:sz="4" w:space="0" w:color="auto"/>
            </w:tcBorders>
          </w:tcPr>
          <w:p w14:paraId="77261B1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BEAF15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14:paraId="3D965550" w14:textId="77777777" w:rsidTr="005B7950">
        <w:trPr>
          <w:cantSplit/>
          <w:trHeight w:hRule="exact" w:val="350"/>
        </w:trPr>
        <w:tc>
          <w:tcPr>
            <w:tcW w:w="3544" w:type="dxa"/>
            <w:gridSpan w:val="2"/>
            <w:tcBorders>
              <w:top w:val="dashSmallGap" w:sz="4" w:space="0" w:color="auto"/>
              <w:bottom w:val="dashSmallGap" w:sz="4" w:space="0" w:color="auto"/>
            </w:tcBorders>
          </w:tcPr>
          <w:p w14:paraId="6922DC8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972A0F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14:paraId="022AF0AD" w14:textId="77777777" w:rsidTr="005B7950">
        <w:trPr>
          <w:cantSplit/>
          <w:trHeight w:hRule="exact" w:val="350"/>
        </w:trPr>
        <w:tc>
          <w:tcPr>
            <w:tcW w:w="3544" w:type="dxa"/>
            <w:gridSpan w:val="2"/>
            <w:tcBorders>
              <w:top w:val="dashSmallGap" w:sz="4" w:space="0" w:color="auto"/>
              <w:bottom w:val="dashSmallGap" w:sz="4" w:space="0" w:color="auto"/>
            </w:tcBorders>
          </w:tcPr>
          <w:p w14:paraId="4B53A46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D78C3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14:paraId="3310FD31" w14:textId="77777777" w:rsidTr="005B7950">
        <w:trPr>
          <w:cantSplit/>
          <w:trHeight w:hRule="exact" w:val="350"/>
        </w:trPr>
        <w:tc>
          <w:tcPr>
            <w:tcW w:w="3544" w:type="dxa"/>
            <w:gridSpan w:val="2"/>
            <w:tcBorders>
              <w:top w:val="dashSmallGap" w:sz="4" w:space="0" w:color="auto"/>
              <w:bottom w:val="dashSmallGap" w:sz="4" w:space="0" w:color="auto"/>
            </w:tcBorders>
          </w:tcPr>
          <w:p w14:paraId="445FD66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BB0A7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14:paraId="0F561F85" w14:textId="77777777" w:rsidTr="005B7950">
        <w:trPr>
          <w:cantSplit/>
          <w:trHeight w:hRule="exact" w:val="350"/>
        </w:trPr>
        <w:tc>
          <w:tcPr>
            <w:tcW w:w="3544" w:type="dxa"/>
            <w:gridSpan w:val="2"/>
            <w:tcBorders>
              <w:top w:val="dashSmallGap" w:sz="4" w:space="0" w:color="auto"/>
              <w:bottom w:val="dashSmallGap" w:sz="4" w:space="0" w:color="auto"/>
            </w:tcBorders>
          </w:tcPr>
          <w:p w14:paraId="2DCDFD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293E8C8" w14:textId="77777777"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14:paraId="0F34F5AB" w14:textId="77777777" w:rsidTr="005B7950">
        <w:trPr>
          <w:cantSplit/>
          <w:trHeight w:hRule="exact" w:val="350"/>
        </w:trPr>
        <w:tc>
          <w:tcPr>
            <w:tcW w:w="3544" w:type="dxa"/>
            <w:gridSpan w:val="2"/>
            <w:tcBorders>
              <w:top w:val="dashSmallGap" w:sz="4" w:space="0" w:color="auto"/>
              <w:bottom w:val="dashSmallGap" w:sz="4" w:space="0" w:color="auto"/>
            </w:tcBorders>
          </w:tcPr>
          <w:p w14:paraId="7603E32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2DD44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14:paraId="4F2C1912" w14:textId="77777777" w:rsidTr="005B7950">
        <w:trPr>
          <w:cantSplit/>
          <w:trHeight w:hRule="exact" w:val="350"/>
        </w:trPr>
        <w:tc>
          <w:tcPr>
            <w:tcW w:w="3544" w:type="dxa"/>
            <w:gridSpan w:val="2"/>
            <w:tcBorders>
              <w:top w:val="dashSmallGap" w:sz="4" w:space="0" w:color="auto"/>
              <w:bottom w:val="dashSmallGap" w:sz="4" w:space="0" w:color="auto"/>
            </w:tcBorders>
          </w:tcPr>
          <w:p w14:paraId="7DC167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F9D434F"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14:paraId="68B2EAA2" w14:textId="77777777" w:rsidTr="005B7950">
        <w:trPr>
          <w:cantSplit/>
          <w:trHeight w:hRule="exact" w:val="560"/>
        </w:trPr>
        <w:tc>
          <w:tcPr>
            <w:tcW w:w="3544" w:type="dxa"/>
            <w:gridSpan w:val="2"/>
            <w:tcBorders>
              <w:top w:val="dashSmallGap" w:sz="4" w:space="0" w:color="auto"/>
              <w:bottom w:val="dashSmallGap" w:sz="4" w:space="0" w:color="auto"/>
            </w:tcBorders>
          </w:tcPr>
          <w:p w14:paraId="69CAAC9D"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1F4D0483" w14:textId="7CDF34F8" w:rsidR="004147C5" w:rsidRPr="009B7432" w:rsidRDefault="004147C5">
            <w:pPr>
              <w:spacing w:before="60" w:after="60"/>
              <w:rPr>
                <w:rFonts w:ascii="Arial" w:hAnsi="Arial"/>
                <w:sz w:val="18"/>
                <w:highlight w:val="yellow"/>
                <w:lang w:val="sr-Latn-RS"/>
                <w:rPrChange w:id="108" w:author="Dunja Vrbaski" w:date="2024-09-17T23:07:00Z">
                  <w:rPr>
                    <w:rFonts w:ascii="Arial" w:hAnsi="Arial"/>
                    <w:sz w:val="18"/>
                    <w:lang w:val="sr-Latn-RS"/>
                  </w:rPr>
                </w:rPrChange>
              </w:rPr>
            </w:pPr>
            <w:del w:id="109" w:author="Korisnik" w:date="2024-09-18T11:59:00Z">
              <w:r w:rsidRPr="00492AC3" w:rsidDel="00C65E3C">
                <w:rPr>
                  <w:rFonts w:ascii="Arial" w:hAnsi="Arial"/>
                  <w:sz w:val="18"/>
                  <w:lang w:val="sr-Latn-RS"/>
                </w:rPr>
                <w:delText>n</w:delText>
              </w:r>
            </w:del>
            <w:ins w:id="110" w:author="Korisnik" w:date="2024-09-18T11:59:00Z">
              <w:r w:rsidR="00C65E3C" w:rsidRPr="00C65E3C">
                <w:rPr>
                  <w:rFonts w:ascii="Arial" w:hAnsi="Arial"/>
                  <w:sz w:val="18"/>
                  <w:lang w:val="sr-Cyrl-RS"/>
                  <w:rPrChange w:id="111" w:author="Korisnik" w:date="2024-09-18T12:02:00Z">
                    <w:rPr>
                      <w:rFonts w:ascii="Arial" w:hAnsi="Arial"/>
                      <w:sz w:val="18"/>
                      <w:highlight w:val="yellow"/>
                      <w:lang w:val="sr-Cyrl-RS"/>
                    </w:rPr>
                  </w:rPrChange>
                </w:rPr>
                <w:t>6</w:t>
              </w:r>
            </w:ins>
            <w:r w:rsidRPr="00492AC3">
              <w:rPr>
                <w:rFonts w:ascii="Arial" w:hAnsi="Arial"/>
                <w:sz w:val="18"/>
                <w:lang w:val="sr-Latn-RS"/>
              </w:rPr>
              <w:t>/</w:t>
            </w:r>
            <w:del w:id="112" w:author="Korisnik" w:date="2024-09-18T11:59:00Z">
              <w:r w:rsidRPr="00377106" w:rsidDel="00C65E3C">
                <w:rPr>
                  <w:rFonts w:ascii="Arial" w:hAnsi="Arial"/>
                  <w:sz w:val="18"/>
                  <w:lang w:val="sr-Latn-RS"/>
                </w:rPr>
                <w:delText>n</w:delText>
              </w:r>
            </w:del>
            <w:ins w:id="113" w:author="Korisnik" w:date="2024-09-18T11:59:00Z">
              <w:r w:rsidR="00C65E3C" w:rsidRPr="00C65E3C">
                <w:rPr>
                  <w:rFonts w:ascii="Arial" w:hAnsi="Arial"/>
                  <w:sz w:val="18"/>
                  <w:lang w:val="sr-Cyrl-RS"/>
                  <w:rPrChange w:id="114" w:author="Korisnik" w:date="2024-09-18T12:02:00Z">
                    <w:rPr>
                      <w:rFonts w:ascii="Arial" w:hAnsi="Arial"/>
                      <w:sz w:val="18"/>
                      <w:highlight w:val="yellow"/>
                      <w:lang w:val="sr-Cyrl-RS"/>
                    </w:rPr>
                  </w:rPrChange>
                </w:rPr>
                <w:t>4</w:t>
              </w:r>
            </w:ins>
            <w:ins w:id="115" w:author="Korisnik" w:date="2024-09-19T20:48:00Z">
              <w:r w:rsidR="003F47A4">
                <w:rPr>
                  <w:rFonts w:ascii="Arial" w:hAnsi="Arial"/>
                  <w:sz w:val="18"/>
                </w:rPr>
                <w:t>2</w:t>
              </w:r>
            </w:ins>
            <w:r w:rsidRPr="00492AC3">
              <w:rPr>
                <w:rFonts w:ascii="Arial" w:hAnsi="Arial"/>
                <w:sz w:val="18"/>
                <w:lang w:val="sr-Latn-RS"/>
              </w:rPr>
              <w:t>/</w:t>
            </w:r>
            <w:del w:id="116" w:author="Korisnik" w:date="2024-09-18T12:01:00Z">
              <w:r w:rsidRPr="00377106" w:rsidDel="00C65E3C">
                <w:rPr>
                  <w:rFonts w:ascii="Arial" w:hAnsi="Arial"/>
                  <w:sz w:val="18"/>
                  <w:lang w:val="sr-Latn-RS"/>
                </w:rPr>
                <w:delText>n</w:delText>
              </w:r>
            </w:del>
            <w:ins w:id="117" w:author="Korisnik" w:date="2024-09-18T12:01:00Z">
              <w:r w:rsidR="00C65E3C" w:rsidRPr="00C65E3C">
                <w:rPr>
                  <w:rFonts w:ascii="Arial" w:hAnsi="Arial"/>
                  <w:sz w:val="18"/>
                  <w:lang w:val="sr-Cyrl-RS"/>
                  <w:rPrChange w:id="118" w:author="Korisnik" w:date="2024-09-18T12:02:00Z">
                    <w:rPr>
                      <w:rFonts w:ascii="Arial" w:hAnsi="Arial"/>
                      <w:sz w:val="18"/>
                      <w:highlight w:val="yellow"/>
                      <w:lang w:val="sr-Cyrl-RS"/>
                    </w:rPr>
                  </w:rPrChange>
                </w:rPr>
                <w:t>4</w:t>
              </w:r>
            </w:ins>
            <w:ins w:id="119" w:author="Korisnik" w:date="2024-09-19T20:48:00Z">
              <w:r w:rsidR="003F47A4">
                <w:rPr>
                  <w:rFonts w:ascii="Arial" w:hAnsi="Arial"/>
                  <w:sz w:val="18"/>
                </w:rPr>
                <w:t>4</w:t>
              </w:r>
            </w:ins>
            <w:r w:rsidRPr="00492AC3">
              <w:rPr>
                <w:rFonts w:ascii="Arial" w:hAnsi="Arial"/>
                <w:sz w:val="18"/>
                <w:lang w:val="sr-Latn-RS"/>
              </w:rPr>
              <w:t>/</w:t>
            </w:r>
            <w:del w:id="120" w:author="Korisnik" w:date="2024-09-18T12:01:00Z">
              <w:r w:rsidRPr="00377106" w:rsidDel="00C65E3C">
                <w:rPr>
                  <w:rFonts w:ascii="Arial" w:hAnsi="Arial"/>
                  <w:sz w:val="18"/>
                  <w:lang w:val="sr-Latn-RS"/>
                </w:rPr>
                <w:delText>n</w:delText>
              </w:r>
            </w:del>
            <w:ins w:id="121" w:author="Korisnik" w:date="2024-09-18T12:01:00Z">
              <w:r w:rsidR="00C65E3C" w:rsidRPr="00C65E3C">
                <w:rPr>
                  <w:rFonts w:ascii="Arial" w:hAnsi="Arial"/>
                  <w:sz w:val="18"/>
                  <w:lang w:val="sr-Cyrl-RS"/>
                  <w:rPrChange w:id="122" w:author="Korisnik" w:date="2024-09-18T12:02:00Z">
                    <w:rPr>
                      <w:rFonts w:ascii="Arial" w:hAnsi="Arial"/>
                      <w:sz w:val="18"/>
                      <w:highlight w:val="yellow"/>
                      <w:lang w:val="sr-Cyrl-RS"/>
                    </w:rPr>
                  </w:rPrChange>
                </w:rPr>
                <w:t>0</w:t>
              </w:r>
            </w:ins>
            <w:r w:rsidRPr="00492AC3">
              <w:rPr>
                <w:rFonts w:ascii="Arial" w:hAnsi="Arial"/>
                <w:sz w:val="18"/>
                <w:lang w:val="sr-Latn-RS"/>
              </w:rPr>
              <w:t>/</w:t>
            </w:r>
            <w:del w:id="123" w:author="Korisnik" w:date="2024-09-18T12:01:00Z">
              <w:r w:rsidRPr="00377106" w:rsidDel="00C65E3C">
                <w:rPr>
                  <w:rFonts w:ascii="Arial" w:hAnsi="Arial"/>
                  <w:sz w:val="18"/>
                  <w:lang w:val="sr-Latn-RS"/>
                </w:rPr>
                <w:delText>n</w:delText>
              </w:r>
            </w:del>
            <w:ins w:id="124" w:author="Korisnik" w:date="2024-09-18T12:01:00Z">
              <w:r w:rsidR="00C65E3C" w:rsidRPr="00C65E3C">
                <w:rPr>
                  <w:rFonts w:ascii="Arial" w:hAnsi="Arial"/>
                  <w:sz w:val="18"/>
                  <w:lang w:val="sr-Cyrl-RS"/>
                  <w:rPrChange w:id="125" w:author="Korisnik" w:date="2024-09-18T12:02:00Z">
                    <w:rPr>
                      <w:rFonts w:ascii="Arial" w:hAnsi="Arial"/>
                      <w:sz w:val="18"/>
                      <w:highlight w:val="yellow"/>
                      <w:lang w:val="sr-Cyrl-RS"/>
                    </w:rPr>
                  </w:rPrChange>
                </w:rPr>
                <w:t>2</w:t>
              </w:r>
            </w:ins>
            <w:ins w:id="126" w:author="Korisnik" w:date="2024-09-19T16:07:00Z">
              <w:r w:rsidR="0004379F">
                <w:rPr>
                  <w:rFonts w:ascii="Arial" w:hAnsi="Arial"/>
                  <w:sz w:val="18"/>
                </w:rPr>
                <w:t>1</w:t>
              </w:r>
            </w:ins>
            <w:r w:rsidRPr="00492AC3">
              <w:rPr>
                <w:rFonts w:ascii="Arial" w:hAnsi="Arial"/>
                <w:sz w:val="18"/>
                <w:lang w:val="sr-Latn-RS"/>
              </w:rPr>
              <w:t>/</w:t>
            </w:r>
            <w:del w:id="127" w:author="Korisnik" w:date="2024-09-18T12:02:00Z">
              <w:r w:rsidRPr="00377106" w:rsidDel="00C65E3C">
                <w:rPr>
                  <w:rFonts w:ascii="Arial" w:hAnsi="Arial"/>
                  <w:sz w:val="18"/>
                  <w:lang w:val="sr-Latn-RS"/>
                </w:rPr>
                <w:delText>n</w:delText>
              </w:r>
            </w:del>
            <w:ins w:id="128" w:author="Korisnik" w:date="2024-09-18T12:02:00Z">
              <w:r w:rsidR="00C65E3C" w:rsidRPr="00C65E3C">
                <w:rPr>
                  <w:rFonts w:ascii="Arial" w:hAnsi="Arial"/>
                  <w:sz w:val="18"/>
                  <w:lang w:val="sr-Cyrl-RS"/>
                  <w:rPrChange w:id="129" w:author="Korisnik" w:date="2024-09-18T12:02:00Z">
                    <w:rPr>
                      <w:rFonts w:ascii="Arial" w:hAnsi="Arial"/>
                      <w:sz w:val="18"/>
                      <w:highlight w:val="yellow"/>
                      <w:lang w:val="sr-Cyrl-RS"/>
                    </w:rPr>
                  </w:rPrChange>
                </w:rPr>
                <w:t>0</w:t>
              </w:r>
            </w:ins>
            <w:r w:rsidRPr="00492AC3">
              <w:rPr>
                <w:rFonts w:ascii="Arial" w:hAnsi="Arial"/>
                <w:sz w:val="18"/>
                <w:lang w:val="sr-Latn-RS"/>
              </w:rPr>
              <w:t>/</w:t>
            </w:r>
            <w:del w:id="130" w:author="Korisnik" w:date="2024-09-18T12:02:00Z">
              <w:r w:rsidRPr="00377106" w:rsidDel="00C65E3C">
                <w:rPr>
                  <w:rFonts w:ascii="Arial" w:hAnsi="Arial"/>
                  <w:sz w:val="18"/>
                  <w:lang w:val="sr-Latn-RS"/>
                </w:rPr>
                <w:delText>n</w:delText>
              </w:r>
            </w:del>
            <w:ins w:id="131" w:author="Korisnik" w:date="2024-09-18T12:02:00Z">
              <w:r w:rsidR="00C65E3C" w:rsidRPr="00C65E3C">
                <w:rPr>
                  <w:rFonts w:ascii="Arial" w:hAnsi="Arial"/>
                  <w:sz w:val="18"/>
                  <w:lang w:val="sr-Cyrl-RS"/>
                  <w:rPrChange w:id="132" w:author="Korisnik" w:date="2024-09-18T12:02:00Z">
                    <w:rPr>
                      <w:rFonts w:ascii="Arial" w:hAnsi="Arial"/>
                      <w:sz w:val="18"/>
                      <w:highlight w:val="yellow"/>
                      <w:lang w:val="sr-Cyrl-RS"/>
                    </w:rPr>
                  </w:rPrChange>
                </w:rPr>
                <w:t>0</w:t>
              </w:r>
            </w:ins>
            <w:del w:id="133" w:author="Korisnik" w:date="2024-09-19T20:50:00Z">
              <w:r w:rsidRPr="009B7432" w:rsidDel="00756D69">
                <w:rPr>
                  <w:rFonts w:ascii="Arial" w:hAnsi="Arial"/>
                  <w:sz w:val="18"/>
                  <w:highlight w:val="yellow"/>
                  <w:lang w:val="sr-Latn-RS"/>
                  <w:rPrChange w:id="134" w:author="Dunja Vrbaski" w:date="2024-09-17T23:07:00Z">
                    <w:rPr>
                      <w:rFonts w:ascii="Arial" w:hAnsi="Arial"/>
                      <w:sz w:val="18"/>
                      <w:lang w:val="sr-Latn-RS"/>
                    </w:rPr>
                  </w:rPrChange>
                </w:rPr>
                <w:delText xml:space="preserve"> </w:delText>
              </w:r>
            </w:del>
          </w:p>
        </w:tc>
      </w:tr>
      <w:tr w:rsidR="004147C5" w:rsidRPr="0037213B" w14:paraId="594FCBC5" w14:textId="77777777" w:rsidTr="005B7950">
        <w:trPr>
          <w:cantSplit/>
          <w:trHeight w:hRule="exact" w:val="350"/>
        </w:trPr>
        <w:tc>
          <w:tcPr>
            <w:tcW w:w="3544" w:type="dxa"/>
            <w:gridSpan w:val="2"/>
            <w:tcBorders>
              <w:top w:val="dashSmallGap" w:sz="4" w:space="0" w:color="auto"/>
              <w:bottom w:val="dashSmallGap" w:sz="4" w:space="0" w:color="auto"/>
            </w:tcBorders>
          </w:tcPr>
          <w:p w14:paraId="32E028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C8E47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14:paraId="0ECBC01B" w14:textId="77777777" w:rsidTr="005B7950">
        <w:trPr>
          <w:cantSplit/>
          <w:trHeight w:hRule="exact" w:val="350"/>
        </w:trPr>
        <w:tc>
          <w:tcPr>
            <w:tcW w:w="3544" w:type="dxa"/>
            <w:gridSpan w:val="2"/>
            <w:tcBorders>
              <w:top w:val="dashSmallGap" w:sz="4" w:space="0" w:color="auto"/>
              <w:bottom w:val="dashSmallGap" w:sz="4" w:space="0" w:color="auto"/>
            </w:tcBorders>
          </w:tcPr>
          <w:p w14:paraId="654931E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40BABD4" w14:textId="77777777"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14:paraId="6EED6EF5" w14:textId="77777777" w:rsidTr="005B7950">
        <w:trPr>
          <w:cantSplit/>
          <w:trHeight w:hRule="exact" w:val="548"/>
        </w:trPr>
        <w:tc>
          <w:tcPr>
            <w:tcW w:w="3544" w:type="dxa"/>
            <w:gridSpan w:val="2"/>
            <w:tcBorders>
              <w:top w:val="dashSmallGap" w:sz="4" w:space="0" w:color="auto"/>
              <w:bottom w:val="dashSmallGap" w:sz="4" w:space="0" w:color="auto"/>
            </w:tcBorders>
          </w:tcPr>
          <w:p w14:paraId="3995885A" w14:textId="77777777"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389CB58B" w14:textId="200C04FF" w:rsidR="004147C5" w:rsidRPr="00D836B9" w:rsidRDefault="004147C5" w:rsidP="00377106">
            <w:pPr>
              <w:spacing w:before="60" w:after="60"/>
              <w:rPr>
                <w:rFonts w:ascii="Arial" w:hAnsi="Arial"/>
                <w:sz w:val="18"/>
                <w:lang w:val="sr-Cyrl-RS"/>
                <w:rPrChange w:id="135" w:author="Korisnik" w:date="2024-09-18T12:12:00Z">
                  <w:rPr>
                    <w:rFonts w:ascii="Arial" w:hAnsi="Arial"/>
                    <w:sz w:val="18"/>
                    <w:lang w:val="sr-Latn-RS"/>
                  </w:rPr>
                </w:rPrChange>
              </w:rPr>
            </w:pPr>
            <w:del w:id="136" w:author="Korisnik" w:date="2024-09-18T12:02:00Z">
              <w:r w:rsidRPr="00C65E3C" w:rsidDel="00C65E3C">
                <w:rPr>
                  <w:rFonts w:ascii="Arial" w:hAnsi="Arial"/>
                  <w:i/>
                  <w:sz w:val="18"/>
                  <w:highlight w:val="yellow"/>
                  <w:lang w:val="sr-Latn-RS"/>
                  <w:rPrChange w:id="137" w:author="Korisnik" w:date="2024-09-18T12:03:00Z">
                    <w:rPr>
                      <w:rFonts w:ascii="Arial" w:hAnsi="Arial"/>
                      <w:sz w:val="18"/>
                      <w:lang w:val="sr-Latn-RS"/>
                    </w:rPr>
                  </w:rPrChange>
                </w:rPr>
                <w:delText>Неколико кључних термина из рада, односно предмета изучавања на који се рад односи.</w:delText>
              </w:r>
            </w:del>
            <w:ins w:id="138" w:author="Korisnik" w:date="2024-09-18T12:02:00Z">
              <w:r w:rsidR="00C65E3C" w:rsidRPr="00C65E3C">
                <w:rPr>
                  <w:rFonts w:ascii="Arial" w:hAnsi="Arial"/>
                  <w:i/>
                  <w:sz w:val="18"/>
                  <w:lang w:val="sr-Latn-RS"/>
                  <w:rPrChange w:id="139" w:author="Korisnik" w:date="2024-09-18T12:03:00Z">
                    <w:rPr>
                      <w:rFonts w:ascii="Arial" w:hAnsi="Arial"/>
                      <w:sz w:val="18"/>
                      <w:lang w:val="sr-Latn-RS"/>
                    </w:rPr>
                  </w:rPrChange>
                </w:rPr>
                <w:t>Elasticsearch</w:t>
              </w:r>
            </w:ins>
            <w:ins w:id="140" w:author="Korisnik" w:date="2024-09-18T12:03:00Z">
              <w:r w:rsidR="00C65E3C">
                <w:rPr>
                  <w:rFonts w:ascii="Arial" w:hAnsi="Arial"/>
                  <w:sz w:val="18"/>
                  <w:lang w:val="sr-Latn-RS"/>
                </w:rPr>
                <w:t xml:space="preserve"> </w:t>
              </w:r>
              <w:r w:rsidR="00C65E3C">
                <w:rPr>
                  <w:rFonts w:ascii="Arial" w:hAnsi="Arial"/>
                  <w:sz w:val="18"/>
                  <w:lang w:val="sr-Cyrl-RS"/>
                </w:rPr>
                <w:t>механизам претраге</w:t>
              </w:r>
            </w:ins>
            <w:ins w:id="141" w:author="Korisnik" w:date="2024-09-18T12:04:00Z">
              <w:r w:rsidR="00492AC3">
                <w:rPr>
                  <w:rFonts w:ascii="Arial" w:hAnsi="Arial"/>
                  <w:sz w:val="18"/>
                  <w:lang w:val="sr-Cyrl-RS"/>
                </w:rPr>
                <w:t xml:space="preserve">, </w:t>
              </w:r>
            </w:ins>
            <w:ins w:id="142" w:author="Korisnik" w:date="2024-09-18T12:05:00Z">
              <w:r w:rsidR="00492AC3" w:rsidRPr="00492AC3">
                <w:rPr>
                  <w:rFonts w:ascii="Arial" w:hAnsi="Arial"/>
                  <w:i/>
                  <w:sz w:val="18"/>
                  <w:rPrChange w:id="143" w:author="Korisnik" w:date="2024-09-18T12:05:00Z">
                    <w:rPr>
                      <w:rFonts w:ascii="Arial" w:hAnsi="Arial"/>
                      <w:sz w:val="18"/>
                    </w:rPr>
                  </w:rPrChange>
                </w:rPr>
                <w:t>text analysis</w:t>
              </w:r>
            </w:ins>
            <w:ins w:id="144" w:author="Korisnik" w:date="2024-09-18T12:10:00Z">
              <w:r w:rsidR="00492AC3">
                <w:rPr>
                  <w:rFonts w:ascii="Arial" w:hAnsi="Arial"/>
                  <w:sz w:val="18"/>
                </w:rPr>
                <w:t xml:space="preserve"> </w:t>
              </w:r>
            </w:ins>
            <w:ins w:id="145" w:author="Korisnik" w:date="2024-09-18T12:12:00Z">
              <w:r w:rsidR="00D836B9">
                <w:rPr>
                  <w:rFonts w:ascii="Arial" w:hAnsi="Arial"/>
                  <w:sz w:val="18"/>
                  <w:lang w:val="sr-Cyrl-RS"/>
                </w:rPr>
                <w:t>процес</w:t>
              </w:r>
            </w:ins>
            <w:ins w:id="146" w:author="Korisnik" w:date="2024-09-18T12:11:00Z">
              <w:r w:rsidR="00D836B9">
                <w:rPr>
                  <w:rFonts w:ascii="Arial" w:hAnsi="Arial"/>
                  <w:sz w:val="18"/>
                </w:rPr>
                <w:t xml:space="preserve">, </w:t>
              </w:r>
              <w:r w:rsidR="00D836B9" w:rsidRPr="00D836B9">
                <w:rPr>
                  <w:rFonts w:ascii="Arial" w:hAnsi="Arial"/>
                  <w:i/>
                  <w:sz w:val="18"/>
                  <w:rPrChange w:id="147" w:author="Korisnik" w:date="2024-09-18T12:11:00Z">
                    <w:rPr>
                      <w:rFonts w:ascii="Arial" w:hAnsi="Arial"/>
                      <w:sz w:val="18"/>
                    </w:rPr>
                  </w:rPrChange>
                </w:rPr>
                <w:t>DebugIt</w:t>
              </w:r>
              <w:r w:rsidR="00D836B9">
                <w:rPr>
                  <w:rFonts w:ascii="Arial" w:hAnsi="Arial"/>
                  <w:sz w:val="18"/>
                </w:rPr>
                <w:t xml:space="preserve"> </w:t>
              </w:r>
            </w:ins>
            <w:ins w:id="148" w:author="Korisnik" w:date="2024-09-18T12:12:00Z">
              <w:r w:rsidR="00D836B9">
                <w:rPr>
                  <w:rFonts w:ascii="Arial" w:hAnsi="Arial"/>
                  <w:sz w:val="18"/>
                  <w:lang w:val="sr-Cyrl-RS"/>
                </w:rPr>
                <w:t>платформа</w:t>
              </w:r>
            </w:ins>
          </w:p>
        </w:tc>
      </w:tr>
      <w:tr w:rsidR="004147C5" w:rsidRPr="0037213B" w14:paraId="3B32E723" w14:textId="77777777" w:rsidTr="005B7950">
        <w:trPr>
          <w:cantSplit/>
          <w:trHeight w:hRule="exact" w:val="350"/>
        </w:trPr>
        <w:tc>
          <w:tcPr>
            <w:tcW w:w="3544" w:type="dxa"/>
            <w:gridSpan w:val="2"/>
            <w:tcBorders>
              <w:top w:val="dashSmallGap" w:sz="4" w:space="0" w:color="auto"/>
              <w:bottom w:val="dashSmallGap" w:sz="4" w:space="0" w:color="auto"/>
            </w:tcBorders>
          </w:tcPr>
          <w:p w14:paraId="25C6A890"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14:paraId="513D6405" w14:textId="77777777" w:rsidR="004147C5" w:rsidRPr="0037213B" w:rsidRDefault="004147C5" w:rsidP="005B7950">
            <w:pPr>
              <w:spacing w:before="60" w:after="60"/>
              <w:rPr>
                <w:rFonts w:ascii="Arial" w:hAnsi="Arial"/>
                <w:sz w:val="18"/>
                <w:lang w:val="sr-Latn-RS"/>
              </w:rPr>
            </w:pPr>
          </w:p>
        </w:tc>
      </w:tr>
      <w:tr w:rsidR="004147C5" w:rsidRPr="0037213B" w14:paraId="6A5FDE3D" w14:textId="77777777" w:rsidTr="005B7950">
        <w:trPr>
          <w:cantSplit/>
          <w:trHeight w:hRule="exact" w:val="500"/>
        </w:trPr>
        <w:tc>
          <w:tcPr>
            <w:tcW w:w="3544" w:type="dxa"/>
            <w:gridSpan w:val="2"/>
            <w:tcBorders>
              <w:top w:val="dashSmallGap" w:sz="4" w:space="0" w:color="auto"/>
              <w:bottom w:val="dashSmallGap" w:sz="4" w:space="0" w:color="auto"/>
            </w:tcBorders>
          </w:tcPr>
          <w:p w14:paraId="2ADA02F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8B0314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14:paraId="591F704A" w14:textId="77777777" w:rsidTr="005B7950">
        <w:trPr>
          <w:cantSplit/>
          <w:trHeight w:hRule="exact" w:val="500"/>
        </w:trPr>
        <w:tc>
          <w:tcPr>
            <w:tcW w:w="3544" w:type="dxa"/>
            <w:gridSpan w:val="2"/>
            <w:tcBorders>
              <w:top w:val="dashSmallGap" w:sz="4" w:space="0" w:color="auto"/>
              <w:bottom w:val="dashSmallGap" w:sz="4" w:space="0" w:color="auto"/>
            </w:tcBorders>
          </w:tcPr>
          <w:p w14:paraId="7ADDBB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7789CAD" w14:textId="77777777" w:rsidR="004147C5" w:rsidRPr="0037213B" w:rsidRDefault="004147C5" w:rsidP="005B7950">
            <w:pPr>
              <w:spacing w:before="60" w:after="60"/>
              <w:rPr>
                <w:rFonts w:ascii="Arial" w:hAnsi="Arial"/>
                <w:sz w:val="18"/>
                <w:lang w:val="sr-Latn-RS"/>
              </w:rPr>
            </w:pPr>
          </w:p>
        </w:tc>
      </w:tr>
      <w:tr w:rsidR="004147C5" w:rsidRPr="0037213B" w14:paraId="02E9F28E" w14:textId="77777777" w:rsidTr="004147C5">
        <w:trPr>
          <w:cantSplit/>
          <w:trHeight w:hRule="exact" w:val="2485"/>
        </w:trPr>
        <w:tc>
          <w:tcPr>
            <w:tcW w:w="3544" w:type="dxa"/>
            <w:gridSpan w:val="2"/>
            <w:tcBorders>
              <w:top w:val="dashSmallGap" w:sz="4" w:space="0" w:color="auto"/>
              <w:bottom w:val="dashSmallGap" w:sz="4" w:space="0" w:color="auto"/>
            </w:tcBorders>
          </w:tcPr>
          <w:p w14:paraId="26239F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B44C8F" w14:textId="3D8485FB" w:rsidR="00492AC3" w:rsidRPr="001F119C" w:rsidRDefault="004147C5" w:rsidP="00377106">
            <w:pPr>
              <w:spacing w:before="60" w:after="60"/>
              <w:rPr>
                <w:rFonts w:ascii="Arial" w:hAnsi="Arial"/>
                <w:sz w:val="18"/>
                <w:highlight w:val="yellow"/>
                <w:lang w:val="sr-Latn-RS"/>
                <w:rPrChange w:id="149" w:author="Korisnik" w:date="2024-09-18T12:18:00Z">
                  <w:rPr>
                    <w:rFonts w:ascii="Arial" w:hAnsi="Arial"/>
                    <w:sz w:val="18"/>
                    <w:lang w:val="sr-Latn-RS"/>
                  </w:rPr>
                </w:rPrChange>
              </w:rPr>
            </w:pPr>
            <w:del w:id="150" w:author="Korisnik" w:date="2024-09-18T12:18:00Z">
              <w:r w:rsidRPr="009B7432" w:rsidDel="001F119C">
                <w:rPr>
                  <w:rFonts w:ascii="Arial" w:hAnsi="Arial"/>
                  <w:sz w:val="18"/>
                  <w:highlight w:val="yellow"/>
                  <w:lang w:val="sr-Latn-RS"/>
                  <w:rPrChange w:id="151" w:author="Dunja Vrbaski" w:date="2024-09-17T23:07:00Z">
                    <w:rPr>
                      <w:rFonts w:ascii="Arial" w:hAnsi="Arial"/>
                      <w:sz w:val="18"/>
                      <w:lang w:val="sr-Latn-RS"/>
                    </w:rPr>
                  </w:rPrChange>
                </w:rPr>
                <w:delText xml:space="preserve">Кратак опис рада који стаје у три до шест реченица. Треба навести проблем који се решавао, како се проблем решавао и који су резултати. </w:delText>
              </w:r>
            </w:del>
            <w:ins w:id="152" w:author="Korisnik" w:date="2024-09-18T12:12:00Z">
              <w:r w:rsidR="001F119C" w:rsidRPr="001F119C">
                <w:rPr>
                  <w:rFonts w:ascii="Arial" w:hAnsi="Arial"/>
                  <w:sz w:val="18"/>
                  <w:lang w:val="sr-Cyrl-RS"/>
                  <w:rPrChange w:id="153" w:author="Korisnik" w:date="2024-09-18T12:14:00Z">
                    <w:rPr>
                      <w:rFonts w:ascii="Arial" w:hAnsi="Arial"/>
                      <w:sz w:val="18"/>
                      <w:highlight w:val="yellow"/>
                      <w:lang w:val="sr-Cyrl-RS"/>
                    </w:rPr>
                  </w:rPrChange>
                </w:rPr>
                <w:t xml:space="preserve">Потребно је место на коме ће студенти моћи да поставе и пронађу питања везана за имплементациони или дискусиони проблем. У ту сврху је креирана </w:t>
              </w:r>
            </w:ins>
            <w:ins w:id="154" w:author="Korisnik" w:date="2024-09-18T12:13:00Z">
              <w:r w:rsidR="001F119C" w:rsidRPr="001F119C">
                <w:rPr>
                  <w:rFonts w:ascii="Arial" w:hAnsi="Arial"/>
                  <w:i/>
                  <w:sz w:val="18"/>
                  <w:rPrChange w:id="155" w:author="Korisnik" w:date="2024-09-18T12:15:00Z">
                    <w:rPr>
                      <w:rFonts w:ascii="Arial" w:hAnsi="Arial"/>
                      <w:sz w:val="18"/>
                      <w:highlight w:val="yellow"/>
                    </w:rPr>
                  </w:rPrChange>
                </w:rPr>
                <w:t>DebugIt</w:t>
              </w:r>
              <w:r w:rsidR="001F119C" w:rsidRPr="001F119C">
                <w:rPr>
                  <w:rFonts w:ascii="Arial" w:hAnsi="Arial"/>
                  <w:sz w:val="18"/>
                  <w:lang w:val="sr-Cyrl-RS"/>
                  <w:rPrChange w:id="156" w:author="Korisnik" w:date="2024-09-18T12:14:00Z">
                    <w:rPr>
                      <w:rFonts w:ascii="Arial" w:hAnsi="Arial"/>
                      <w:sz w:val="18"/>
                      <w:highlight w:val="yellow"/>
                      <w:lang w:val="sr-Cyrl-RS"/>
                    </w:rPr>
                  </w:rPrChange>
                </w:rPr>
                <w:t xml:space="preserve"> платформа. Користећи </w:t>
              </w:r>
            </w:ins>
            <w:ins w:id="157" w:author="Korisnik" w:date="2024-09-18T12:14:00Z">
              <w:r w:rsidR="001F119C" w:rsidRPr="001F119C">
                <w:rPr>
                  <w:rFonts w:ascii="Arial" w:hAnsi="Arial"/>
                  <w:i/>
                  <w:sz w:val="18"/>
                  <w:rPrChange w:id="158" w:author="Korisnik" w:date="2024-09-18T12:15:00Z">
                    <w:rPr>
                      <w:rFonts w:ascii="Arial" w:hAnsi="Arial"/>
                      <w:sz w:val="18"/>
                      <w:highlight w:val="yellow"/>
                    </w:rPr>
                  </w:rPrChange>
                </w:rPr>
                <w:t>Elasticsearch</w:t>
              </w:r>
              <w:r w:rsidR="001F119C" w:rsidRPr="001F119C">
                <w:rPr>
                  <w:rFonts w:ascii="Arial" w:hAnsi="Arial"/>
                  <w:sz w:val="18"/>
                  <w:lang w:val="sr-Cyrl-RS"/>
                  <w:rPrChange w:id="159" w:author="Korisnik" w:date="2024-09-18T12:14:00Z">
                    <w:rPr>
                      <w:rFonts w:ascii="Arial" w:hAnsi="Arial"/>
                      <w:sz w:val="18"/>
                      <w:highlight w:val="yellow"/>
                      <w:lang w:val="sr-Cyrl-RS"/>
                    </w:rPr>
                  </w:rPrChange>
                </w:rPr>
                <w:t xml:space="preserve"> механизам претраге, студенти су у могућности да веома брзо и лако пронађу одговор на било које питање.</w:t>
              </w:r>
            </w:ins>
          </w:p>
        </w:tc>
      </w:tr>
      <w:tr w:rsidR="004147C5" w:rsidRPr="0037213B" w14:paraId="5FEC4D7E" w14:textId="77777777" w:rsidTr="005B7950">
        <w:trPr>
          <w:cantSplit/>
          <w:trHeight w:hRule="exact" w:val="350"/>
        </w:trPr>
        <w:tc>
          <w:tcPr>
            <w:tcW w:w="3544" w:type="dxa"/>
            <w:gridSpan w:val="2"/>
            <w:tcBorders>
              <w:top w:val="dashSmallGap" w:sz="4" w:space="0" w:color="auto"/>
              <w:bottom w:val="dashSmallGap" w:sz="4" w:space="0" w:color="auto"/>
            </w:tcBorders>
          </w:tcPr>
          <w:p w14:paraId="640AD49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8A04F1" w14:textId="77777777" w:rsidR="004147C5" w:rsidRPr="0037213B" w:rsidRDefault="004147C5" w:rsidP="005B7950">
            <w:pPr>
              <w:spacing w:before="60" w:after="60"/>
              <w:rPr>
                <w:rFonts w:ascii="Arial" w:hAnsi="Arial"/>
                <w:sz w:val="18"/>
                <w:lang w:val="sr-Latn-RS"/>
              </w:rPr>
            </w:pPr>
          </w:p>
        </w:tc>
      </w:tr>
      <w:tr w:rsidR="004147C5" w:rsidRPr="0037213B" w14:paraId="792C73A5" w14:textId="77777777" w:rsidTr="005B7950">
        <w:trPr>
          <w:cantSplit/>
          <w:trHeight w:hRule="exact" w:val="350"/>
        </w:trPr>
        <w:tc>
          <w:tcPr>
            <w:tcW w:w="3544" w:type="dxa"/>
            <w:gridSpan w:val="2"/>
            <w:tcBorders>
              <w:top w:val="dashSmallGap" w:sz="4" w:space="0" w:color="auto"/>
              <w:bottom w:val="dashSmallGap" w:sz="4" w:space="0" w:color="auto"/>
            </w:tcBorders>
          </w:tcPr>
          <w:p w14:paraId="0765C09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59AA803" w14:textId="77777777" w:rsidR="004147C5" w:rsidRPr="0037213B" w:rsidRDefault="004147C5" w:rsidP="005B7950">
            <w:pPr>
              <w:spacing w:before="60" w:after="60"/>
              <w:rPr>
                <w:rFonts w:ascii="Arial" w:hAnsi="Arial"/>
                <w:sz w:val="18"/>
                <w:lang w:val="sr-Latn-RS"/>
              </w:rPr>
            </w:pPr>
          </w:p>
        </w:tc>
      </w:tr>
      <w:tr w:rsidR="004147C5" w:rsidRPr="0037213B" w14:paraId="660A544A" w14:textId="77777777" w:rsidTr="005B7950">
        <w:trPr>
          <w:gridAfter w:val="1"/>
          <w:wAfter w:w="2126" w:type="dxa"/>
          <w:cantSplit/>
          <w:trHeight w:hRule="exact" w:val="350"/>
        </w:trPr>
        <w:tc>
          <w:tcPr>
            <w:tcW w:w="2127" w:type="dxa"/>
            <w:tcBorders>
              <w:top w:val="nil"/>
              <w:bottom w:val="nil"/>
              <w:right w:val="nil"/>
            </w:tcBorders>
            <w:vAlign w:val="center"/>
          </w:tcPr>
          <w:p w14:paraId="395D8B1C"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14:paraId="54AE88E9" w14:textId="77777777"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14:paraId="46C74762" w14:textId="71D92E97" w:rsidR="004147C5" w:rsidRPr="009B7432" w:rsidRDefault="009B7432" w:rsidP="005B7950">
            <w:pPr>
              <w:spacing w:before="60" w:after="60"/>
              <w:rPr>
                <w:rFonts w:ascii="Arial" w:hAnsi="Arial"/>
                <w:sz w:val="18"/>
                <w:lang w:val="sr-Cyrl-RS"/>
                <w:rPrChange w:id="160" w:author="Dunja Vrbaski" w:date="2024-09-17T23:07:00Z">
                  <w:rPr>
                    <w:rFonts w:ascii="Arial" w:hAnsi="Arial"/>
                    <w:sz w:val="18"/>
                    <w:lang w:val="sr-Latn-RS"/>
                  </w:rPr>
                </w:rPrChange>
              </w:rPr>
            </w:pPr>
            <w:ins w:id="161" w:author="Dunja Vrbaski" w:date="2024-09-17T23:07:00Z">
              <w:r>
                <w:rPr>
                  <w:rFonts w:ascii="Arial" w:hAnsi="Arial"/>
                  <w:sz w:val="18"/>
                  <w:lang w:val="sr-Cyrl-RS"/>
                </w:rPr>
                <w:t>Кад будемо знали</w:t>
              </w:r>
            </w:ins>
          </w:p>
        </w:tc>
      </w:tr>
      <w:tr w:rsidR="004147C5" w:rsidRPr="0037213B" w14:paraId="6FF6578B" w14:textId="77777777" w:rsidTr="005B7950">
        <w:trPr>
          <w:cantSplit/>
          <w:trHeight w:hRule="exact" w:val="350"/>
        </w:trPr>
        <w:tc>
          <w:tcPr>
            <w:tcW w:w="2127" w:type="dxa"/>
            <w:tcBorders>
              <w:top w:val="nil"/>
              <w:bottom w:val="nil"/>
              <w:right w:val="nil"/>
            </w:tcBorders>
            <w:vAlign w:val="center"/>
          </w:tcPr>
          <w:p w14:paraId="355084FB"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14:paraId="6D0A72D0" w14:textId="77777777"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14:paraId="44E38967"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681B075D"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14:paraId="1A2E4EB0" w14:textId="77777777" w:rsidTr="005B7950">
        <w:trPr>
          <w:cantSplit/>
          <w:trHeight w:hRule="exact" w:val="350"/>
        </w:trPr>
        <w:tc>
          <w:tcPr>
            <w:tcW w:w="2127" w:type="dxa"/>
            <w:tcBorders>
              <w:top w:val="nil"/>
              <w:bottom w:val="single" w:sz="12" w:space="0" w:color="auto"/>
              <w:right w:val="nil"/>
            </w:tcBorders>
            <w:vAlign w:val="center"/>
          </w:tcPr>
          <w:p w14:paraId="58896AC1"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14:paraId="2AD14050" w14:textId="77777777"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14:paraId="389CFA8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14:paraId="7942FE9A" w14:textId="77777777" w:rsidR="004147C5" w:rsidRPr="0037213B" w:rsidRDefault="004147C5" w:rsidP="005B7950">
            <w:pPr>
              <w:spacing w:before="60" w:after="60"/>
              <w:rPr>
                <w:rFonts w:ascii="Arial" w:hAnsi="Arial"/>
                <w:sz w:val="18"/>
                <w:lang w:val="sr-Latn-RS"/>
              </w:rPr>
            </w:pPr>
          </w:p>
        </w:tc>
      </w:tr>
    </w:tbl>
    <w:p w14:paraId="663F13EF" w14:textId="77777777" w:rsidR="00E2112C" w:rsidRDefault="00E2112C">
      <w:pPr>
        <w:rPr>
          <w:ins w:id="162" w:author="SG" w:date="2024-09-18T16:16:00Z"/>
          <w:lang w:val="sr-Latn-RS"/>
        </w:rPr>
        <w:sectPr w:rsidR="00E2112C" w:rsidSect="000B2780">
          <w:footerReference w:type="default" r:id="rId13"/>
          <w:footerReference w:type="first" r:id="rId14"/>
          <w:pgSz w:w="12240" w:h="15840"/>
          <w:pgMar w:top="1170" w:right="1440" w:bottom="1080" w:left="1440" w:header="720" w:footer="397" w:gutter="0"/>
          <w:cols w:space="720"/>
          <w:titlePg/>
          <w:docGrid w:linePitch="360"/>
          <w:sectPrChange w:id="197" w:author="SG" w:date="2024-09-18T16:54:00Z">
            <w:sectPr w:rsidR="00E2112C" w:rsidSect="000B2780">
              <w:pgMar w:top="1170" w:right="1440" w:bottom="1080" w:left="1440" w:header="720" w:footer="340" w:gutter="0"/>
            </w:sectPr>
          </w:sectPrChange>
        </w:sectPr>
      </w:pPr>
    </w:p>
    <w:p w14:paraId="236FC601" w14:textId="2FD113B6" w:rsidR="002B094B" w:rsidRDefault="002B094B">
      <w:pPr>
        <w:rPr>
          <w:del w:id="198" w:author="SG" w:date="2024-09-18T17:06:00Z"/>
          <w:lang w:val="sr-Latn-RS"/>
        </w:rPr>
        <w:sectPr w:rsidR="002B094B" w:rsidSect="002B094B">
          <w:pgSz w:w="12240" w:h="15840"/>
          <w:pgMar w:top="1170" w:right="1440" w:bottom="1080" w:left="1440" w:header="720" w:footer="340" w:gutter="0"/>
          <w:cols w:space="720"/>
          <w:titlePg/>
          <w:docGrid w:linePitch="360"/>
          <w:sectPrChange w:id="199" w:author="SG" w:date="2024-09-18T16:15:00Z">
            <w:sectPr w:rsidR="002B094B" w:rsidSect="002B094B">
              <w:pgMar w:top="1170" w:right="1440" w:bottom="1080" w:left="1440" w:header="720" w:footer="720" w:gutter="0"/>
            </w:sectPr>
          </w:sectPrChange>
        </w:sectPr>
      </w:pPr>
    </w:p>
    <w:p w14:paraId="3511D92E" w14:textId="77777777"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t>KEY WORDS DOCUMENTATION</w:t>
      </w:r>
    </w:p>
    <w:p w14:paraId="08C59341" w14:textId="77777777"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14:paraId="0955048C" w14:textId="77777777" w:rsidTr="005B7950">
        <w:trPr>
          <w:cantSplit/>
          <w:trHeight w:hRule="exact" w:val="350"/>
        </w:trPr>
        <w:tc>
          <w:tcPr>
            <w:tcW w:w="3544" w:type="dxa"/>
            <w:gridSpan w:val="2"/>
            <w:tcBorders>
              <w:top w:val="single" w:sz="12" w:space="0" w:color="auto"/>
              <w:bottom w:val="dashSmallGap" w:sz="4" w:space="0" w:color="auto"/>
            </w:tcBorders>
          </w:tcPr>
          <w:p w14:paraId="1EAEDA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34FDD805" w14:textId="1DEBC1BF" w:rsidR="004147C5" w:rsidRPr="009B7432" w:rsidRDefault="009B7432" w:rsidP="005B7950">
            <w:pPr>
              <w:spacing w:before="60" w:after="60"/>
              <w:rPr>
                <w:rFonts w:ascii="Arial" w:hAnsi="Arial"/>
                <w:sz w:val="18"/>
                <w:lang w:val="sr-Cyrl-RS"/>
                <w:rPrChange w:id="200" w:author="Dunja Vrbaski" w:date="2024-09-17T23:07:00Z">
                  <w:rPr>
                    <w:rFonts w:ascii="Arial" w:hAnsi="Arial"/>
                    <w:sz w:val="18"/>
                    <w:lang w:val="sr-Latn-RS"/>
                  </w:rPr>
                </w:rPrChange>
              </w:rPr>
            </w:pPr>
            <w:ins w:id="201" w:author="Dunja Vrbaski" w:date="2024-09-17T23:07:00Z">
              <w:del w:id="202" w:author="Korisnik" w:date="2024-09-19T20:50:00Z">
                <w:r w:rsidDel="00756D69">
                  <w:rPr>
                    <w:rFonts w:ascii="Arial" w:hAnsi="Arial"/>
                    <w:sz w:val="18"/>
                    <w:lang w:val="sr-Cyrl-RS"/>
                  </w:rPr>
                  <w:delText>Пажљиво све попуни као на српском</w:delText>
                </w:r>
              </w:del>
            </w:ins>
          </w:p>
        </w:tc>
      </w:tr>
      <w:tr w:rsidR="004147C5" w:rsidRPr="0037213B" w14:paraId="26EF0066" w14:textId="77777777" w:rsidTr="005B7950">
        <w:trPr>
          <w:cantSplit/>
          <w:trHeight w:hRule="exact" w:val="350"/>
        </w:trPr>
        <w:tc>
          <w:tcPr>
            <w:tcW w:w="3544" w:type="dxa"/>
            <w:gridSpan w:val="2"/>
            <w:tcBorders>
              <w:top w:val="dashSmallGap" w:sz="4" w:space="0" w:color="auto"/>
              <w:bottom w:val="dashSmallGap" w:sz="4" w:space="0" w:color="auto"/>
            </w:tcBorders>
          </w:tcPr>
          <w:p w14:paraId="1D9C225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9DE0EEB" w14:textId="77777777" w:rsidR="004147C5" w:rsidRPr="0037213B" w:rsidRDefault="004147C5" w:rsidP="005B7950">
            <w:pPr>
              <w:spacing w:before="60" w:after="60"/>
              <w:rPr>
                <w:rFonts w:ascii="Arial" w:hAnsi="Arial"/>
                <w:sz w:val="18"/>
                <w:lang w:val="sr-Latn-RS"/>
              </w:rPr>
            </w:pPr>
          </w:p>
        </w:tc>
      </w:tr>
      <w:tr w:rsidR="004147C5" w:rsidRPr="0037213B" w14:paraId="1C92E6A0" w14:textId="77777777" w:rsidTr="005B7950">
        <w:trPr>
          <w:cantSplit/>
          <w:trHeight w:hRule="exact" w:val="350"/>
        </w:trPr>
        <w:tc>
          <w:tcPr>
            <w:tcW w:w="3544" w:type="dxa"/>
            <w:gridSpan w:val="2"/>
            <w:tcBorders>
              <w:top w:val="dashSmallGap" w:sz="4" w:space="0" w:color="auto"/>
              <w:bottom w:val="dashSmallGap" w:sz="4" w:space="0" w:color="auto"/>
            </w:tcBorders>
          </w:tcPr>
          <w:p w14:paraId="39EF174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45CF0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14:paraId="241AEC83" w14:textId="77777777" w:rsidTr="005B7950">
        <w:trPr>
          <w:cantSplit/>
          <w:trHeight w:hRule="exact" w:val="350"/>
        </w:trPr>
        <w:tc>
          <w:tcPr>
            <w:tcW w:w="3544" w:type="dxa"/>
            <w:gridSpan w:val="2"/>
            <w:tcBorders>
              <w:top w:val="dashSmallGap" w:sz="4" w:space="0" w:color="auto"/>
              <w:bottom w:val="dashSmallGap" w:sz="4" w:space="0" w:color="auto"/>
            </w:tcBorders>
          </w:tcPr>
          <w:p w14:paraId="4AA642A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757887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14:paraId="3F3ECBC8" w14:textId="77777777" w:rsidTr="005B7950">
        <w:trPr>
          <w:cantSplit/>
          <w:trHeight w:hRule="exact" w:val="350"/>
        </w:trPr>
        <w:tc>
          <w:tcPr>
            <w:tcW w:w="3544" w:type="dxa"/>
            <w:gridSpan w:val="2"/>
            <w:tcBorders>
              <w:top w:val="dashSmallGap" w:sz="4" w:space="0" w:color="auto"/>
              <w:bottom w:val="dashSmallGap" w:sz="4" w:space="0" w:color="auto"/>
            </w:tcBorders>
          </w:tcPr>
          <w:p w14:paraId="37F028A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355021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14:paraId="73869145" w14:textId="77777777" w:rsidTr="005B7950">
        <w:trPr>
          <w:cantSplit/>
          <w:trHeight w:hRule="exact" w:val="350"/>
        </w:trPr>
        <w:tc>
          <w:tcPr>
            <w:tcW w:w="3544" w:type="dxa"/>
            <w:gridSpan w:val="2"/>
            <w:tcBorders>
              <w:top w:val="dashSmallGap" w:sz="4" w:space="0" w:color="auto"/>
              <w:bottom w:val="dashSmallGap" w:sz="4" w:space="0" w:color="auto"/>
            </w:tcBorders>
          </w:tcPr>
          <w:p w14:paraId="671C88C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CB915CF" w14:textId="77777777"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14:paraId="22A39A6F" w14:textId="77777777" w:rsidTr="005B7950">
        <w:trPr>
          <w:cantSplit/>
          <w:trHeight w:hRule="exact" w:val="350"/>
        </w:trPr>
        <w:tc>
          <w:tcPr>
            <w:tcW w:w="3544" w:type="dxa"/>
            <w:gridSpan w:val="2"/>
            <w:tcBorders>
              <w:top w:val="dashSmallGap" w:sz="4" w:space="0" w:color="auto"/>
              <w:bottom w:val="dashSmallGap" w:sz="4" w:space="0" w:color="auto"/>
            </w:tcBorders>
          </w:tcPr>
          <w:p w14:paraId="0C7FF39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3AF999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14:paraId="4DD44CBF" w14:textId="77777777" w:rsidTr="005B7950">
        <w:trPr>
          <w:cantSplit/>
          <w:trHeight w:hRule="exact" w:val="800"/>
        </w:trPr>
        <w:tc>
          <w:tcPr>
            <w:tcW w:w="3544" w:type="dxa"/>
            <w:gridSpan w:val="2"/>
            <w:tcBorders>
              <w:top w:val="dashSmallGap" w:sz="4" w:space="0" w:color="auto"/>
              <w:bottom w:val="dashSmallGap" w:sz="4" w:space="0" w:color="auto"/>
            </w:tcBorders>
          </w:tcPr>
          <w:p w14:paraId="79685BB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393F2BF" w14:textId="5F2173C4" w:rsidR="004147C5" w:rsidRPr="0037213B" w:rsidRDefault="00BF0545" w:rsidP="005B7950">
            <w:pPr>
              <w:spacing w:before="60" w:after="60"/>
              <w:rPr>
                <w:rFonts w:ascii="Arial" w:hAnsi="Arial"/>
                <w:sz w:val="18"/>
                <w:lang w:val="sr-Latn-RS"/>
              </w:rPr>
            </w:pPr>
            <w:ins w:id="203" w:author="Korisnik" w:date="2024-09-19T16:00:00Z">
              <w:r>
                <w:rPr>
                  <w:rFonts w:ascii="Arial" w:hAnsi="Arial"/>
                  <w:sz w:val="18"/>
                </w:rPr>
                <w:t>DebugIt: student platform with integration of Elasticsearch mechanism</w:t>
              </w:r>
            </w:ins>
            <w:r w:rsidR="004147C5" w:rsidRPr="0037213B">
              <w:rPr>
                <w:rFonts w:ascii="Arial" w:hAnsi="Arial"/>
                <w:sz w:val="18"/>
                <w:lang w:val="sr-Latn-RS"/>
              </w:rPr>
              <w:br/>
            </w:r>
            <w:r w:rsidR="004147C5" w:rsidRPr="0037213B">
              <w:rPr>
                <w:rFonts w:ascii="Arial" w:hAnsi="Arial"/>
                <w:sz w:val="18"/>
                <w:lang w:val="sr-Latn-RS"/>
              </w:rPr>
              <w:br/>
            </w:r>
          </w:p>
        </w:tc>
      </w:tr>
      <w:tr w:rsidR="004147C5" w:rsidRPr="0037213B" w14:paraId="6C387EE7" w14:textId="77777777" w:rsidTr="005B7950">
        <w:trPr>
          <w:cantSplit/>
          <w:trHeight w:hRule="exact" w:val="350"/>
        </w:trPr>
        <w:tc>
          <w:tcPr>
            <w:tcW w:w="3544" w:type="dxa"/>
            <w:gridSpan w:val="2"/>
            <w:tcBorders>
              <w:top w:val="dashSmallGap" w:sz="4" w:space="0" w:color="auto"/>
              <w:bottom w:val="dashSmallGap" w:sz="4" w:space="0" w:color="auto"/>
            </w:tcBorders>
          </w:tcPr>
          <w:p w14:paraId="6491208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E9A303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14:paraId="5F038A71" w14:textId="77777777" w:rsidTr="005B7950">
        <w:trPr>
          <w:cantSplit/>
          <w:trHeight w:hRule="exact" w:val="350"/>
        </w:trPr>
        <w:tc>
          <w:tcPr>
            <w:tcW w:w="3544" w:type="dxa"/>
            <w:gridSpan w:val="2"/>
            <w:tcBorders>
              <w:top w:val="dashSmallGap" w:sz="4" w:space="0" w:color="auto"/>
              <w:bottom w:val="dashSmallGap" w:sz="4" w:space="0" w:color="auto"/>
            </w:tcBorders>
          </w:tcPr>
          <w:p w14:paraId="4E6944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77001D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14:paraId="63C870BD" w14:textId="77777777" w:rsidTr="005B7950">
        <w:trPr>
          <w:cantSplit/>
          <w:trHeight w:hRule="exact" w:val="350"/>
        </w:trPr>
        <w:tc>
          <w:tcPr>
            <w:tcW w:w="3544" w:type="dxa"/>
            <w:gridSpan w:val="2"/>
            <w:tcBorders>
              <w:top w:val="dashSmallGap" w:sz="4" w:space="0" w:color="auto"/>
              <w:bottom w:val="dashSmallGap" w:sz="4" w:space="0" w:color="auto"/>
            </w:tcBorders>
          </w:tcPr>
          <w:p w14:paraId="25E2FC2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FEF20C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14:paraId="2BC6F691" w14:textId="77777777" w:rsidTr="005B7950">
        <w:trPr>
          <w:cantSplit/>
          <w:trHeight w:hRule="exact" w:val="350"/>
        </w:trPr>
        <w:tc>
          <w:tcPr>
            <w:tcW w:w="3544" w:type="dxa"/>
            <w:gridSpan w:val="2"/>
            <w:tcBorders>
              <w:top w:val="dashSmallGap" w:sz="4" w:space="0" w:color="auto"/>
              <w:bottom w:val="dashSmallGap" w:sz="4" w:space="0" w:color="auto"/>
            </w:tcBorders>
          </w:tcPr>
          <w:p w14:paraId="1B9A00B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94DB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14:paraId="60AB5350" w14:textId="77777777" w:rsidTr="005B7950">
        <w:trPr>
          <w:cantSplit/>
          <w:trHeight w:hRule="exact" w:val="350"/>
        </w:trPr>
        <w:tc>
          <w:tcPr>
            <w:tcW w:w="3544" w:type="dxa"/>
            <w:gridSpan w:val="2"/>
            <w:tcBorders>
              <w:top w:val="dashSmallGap" w:sz="4" w:space="0" w:color="auto"/>
              <w:bottom w:val="dashSmallGap" w:sz="4" w:space="0" w:color="auto"/>
            </w:tcBorders>
          </w:tcPr>
          <w:p w14:paraId="0AEDDC0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1F2A6C" w14:textId="77777777"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14:paraId="3BA00147" w14:textId="77777777" w:rsidTr="005B7950">
        <w:trPr>
          <w:cantSplit/>
          <w:trHeight w:hRule="exact" w:val="350"/>
        </w:trPr>
        <w:tc>
          <w:tcPr>
            <w:tcW w:w="3544" w:type="dxa"/>
            <w:gridSpan w:val="2"/>
            <w:tcBorders>
              <w:top w:val="dashSmallGap" w:sz="4" w:space="0" w:color="auto"/>
              <w:bottom w:val="dashSmallGap" w:sz="4" w:space="0" w:color="auto"/>
            </w:tcBorders>
          </w:tcPr>
          <w:p w14:paraId="27A81B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72E05C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14:paraId="2DE331E0" w14:textId="77777777" w:rsidTr="005B7950">
        <w:trPr>
          <w:cantSplit/>
          <w:trHeight w:hRule="exact" w:val="350"/>
        </w:trPr>
        <w:tc>
          <w:tcPr>
            <w:tcW w:w="3544" w:type="dxa"/>
            <w:gridSpan w:val="2"/>
            <w:tcBorders>
              <w:top w:val="dashSmallGap" w:sz="4" w:space="0" w:color="auto"/>
              <w:bottom w:val="dashSmallGap" w:sz="4" w:space="0" w:color="auto"/>
            </w:tcBorders>
          </w:tcPr>
          <w:p w14:paraId="045DC8F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CF2E90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14:paraId="52A4A723" w14:textId="77777777" w:rsidTr="005B7950">
        <w:trPr>
          <w:cantSplit/>
          <w:trHeight w:hRule="exact" w:val="561"/>
        </w:trPr>
        <w:tc>
          <w:tcPr>
            <w:tcW w:w="3544" w:type="dxa"/>
            <w:gridSpan w:val="2"/>
            <w:tcBorders>
              <w:top w:val="dashSmallGap" w:sz="4" w:space="0" w:color="auto"/>
              <w:bottom w:val="dashSmallGap" w:sz="4" w:space="0" w:color="auto"/>
            </w:tcBorders>
          </w:tcPr>
          <w:p w14:paraId="7FFD20E8"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14:paraId="2CE46FE0" w14:textId="2EAC2A9E" w:rsidR="004147C5" w:rsidRPr="0037213B" w:rsidRDefault="003F47A4" w:rsidP="00E4205F">
            <w:pPr>
              <w:spacing w:before="60" w:after="60"/>
              <w:rPr>
                <w:rFonts w:ascii="Arial" w:hAnsi="Arial"/>
                <w:sz w:val="18"/>
                <w:lang w:val="sr-Latn-RS"/>
              </w:rPr>
            </w:pPr>
            <w:ins w:id="204" w:author="Korisnik" w:date="2024-09-19T20:50:00Z">
              <w:r w:rsidRPr="003D0D21">
                <w:rPr>
                  <w:rFonts w:ascii="Arial" w:hAnsi="Arial"/>
                  <w:sz w:val="18"/>
                  <w:lang w:val="sr-Cyrl-RS"/>
                </w:rPr>
                <w:t>6</w:t>
              </w:r>
              <w:r w:rsidRPr="00492AC3">
                <w:rPr>
                  <w:rFonts w:ascii="Arial" w:hAnsi="Arial"/>
                  <w:sz w:val="18"/>
                  <w:lang w:val="sr-Latn-RS"/>
                </w:rPr>
                <w:t>/</w:t>
              </w:r>
              <w:r w:rsidRPr="003D0D21">
                <w:rPr>
                  <w:rFonts w:ascii="Arial" w:hAnsi="Arial"/>
                  <w:sz w:val="18"/>
                  <w:lang w:val="sr-Cyrl-RS"/>
                </w:rPr>
                <w:t>4</w:t>
              </w:r>
              <w:r>
                <w:rPr>
                  <w:rFonts w:ascii="Arial" w:hAnsi="Arial"/>
                  <w:sz w:val="18"/>
                </w:rPr>
                <w:t>2</w:t>
              </w:r>
              <w:r w:rsidRPr="00492AC3">
                <w:rPr>
                  <w:rFonts w:ascii="Arial" w:hAnsi="Arial"/>
                  <w:sz w:val="18"/>
                  <w:lang w:val="sr-Latn-RS"/>
                </w:rPr>
                <w:t>/</w:t>
              </w:r>
              <w:r w:rsidRPr="003D0D21">
                <w:rPr>
                  <w:rFonts w:ascii="Arial" w:hAnsi="Arial"/>
                  <w:sz w:val="18"/>
                  <w:lang w:val="sr-Cyrl-RS"/>
                </w:rPr>
                <w:t>4</w:t>
              </w:r>
              <w:r>
                <w:rPr>
                  <w:rFonts w:ascii="Arial" w:hAnsi="Arial"/>
                  <w:sz w:val="18"/>
                </w:rPr>
                <w:t>4</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2</w:t>
              </w:r>
              <w:r>
                <w:rPr>
                  <w:rFonts w:ascii="Arial" w:hAnsi="Arial"/>
                  <w:sz w:val="18"/>
                </w:rPr>
                <w:t>1</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0</w:t>
              </w:r>
            </w:ins>
            <w:del w:id="205" w:author="Korisnik" w:date="2024-09-18T12:19:00Z">
              <w:r w:rsidR="004147C5" w:rsidRPr="0037213B" w:rsidDel="00377106">
                <w:rPr>
                  <w:rFonts w:ascii="Arial" w:hAnsi="Arial"/>
                  <w:sz w:val="18"/>
                  <w:lang w:val="sr-Latn-RS"/>
                </w:rPr>
                <w:delText>n/n/n/n/n/n/n</w:delText>
              </w:r>
            </w:del>
            <w:r w:rsidR="004147C5" w:rsidRPr="0037213B">
              <w:rPr>
                <w:rFonts w:ascii="Arial" w:hAnsi="Arial"/>
                <w:sz w:val="18"/>
                <w:lang w:val="sr-Latn-RS"/>
              </w:rPr>
              <w:t xml:space="preserve"> </w:t>
            </w:r>
          </w:p>
        </w:tc>
      </w:tr>
      <w:tr w:rsidR="004147C5" w:rsidRPr="0037213B" w14:paraId="0B846C3A" w14:textId="77777777" w:rsidTr="005B7950">
        <w:trPr>
          <w:cantSplit/>
          <w:trHeight w:hRule="exact" w:val="350"/>
        </w:trPr>
        <w:tc>
          <w:tcPr>
            <w:tcW w:w="3544" w:type="dxa"/>
            <w:gridSpan w:val="2"/>
            <w:tcBorders>
              <w:top w:val="dashSmallGap" w:sz="4" w:space="0" w:color="auto"/>
              <w:bottom w:val="dashSmallGap" w:sz="4" w:space="0" w:color="auto"/>
            </w:tcBorders>
          </w:tcPr>
          <w:p w14:paraId="11ACBD7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AEE1AB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14:paraId="2A121C32" w14:textId="77777777" w:rsidTr="005B7950">
        <w:trPr>
          <w:cantSplit/>
          <w:trHeight w:hRule="exact" w:val="350"/>
        </w:trPr>
        <w:tc>
          <w:tcPr>
            <w:tcW w:w="3544" w:type="dxa"/>
            <w:gridSpan w:val="2"/>
            <w:tcBorders>
              <w:top w:val="dashSmallGap" w:sz="4" w:space="0" w:color="auto"/>
              <w:bottom w:val="dashSmallGap" w:sz="4" w:space="0" w:color="auto"/>
            </w:tcBorders>
          </w:tcPr>
          <w:p w14:paraId="72389C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0E9F2B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14:paraId="51FCB7A8" w14:textId="77777777" w:rsidTr="005B7950">
        <w:trPr>
          <w:cantSplit/>
          <w:trHeight w:hRule="exact" w:val="500"/>
        </w:trPr>
        <w:tc>
          <w:tcPr>
            <w:tcW w:w="3544" w:type="dxa"/>
            <w:gridSpan w:val="2"/>
            <w:tcBorders>
              <w:top w:val="dashSmallGap" w:sz="4" w:space="0" w:color="auto"/>
              <w:bottom w:val="dashSmallGap" w:sz="4" w:space="0" w:color="auto"/>
            </w:tcBorders>
          </w:tcPr>
          <w:p w14:paraId="13D07459" w14:textId="77777777"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0C3291" w14:textId="03A0B261" w:rsidR="004147C5" w:rsidRPr="00AA070F" w:rsidRDefault="00AA070F">
            <w:pPr>
              <w:spacing w:before="60" w:after="60"/>
              <w:rPr>
                <w:rFonts w:ascii="Arial" w:hAnsi="Arial"/>
                <w:sz w:val="18"/>
                <w:rPrChange w:id="206" w:author="Korisnik" w:date="2024-09-18T12:20:00Z">
                  <w:rPr>
                    <w:rFonts w:ascii="Arial" w:hAnsi="Arial"/>
                    <w:sz w:val="18"/>
                    <w:lang w:val="sr-Latn-RS"/>
                  </w:rPr>
                </w:rPrChange>
              </w:rPr>
            </w:pPr>
            <w:ins w:id="207" w:author="Korisnik" w:date="2024-09-18T12:20:00Z">
              <w:r w:rsidRPr="00AA070F">
                <w:rPr>
                  <w:rFonts w:ascii="Arial" w:hAnsi="Arial"/>
                  <w:sz w:val="18"/>
                  <w:lang w:val="sr-Latn-RS"/>
                  <w:rPrChange w:id="208" w:author="Korisnik" w:date="2024-09-18T12:20:00Z">
                    <w:rPr>
                      <w:rFonts w:ascii="Arial" w:hAnsi="Arial"/>
                      <w:i/>
                      <w:sz w:val="18"/>
                      <w:lang w:val="sr-Latn-RS"/>
                    </w:rPr>
                  </w:rPrChange>
                </w:rPr>
                <w:t>Elasticsearch</w:t>
              </w:r>
              <w:r>
                <w:rPr>
                  <w:rFonts w:ascii="Arial" w:hAnsi="Arial"/>
                  <w:sz w:val="18"/>
                  <w:lang w:val="sr-Latn-RS"/>
                </w:rPr>
                <w:t xml:space="preserve"> </w:t>
              </w:r>
              <w:r>
                <w:rPr>
                  <w:rFonts w:ascii="Arial" w:hAnsi="Arial"/>
                  <w:sz w:val="18"/>
                </w:rPr>
                <w:t>search engine</w:t>
              </w:r>
              <w:r>
                <w:rPr>
                  <w:rFonts w:ascii="Arial" w:hAnsi="Arial"/>
                  <w:sz w:val="18"/>
                  <w:lang w:val="sr-Cyrl-RS"/>
                </w:rPr>
                <w:t xml:space="preserve">, </w:t>
              </w:r>
              <w:r w:rsidRPr="00AA070F">
                <w:rPr>
                  <w:rFonts w:ascii="Arial" w:hAnsi="Arial"/>
                  <w:sz w:val="18"/>
                  <w:rPrChange w:id="209" w:author="Korisnik" w:date="2024-09-18T12:20:00Z">
                    <w:rPr>
                      <w:rFonts w:ascii="Arial" w:hAnsi="Arial"/>
                      <w:i/>
                      <w:sz w:val="18"/>
                    </w:rPr>
                  </w:rPrChange>
                </w:rPr>
                <w:t>text analysis</w:t>
              </w:r>
              <w:r>
                <w:rPr>
                  <w:rFonts w:ascii="Arial" w:hAnsi="Arial"/>
                  <w:sz w:val="18"/>
                </w:rPr>
                <w:t xml:space="preserve">, </w:t>
              </w:r>
              <w:r w:rsidRPr="00AA070F">
                <w:rPr>
                  <w:rFonts w:ascii="Arial" w:hAnsi="Arial"/>
                  <w:sz w:val="18"/>
                  <w:rPrChange w:id="210" w:author="Korisnik" w:date="2024-09-18T12:20:00Z">
                    <w:rPr>
                      <w:rFonts w:ascii="Arial" w:hAnsi="Arial"/>
                      <w:i/>
                      <w:sz w:val="18"/>
                    </w:rPr>
                  </w:rPrChange>
                </w:rPr>
                <w:t>DebugIt</w:t>
              </w:r>
              <w:r>
                <w:rPr>
                  <w:rFonts w:ascii="Arial" w:hAnsi="Arial"/>
                  <w:sz w:val="18"/>
                </w:rPr>
                <w:t xml:space="preserve"> </w:t>
              </w:r>
              <w:r w:rsidR="00EC2200">
                <w:rPr>
                  <w:rFonts w:ascii="Arial" w:hAnsi="Arial"/>
                  <w:sz w:val="18"/>
                </w:rPr>
                <w:t>platform</w:t>
              </w:r>
            </w:ins>
          </w:p>
        </w:tc>
      </w:tr>
      <w:tr w:rsidR="004147C5" w:rsidRPr="0037213B" w14:paraId="76D634AD" w14:textId="77777777" w:rsidTr="005B7950">
        <w:trPr>
          <w:cantSplit/>
          <w:trHeight w:hRule="exact" w:val="350"/>
        </w:trPr>
        <w:tc>
          <w:tcPr>
            <w:tcW w:w="3544" w:type="dxa"/>
            <w:gridSpan w:val="2"/>
            <w:tcBorders>
              <w:top w:val="dashSmallGap" w:sz="4" w:space="0" w:color="auto"/>
              <w:bottom w:val="dashSmallGap" w:sz="4" w:space="0" w:color="auto"/>
            </w:tcBorders>
          </w:tcPr>
          <w:p w14:paraId="671E9B6B"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14:paraId="1C3D4D96" w14:textId="77777777" w:rsidR="004147C5" w:rsidRPr="0037213B" w:rsidRDefault="004147C5" w:rsidP="005B7950">
            <w:pPr>
              <w:spacing w:before="60" w:after="60"/>
              <w:rPr>
                <w:rFonts w:ascii="Arial" w:hAnsi="Arial"/>
                <w:sz w:val="18"/>
                <w:lang w:val="sr-Latn-RS"/>
              </w:rPr>
            </w:pPr>
          </w:p>
        </w:tc>
      </w:tr>
      <w:tr w:rsidR="004147C5" w:rsidRPr="0037213B" w14:paraId="10C5F36D" w14:textId="77777777" w:rsidTr="005B7950">
        <w:trPr>
          <w:cantSplit/>
          <w:trHeight w:hRule="exact" w:val="500"/>
        </w:trPr>
        <w:tc>
          <w:tcPr>
            <w:tcW w:w="3544" w:type="dxa"/>
            <w:gridSpan w:val="2"/>
            <w:tcBorders>
              <w:top w:val="dashSmallGap" w:sz="4" w:space="0" w:color="auto"/>
              <w:bottom w:val="dashSmallGap" w:sz="4" w:space="0" w:color="auto"/>
            </w:tcBorders>
          </w:tcPr>
          <w:p w14:paraId="12AFD2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BEFA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14:paraId="27B48A1A" w14:textId="77777777" w:rsidTr="005B7950">
        <w:trPr>
          <w:cantSplit/>
          <w:trHeight w:hRule="exact" w:val="500"/>
        </w:trPr>
        <w:tc>
          <w:tcPr>
            <w:tcW w:w="3544" w:type="dxa"/>
            <w:gridSpan w:val="2"/>
            <w:tcBorders>
              <w:top w:val="dashSmallGap" w:sz="4" w:space="0" w:color="auto"/>
              <w:bottom w:val="dashSmallGap" w:sz="4" w:space="0" w:color="auto"/>
            </w:tcBorders>
          </w:tcPr>
          <w:p w14:paraId="1518459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F324CAE" w14:textId="77777777" w:rsidR="004147C5" w:rsidRPr="0037213B" w:rsidRDefault="004147C5" w:rsidP="005B7950">
            <w:pPr>
              <w:spacing w:before="60" w:after="60"/>
              <w:rPr>
                <w:rFonts w:ascii="Arial" w:hAnsi="Arial"/>
                <w:sz w:val="18"/>
                <w:lang w:val="sr-Latn-RS"/>
              </w:rPr>
            </w:pPr>
          </w:p>
        </w:tc>
      </w:tr>
      <w:tr w:rsidR="004147C5" w:rsidRPr="0037213B" w14:paraId="67A973B1" w14:textId="77777777" w:rsidTr="004147C5">
        <w:trPr>
          <w:cantSplit/>
          <w:trHeight w:hRule="exact" w:val="2035"/>
        </w:trPr>
        <w:tc>
          <w:tcPr>
            <w:tcW w:w="3544" w:type="dxa"/>
            <w:gridSpan w:val="2"/>
            <w:tcBorders>
              <w:top w:val="dashSmallGap" w:sz="4" w:space="0" w:color="auto"/>
              <w:bottom w:val="dashSmallGap" w:sz="4" w:space="0" w:color="auto"/>
            </w:tcBorders>
          </w:tcPr>
          <w:p w14:paraId="5422C79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BDE72FE" w14:textId="3BEB136B" w:rsidR="004850E3" w:rsidRPr="004850E3" w:rsidRDefault="004850E3" w:rsidP="005B7950">
            <w:pPr>
              <w:spacing w:before="60" w:after="60"/>
              <w:rPr>
                <w:ins w:id="211" w:author="Korisnik" w:date="2024-09-18T12:20:00Z"/>
                <w:rFonts w:ascii="Arial" w:hAnsi="Arial"/>
                <w:sz w:val="18"/>
                <w:rPrChange w:id="212" w:author="Korisnik" w:date="2024-09-18T12:21:00Z">
                  <w:rPr>
                    <w:ins w:id="213" w:author="Korisnik" w:date="2024-09-18T12:20:00Z"/>
                    <w:rFonts w:ascii="Arial" w:hAnsi="Arial"/>
                    <w:sz w:val="18"/>
                    <w:lang w:val="sr-Cyrl-RS"/>
                  </w:rPr>
                </w:rPrChange>
              </w:rPr>
            </w:pPr>
            <w:ins w:id="214" w:author="Korisnik" w:date="2024-09-18T12:21:00Z">
              <w:r>
                <w:rPr>
                  <w:rFonts w:ascii="Arial" w:hAnsi="Arial"/>
                  <w:sz w:val="18"/>
                </w:rPr>
                <w:t>There needs to be a place where students can post and find questions related to an implementational problem or a discussion. For that purpose, DebugIt platform was created. Using Elasticsearch search engine, students can find answer</w:t>
              </w:r>
            </w:ins>
            <w:ins w:id="215" w:author="Korisnik" w:date="2024-09-18T12:23:00Z">
              <w:r>
                <w:rPr>
                  <w:rFonts w:ascii="Arial" w:hAnsi="Arial"/>
                  <w:sz w:val="18"/>
                </w:rPr>
                <w:t>s</w:t>
              </w:r>
            </w:ins>
            <w:ins w:id="216" w:author="Korisnik" w:date="2024-09-18T12:21:00Z">
              <w:r>
                <w:rPr>
                  <w:rFonts w:ascii="Arial" w:hAnsi="Arial"/>
                  <w:sz w:val="18"/>
                </w:rPr>
                <w:t xml:space="preserve"> to any question quickly</w:t>
              </w:r>
            </w:ins>
            <w:ins w:id="217" w:author="Korisnik" w:date="2024-09-18T12:23:00Z">
              <w:r>
                <w:rPr>
                  <w:rFonts w:ascii="Arial" w:hAnsi="Arial"/>
                  <w:sz w:val="18"/>
                </w:rPr>
                <w:t xml:space="preserve"> and easily</w:t>
              </w:r>
            </w:ins>
            <w:ins w:id="218" w:author="Korisnik" w:date="2024-09-18T12:21:00Z">
              <w:r>
                <w:rPr>
                  <w:rFonts w:ascii="Arial" w:hAnsi="Arial"/>
                  <w:sz w:val="18"/>
                </w:rPr>
                <w:t>.</w:t>
              </w:r>
            </w:ins>
          </w:p>
          <w:p w14:paraId="554F8B8D" w14:textId="75725D41" w:rsidR="004147C5" w:rsidRPr="0037213B" w:rsidRDefault="004850E3" w:rsidP="005B7950">
            <w:pPr>
              <w:spacing w:before="60" w:after="60"/>
              <w:rPr>
                <w:rFonts w:ascii="Arial" w:hAnsi="Arial"/>
                <w:sz w:val="18"/>
                <w:lang w:val="sr-Latn-RS"/>
              </w:rPr>
            </w:pPr>
            <w:ins w:id="219" w:author="Korisnik" w:date="2024-09-18T12:20:00Z">
              <w:r w:rsidRPr="0083365B">
                <w:rPr>
                  <w:rFonts w:ascii="Arial" w:hAnsi="Arial"/>
                  <w:sz w:val="18"/>
                  <w:lang w:val="sr-Cyrl-RS"/>
                </w:rPr>
                <w:t>.</w:t>
              </w:r>
            </w:ins>
          </w:p>
        </w:tc>
      </w:tr>
      <w:tr w:rsidR="004147C5" w:rsidRPr="0037213B" w14:paraId="06B27CAE" w14:textId="77777777" w:rsidTr="005B7950">
        <w:trPr>
          <w:cantSplit/>
          <w:trHeight w:hRule="exact" w:val="350"/>
        </w:trPr>
        <w:tc>
          <w:tcPr>
            <w:tcW w:w="3544" w:type="dxa"/>
            <w:gridSpan w:val="2"/>
            <w:tcBorders>
              <w:top w:val="dashSmallGap" w:sz="4" w:space="0" w:color="auto"/>
              <w:bottom w:val="dashSmallGap" w:sz="4" w:space="0" w:color="auto"/>
            </w:tcBorders>
          </w:tcPr>
          <w:p w14:paraId="6AC8347A" w14:textId="77777777"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1D920ABB" w14:textId="77777777" w:rsidR="004147C5" w:rsidRPr="0037213B" w:rsidRDefault="004147C5" w:rsidP="005B7950">
            <w:pPr>
              <w:spacing w:before="60" w:after="60"/>
              <w:rPr>
                <w:rFonts w:ascii="Arial" w:hAnsi="Arial"/>
                <w:sz w:val="18"/>
                <w:lang w:val="sr-Latn-RS"/>
              </w:rPr>
            </w:pPr>
          </w:p>
        </w:tc>
      </w:tr>
      <w:tr w:rsidR="004147C5" w:rsidRPr="0037213B" w14:paraId="4AF926AE" w14:textId="77777777" w:rsidTr="005B7950">
        <w:trPr>
          <w:cantSplit/>
          <w:trHeight w:hRule="exact" w:val="350"/>
        </w:trPr>
        <w:tc>
          <w:tcPr>
            <w:tcW w:w="3544" w:type="dxa"/>
            <w:gridSpan w:val="2"/>
            <w:tcBorders>
              <w:top w:val="dashSmallGap" w:sz="4" w:space="0" w:color="auto"/>
              <w:bottom w:val="dashSmallGap" w:sz="4" w:space="0" w:color="auto"/>
            </w:tcBorders>
          </w:tcPr>
          <w:p w14:paraId="0865E36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7D17EC5" w14:textId="77777777" w:rsidR="004147C5" w:rsidRPr="0037213B" w:rsidRDefault="004147C5" w:rsidP="005B7950">
            <w:pPr>
              <w:spacing w:before="60" w:after="60"/>
              <w:rPr>
                <w:rFonts w:ascii="Arial" w:hAnsi="Arial"/>
                <w:sz w:val="18"/>
                <w:lang w:val="sr-Latn-RS"/>
              </w:rPr>
            </w:pPr>
          </w:p>
        </w:tc>
      </w:tr>
      <w:tr w:rsidR="004147C5" w:rsidRPr="0037213B" w14:paraId="2576FDE1" w14:textId="77777777" w:rsidTr="005B7950">
        <w:trPr>
          <w:gridAfter w:val="1"/>
          <w:wAfter w:w="2126" w:type="dxa"/>
          <w:cantSplit/>
          <w:trHeight w:hRule="exact" w:val="350"/>
        </w:trPr>
        <w:tc>
          <w:tcPr>
            <w:tcW w:w="1985" w:type="dxa"/>
            <w:tcBorders>
              <w:top w:val="nil"/>
              <w:bottom w:val="nil"/>
              <w:right w:val="nil"/>
            </w:tcBorders>
            <w:vAlign w:val="center"/>
          </w:tcPr>
          <w:p w14:paraId="534DB641" w14:textId="77777777"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14:paraId="6755BBAB" w14:textId="77777777"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14:paraId="5F0D8A14" w14:textId="77777777" w:rsidR="004147C5" w:rsidRPr="0037213B" w:rsidRDefault="004147C5" w:rsidP="005B7950">
            <w:pPr>
              <w:spacing w:before="60" w:after="60"/>
              <w:rPr>
                <w:rFonts w:ascii="Arial" w:hAnsi="Arial"/>
                <w:sz w:val="18"/>
                <w:lang w:val="sr-Latn-RS"/>
              </w:rPr>
            </w:pPr>
          </w:p>
        </w:tc>
      </w:tr>
      <w:tr w:rsidR="004147C5" w:rsidRPr="0037213B" w14:paraId="6B0BEC89" w14:textId="77777777" w:rsidTr="005B7950">
        <w:trPr>
          <w:cantSplit/>
          <w:trHeight w:hRule="exact" w:val="350"/>
        </w:trPr>
        <w:tc>
          <w:tcPr>
            <w:tcW w:w="1985" w:type="dxa"/>
            <w:tcBorders>
              <w:top w:val="nil"/>
              <w:bottom w:val="nil"/>
              <w:right w:val="nil"/>
            </w:tcBorders>
            <w:vAlign w:val="center"/>
          </w:tcPr>
          <w:p w14:paraId="60F667B2"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14:paraId="67F4F207" w14:textId="77777777"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14:paraId="3AF5D2A1"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039E4D66"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14:paraId="40D7679E" w14:textId="77777777" w:rsidTr="005B7950">
        <w:trPr>
          <w:cantSplit/>
          <w:trHeight w:hRule="exact" w:val="350"/>
        </w:trPr>
        <w:tc>
          <w:tcPr>
            <w:tcW w:w="1985" w:type="dxa"/>
            <w:tcBorders>
              <w:top w:val="nil"/>
              <w:bottom w:val="single" w:sz="12" w:space="0" w:color="auto"/>
              <w:right w:val="nil"/>
            </w:tcBorders>
            <w:vAlign w:val="center"/>
          </w:tcPr>
          <w:p w14:paraId="437E4399"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14:paraId="5DF419ED"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14:paraId="78936EA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14:paraId="4B095A3B" w14:textId="77777777" w:rsidR="004147C5" w:rsidRPr="0037213B" w:rsidRDefault="004147C5" w:rsidP="005B7950">
            <w:pPr>
              <w:spacing w:before="60" w:after="60"/>
              <w:rPr>
                <w:rFonts w:ascii="Arial" w:hAnsi="Arial"/>
                <w:sz w:val="18"/>
                <w:lang w:val="sr-Latn-RS"/>
              </w:rPr>
            </w:pPr>
          </w:p>
        </w:tc>
      </w:tr>
    </w:tbl>
    <w:p w14:paraId="22AEFE9A" w14:textId="77777777" w:rsidR="004147C5" w:rsidRPr="0037213B" w:rsidRDefault="004147C5">
      <w:pPr>
        <w:rPr>
          <w:lang w:val="sr-Latn-RS"/>
        </w:rPr>
        <w:sectPr w:rsidR="004147C5" w:rsidRPr="0037213B" w:rsidSect="00AD4822">
          <w:pgSz w:w="12240" w:h="15840"/>
          <w:pgMar w:top="1170" w:right="1440" w:bottom="1080" w:left="1440" w:header="720" w:footer="454" w:gutter="0"/>
          <w:cols w:space="720"/>
          <w:titlePg/>
          <w:docGrid w:linePitch="360"/>
          <w:sectPrChange w:id="220" w:author="SG" w:date="2024-09-18T15:41:00Z">
            <w:sectPr w:rsidR="004147C5" w:rsidRPr="0037213B" w:rsidSect="00AD4822">
              <w:pgMar w:top="1170" w:right="1440" w:bottom="1080" w:left="1440" w:header="720" w:footer="720" w:gutter="0"/>
            </w:sectPr>
          </w:sectPrChange>
        </w:sectPr>
      </w:pPr>
    </w:p>
    <w:p w14:paraId="2E6A2A7F" w14:textId="77777777"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14:paraId="7DCB19AF" w14:textId="77777777"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14:paraId="39ED07BA" w14:textId="77777777"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70D5E253" wp14:editId="585872C0">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54E503F" w14:textId="77777777"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14:paraId="38696D62" w14:textId="77777777"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F96230A"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14:paraId="47EE34A1" w14:textId="77777777" w:rsidTr="006F5FA0">
        <w:trPr>
          <w:cantSplit/>
          <w:trHeight w:hRule="exact" w:val="360"/>
        </w:trPr>
        <w:tc>
          <w:tcPr>
            <w:tcW w:w="1418" w:type="dxa"/>
            <w:vMerge/>
            <w:tcBorders>
              <w:top w:val="nil"/>
              <w:left w:val="single" w:sz="12" w:space="0" w:color="auto"/>
              <w:bottom w:val="nil"/>
              <w:right w:val="nil"/>
            </w:tcBorders>
          </w:tcPr>
          <w:p w14:paraId="73A553B8" w14:textId="77777777"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14:paraId="2889B182" w14:textId="77777777"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14:paraId="456B7ED9"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14:paraId="39D4A4B7" w14:textId="77777777" w:rsidTr="006F5FA0">
        <w:trPr>
          <w:cantSplit/>
          <w:trHeight w:hRule="exact" w:val="360"/>
        </w:trPr>
        <w:tc>
          <w:tcPr>
            <w:tcW w:w="1418" w:type="dxa"/>
            <w:vMerge/>
            <w:tcBorders>
              <w:top w:val="nil"/>
              <w:left w:val="single" w:sz="12" w:space="0" w:color="auto"/>
              <w:bottom w:val="nil"/>
              <w:right w:val="nil"/>
            </w:tcBorders>
          </w:tcPr>
          <w:p w14:paraId="1865F09D"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19CC6EA2" w14:textId="77777777"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52BD0E26"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14:paraId="72D82788" w14:textId="77777777" w:rsidTr="006F5FA0">
        <w:trPr>
          <w:cantSplit/>
          <w:trHeight w:hRule="exact" w:val="400"/>
        </w:trPr>
        <w:tc>
          <w:tcPr>
            <w:tcW w:w="1418" w:type="dxa"/>
            <w:vMerge/>
            <w:tcBorders>
              <w:top w:val="nil"/>
              <w:left w:val="single" w:sz="12" w:space="0" w:color="auto"/>
              <w:bottom w:val="single" w:sz="12" w:space="0" w:color="auto"/>
              <w:right w:val="nil"/>
            </w:tcBorders>
          </w:tcPr>
          <w:p w14:paraId="2DBFE350"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14:paraId="35803DF1" w14:textId="77777777"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14:paraId="13D52424"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14:paraId="69717DEC" w14:textId="77777777" w:rsidR="00AB6452" w:rsidRPr="0037213B" w:rsidRDefault="00AB6452">
      <w:pPr>
        <w:rPr>
          <w:lang w:val="sr-Latn-RS"/>
        </w:rPr>
      </w:pPr>
    </w:p>
    <w:p w14:paraId="41F8A7C4" w14:textId="77777777"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14:paraId="7B48ECA8" w14:textId="77777777" w:rsidR="00786316" w:rsidRPr="0037213B" w:rsidRDefault="00DD4405" w:rsidP="005B4B66">
      <w:pPr>
        <w:pStyle w:val="Spisakskraenica"/>
      </w:pPr>
      <w:r w:rsidRPr="0037213B">
        <w:lastRenderedPageBreak/>
        <w:t>Spisak skraćenica</w:t>
      </w:r>
    </w:p>
    <w:p w14:paraId="37ABDCCC" w14:textId="77777777" w:rsidR="00DD4405" w:rsidRPr="0037213B" w:rsidRDefault="00DD4405">
      <w:pPr>
        <w:rPr>
          <w:lang w:val="sr-Latn-RS"/>
        </w:rPr>
      </w:pPr>
    </w:p>
    <w:p w14:paraId="57424A03" w14:textId="77777777" w:rsidR="00DD4405" w:rsidRDefault="00451521">
      <w:pPr>
        <w:rPr>
          <w:i/>
        </w:rPr>
      </w:pPr>
      <w:r>
        <w:rPr>
          <w:lang w:val="sr-Latn-RS"/>
        </w:rPr>
        <w:t xml:space="preserve">FTP </w:t>
      </w:r>
      <w:r>
        <w:t xml:space="preserve">- </w:t>
      </w:r>
      <w:r w:rsidRPr="00451521">
        <w:rPr>
          <w:i/>
        </w:rPr>
        <w:t>File transfer protocol</w:t>
      </w:r>
    </w:p>
    <w:p w14:paraId="251E2F01" w14:textId="77777777" w:rsidR="00F27403" w:rsidRPr="00EF2609" w:rsidRDefault="00F27403">
      <w:r>
        <w:t xml:space="preserve">QA - </w:t>
      </w:r>
      <w:r w:rsidRPr="00EF2609">
        <w:rPr>
          <w:i/>
        </w:rPr>
        <w:t>questions and answers</w:t>
      </w:r>
    </w:p>
    <w:p w14:paraId="11FE1202" w14:textId="77777777" w:rsidR="00EF2609" w:rsidRDefault="00EF2609">
      <w:pPr>
        <w:rPr>
          <w:i/>
        </w:rPr>
      </w:pPr>
      <w:r>
        <w:t xml:space="preserve">GB - </w:t>
      </w:r>
      <w:r w:rsidRPr="00EF2609">
        <w:rPr>
          <w:i/>
        </w:rPr>
        <w:t>gigabytes</w:t>
      </w:r>
    </w:p>
    <w:p w14:paraId="5B0585A1" w14:textId="77777777" w:rsidR="00786316" w:rsidRDefault="005E3F55">
      <w:pPr>
        <w:rPr>
          <w:i/>
        </w:rPr>
      </w:pPr>
      <w:r>
        <w:t xml:space="preserve">CRUD - </w:t>
      </w:r>
      <w:r>
        <w:rPr>
          <w:i/>
        </w:rPr>
        <w:t>create, read, update, delete</w:t>
      </w:r>
    </w:p>
    <w:p w14:paraId="7DE46673" w14:textId="77777777" w:rsidR="003962E5" w:rsidRDefault="003962E5">
      <w:r>
        <w:t xml:space="preserve">TF - </w:t>
      </w:r>
      <w:r w:rsidRPr="003962E5">
        <w:rPr>
          <w:i/>
        </w:rPr>
        <w:t>term frequency</w:t>
      </w:r>
    </w:p>
    <w:p w14:paraId="3E3B385F" w14:textId="77777777"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14:paraId="00EE7240" w14:textId="77777777" w:rsidR="00FF17E2" w:rsidRPr="0037213B" w:rsidRDefault="00FF17E2">
          <w:pPr>
            <w:pStyle w:val="TOCHeading"/>
            <w:rPr>
              <w:lang w:val="sr-Latn-RS"/>
            </w:rPr>
          </w:pPr>
          <w:r w:rsidRPr="0037213B">
            <w:rPr>
              <w:lang w:val="sr-Latn-RS"/>
            </w:rPr>
            <w:t>Sadržaj</w:t>
          </w:r>
        </w:p>
        <w:p w14:paraId="56A1BDA4" w14:textId="77777777" w:rsidR="00FF17E2" w:rsidRPr="0037213B" w:rsidRDefault="00FF17E2" w:rsidP="00FF17E2">
          <w:pPr>
            <w:rPr>
              <w:lang w:val="sr-Latn-RS"/>
            </w:rPr>
          </w:pPr>
        </w:p>
        <w:p w14:paraId="7FED40CF" w14:textId="77777777" w:rsidR="008D1DB7"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r w:rsidR="008D1DB7" w:rsidRPr="00887DCA">
            <w:rPr>
              <w:rStyle w:val="Hyperlink"/>
              <w:noProof/>
            </w:rPr>
            <w:fldChar w:fldCharType="begin"/>
          </w:r>
          <w:r w:rsidR="008D1DB7" w:rsidRPr="00887DCA">
            <w:rPr>
              <w:rStyle w:val="Hyperlink"/>
              <w:noProof/>
            </w:rPr>
            <w:instrText xml:space="preserve"> </w:instrText>
          </w:r>
          <w:r w:rsidR="008D1DB7">
            <w:rPr>
              <w:noProof/>
            </w:rPr>
            <w:instrText>HYPERLINK \l "_Toc177675761"</w:instrText>
          </w:r>
          <w:r w:rsidR="008D1DB7" w:rsidRPr="00887DCA">
            <w:rPr>
              <w:rStyle w:val="Hyperlink"/>
              <w:noProof/>
            </w:rPr>
            <w:instrText xml:space="preserve"> </w:instrText>
          </w:r>
          <w:r w:rsidR="008D1DB7" w:rsidRPr="00887DCA">
            <w:rPr>
              <w:rStyle w:val="Hyperlink"/>
              <w:noProof/>
            </w:rPr>
            <w:fldChar w:fldCharType="separate"/>
          </w:r>
          <w:r w:rsidR="008D1DB7" w:rsidRPr="00887DCA">
            <w:rPr>
              <w:rStyle w:val="Hyperlink"/>
              <w:noProof/>
              <w:lang w:val="sr-Latn-RS"/>
            </w:rPr>
            <w:t>1.</w:t>
          </w:r>
          <w:r w:rsidR="008D1DB7">
            <w:rPr>
              <w:rFonts w:eastAsiaTheme="minorEastAsia"/>
              <w:noProof/>
            </w:rPr>
            <w:tab/>
          </w:r>
          <w:r w:rsidR="008D1DB7" w:rsidRPr="00887DCA">
            <w:rPr>
              <w:rStyle w:val="Hyperlink"/>
              <w:noProof/>
              <w:lang w:val="sr-Latn-RS"/>
            </w:rPr>
            <w:t>Uvod</w:t>
          </w:r>
          <w:r w:rsidR="008D1DB7">
            <w:rPr>
              <w:noProof/>
              <w:webHidden/>
            </w:rPr>
            <w:tab/>
          </w:r>
          <w:r w:rsidR="008D1DB7">
            <w:rPr>
              <w:noProof/>
              <w:webHidden/>
            </w:rPr>
            <w:fldChar w:fldCharType="begin"/>
          </w:r>
          <w:r w:rsidR="008D1DB7">
            <w:rPr>
              <w:noProof/>
              <w:webHidden/>
            </w:rPr>
            <w:instrText xml:space="preserve"> PAGEREF _Toc177675761 \h </w:instrText>
          </w:r>
          <w:r w:rsidR="008D1DB7">
            <w:rPr>
              <w:noProof/>
              <w:webHidden/>
            </w:rPr>
          </w:r>
          <w:r w:rsidR="008D1DB7">
            <w:rPr>
              <w:noProof/>
              <w:webHidden/>
            </w:rPr>
            <w:fldChar w:fldCharType="separate"/>
          </w:r>
          <w:r w:rsidR="008D1DB7">
            <w:rPr>
              <w:noProof/>
              <w:webHidden/>
            </w:rPr>
            <w:t>9</w:t>
          </w:r>
          <w:r w:rsidR="008D1DB7">
            <w:rPr>
              <w:noProof/>
              <w:webHidden/>
            </w:rPr>
            <w:fldChar w:fldCharType="end"/>
          </w:r>
          <w:r w:rsidR="008D1DB7" w:rsidRPr="00887DCA">
            <w:rPr>
              <w:rStyle w:val="Hyperlink"/>
              <w:noProof/>
            </w:rPr>
            <w:fldChar w:fldCharType="end"/>
          </w:r>
        </w:p>
        <w:p w14:paraId="4BDC5117" w14:textId="77777777" w:rsidR="008D1DB7" w:rsidRDefault="008D1DB7">
          <w:pPr>
            <w:pStyle w:val="TOC1"/>
            <w:tabs>
              <w:tab w:val="left" w:pos="44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"_Toc177675762"</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2.</w:t>
          </w:r>
          <w:r>
            <w:rPr>
              <w:rFonts w:eastAsiaTheme="minorEastAsia"/>
              <w:noProof/>
            </w:rPr>
            <w:tab/>
          </w:r>
          <w:r w:rsidRPr="00887DCA">
            <w:rPr>
              <w:rStyle w:val="Hyperlink"/>
              <w:noProof/>
              <w:lang w:val="sr-Latn-RS"/>
            </w:rPr>
            <w:t>Istorijat</w:t>
          </w:r>
          <w:r>
            <w:rPr>
              <w:noProof/>
              <w:webHidden/>
            </w:rPr>
            <w:tab/>
          </w:r>
          <w:r>
            <w:rPr>
              <w:noProof/>
              <w:webHidden/>
            </w:rPr>
            <w:fldChar w:fldCharType="begin"/>
          </w:r>
          <w:r>
            <w:rPr>
              <w:noProof/>
              <w:webHidden/>
            </w:rPr>
            <w:instrText xml:space="preserve"> PAGEREF _Toc177675762 \h </w:instrText>
          </w:r>
          <w:r>
            <w:rPr>
              <w:noProof/>
              <w:webHidden/>
            </w:rPr>
          </w:r>
          <w:r>
            <w:rPr>
              <w:noProof/>
              <w:webHidden/>
            </w:rPr>
            <w:fldChar w:fldCharType="separate"/>
          </w:r>
          <w:r>
            <w:rPr>
              <w:noProof/>
              <w:webHidden/>
            </w:rPr>
            <w:t>10</w:t>
          </w:r>
          <w:r>
            <w:rPr>
              <w:noProof/>
              <w:webHidden/>
            </w:rPr>
            <w:fldChar w:fldCharType="end"/>
          </w:r>
          <w:r w:rsidRPr="00887DCA">
            <w:rPr>
              <w:rStyle w:val="Hyperlink"/>
              <w:noProof/>
            </w:rPr>
            <w:fldChar w:fldCharType="end"/>
          </w:r>
        </w:p>
        <w:p w14:paraId="5E1FBDFD" w14:textId="77777777" w:rsidR="008D1DB7" w:rsidRDefault="008D1DB7">
          <w:pPr>
            <w:pStyle w:val="TOC1"/>
            <w:tabs>
              <w:tab w:val="left" w:pos="44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"_Toc177675763"</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3.</w:t>
          </w:r>
          <w:r>
            <w:rPr>
              <w:rFonts w:eastAsiaTheme="minorEastAsia"/>
              <w:noProof/>
            </w:rPr>
            <w:tab/>
          </w:r>
          <w:r w:rsidRPr="00887DCA">
            <w:rPr>
              <w:rStyle w:val="Hyperlink"/>
              <w:noProof/>
              <w:lang w:val="sr-Latn-RS"/>
            </w:rPr>
            <w:t>Značaj i primena</w:t>
          </w:r>
          <w:r>
            <w:rPr>
              <w:noProof/>
              <w:webHidden/>
            </w:rPr>
            <w:tab/>
          </w:r>
          <w:r>
            <w:rPr>
              <w:noProof/>
              <w:webHidden/>
            </w:rPr>
            <w:fldChar w:fldCharType="begin"/>
          </w:r>
          <w:r>
            <w:rPr>
              <w:noProof/>
              <w:webHidden/>
            </w:rPr>
            <w:instrText xml:space="preserve"> PAGEREF _Toc177675763 \h </w:instrText>
          </w:r>
          <w:r>
            <w:rPr>
              <w:noProof/>
              <w:webHidden/>
            </w:rPr>
          </w:r>
          <w:r>
            <w:rPr>
              <w:noProof/>
              <w:webHidden/>
            </w:rPr>
            <w:fldChar w:fldCharType="separate"/>
          </w:r>
          <w:r>
            <w:rPr>
              <w:noProof/>
              <w:webHidden/>
            </w:rPr>
            <w:t>13</w:t>
          </w:r>
          <w:r>
            <w:rPr>
              <w:noProof/>
              <w:webHidden/>
            </w:rPr>
            <w:fldChar w:fldCharType="end"/>
          </w:r>
          <w:r w:rsidRPr="00887DCA">
            <w:rPr>
              <w:rStyle w:val="Hyperlink"/>
              <w:noProof/>
            </w:rPr>
            <w:fldChar w:fldCharType="end"/>
          </w:r>
        </w:p>
        <w:p w14:paraId="02C87C90" w14:textId="77777777" w:rsidR="008D1DB7" w:rsidRDefault="008D1DB7">
          <w:pPr>
            <w:pStyle w:val="TOC2"/>
            <w:tabs>
              <w:tab w:val="left" w:pos="88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"_Toc177675764"</w:instrText>
          </w:r>
          <w:r w:rsidRPr="00887DCA">
            <w:rPr>
              <w:rStyle w:val="Hyperlink"/>
              <w:noProof/>
            </w:rPr>
            <w:instrText xml:space="preserve"> </w:instrText>
          </w:r>
          <w:r w:rsidRPr="00887DCA">
            <w:rPr>
              <w:rStyle w:val="Hyperlink"/>
              <w:noProof/>
            </w:rPr>
            <w:fldChar w:fldCharType="separate"/>
          </w:r>
          <w:r w:rsidRPr="00887DCA">
            <w:rPr>
              <w:rStyle w:val="Hyperlink"/>
              <w:noProof/>
            </w:rPr>
            <w:t>3.1</w:t>
          </w:r>
          <w:r>
            <w:rPr>
              <w:rFonts w:eastAsiaTheme="minorEastAsia"/>
              <w:noProof/>
            </w:rPr>
            <w:tab/>
          </w:r>
          <w:r w:rsidRPr="00887DCA">
            <w:rPr>
              <w:rStyle w:val="Hyperlink"/>
              <w:noProof/>
            </w:rPr>
            <w:t>Postojeća rešenja</w:t>
          </w:r>
          <w:r>
            <w:rPr>
              <w:noProof/>
              <w:webHidden/>
            </w:rPr>
            <w:tab/>
          </w:r>
          <w:r>
            <w:rPr>
              <w:noProof/>
              <w:webHidden/>
            </w:rPr>
            <w:fldChar w:fldCharType="begin"/>
          </w:r>
          <w:r>
            <w:rPr>
              <w:noProof/>
              <w:webHidden/>
            </w:rPr>
            <w:instrText xml:space="preserve"> PAGEREF _Toc177675764 \h </w:instrText>
          </w:r>
          <w:r>
            <w:rPr>
              <w:noProof/>
              <w:webHidden/>
            </w:rPr>
          </w:r>
          <w:r>
            <w:rPr>
              <w:noProof/>
              <w:webHidden/>
            </w:rPr>
            <w:fldChar w:fldCharType="separate"/>
          </w:r>
          <w:r>
            <w:rPr>
              <w:noProof/>
              <w:webHidden/>
            </w:rPr>
            <w:t>14</w:t>
          </w:r>
          <w:r>
            <w:rPr>
              <w:noProof/>
              <w:webHidden/>
            </w:rPr>
            <w:fldChar w:fldCharType="end"/>
          </w:r>
          <w:r w:rsidRPr="00887DCA">
            <w:rPr>
              <w:rStyle w:val="Hyperlink"/>
              <w:noProof/>
            </w:rPr>
            <w:fldChar w:fldCharType="end"/>
          </w:r>
        </w:p>
        <w:p w14:paraId="605F5822" w14:textId="77777777" w:rsidR="008D1DB7" w:rsidRDefault="008D1DB7">
          <w:pPr>
            <w:pStyle w:val="TOC1"/>
            <w:tabs>
              <w:tab w:val="left" w:pos="44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"_Toc177675765"</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4.</w:t>
          </w:r>
          <w:r>
            <w:rPr>
              <w:rFonts w:eastAsiaTheme="minorEastAsia"/>
              <w:noProof/>
            </w:rPr>
            <w:tab/>
          </w:r>
          <w:r w:rsidRPr="00887DCA">
            <w:rPr>
              <w:rStyle w:val="Hyperlink"/>
              <w:i/>
              <w:noProof/>
              <w:lang w:val="sr-Latn-RS"/>
            </w:rPr>
            <w:t>Elasticsearch</w:t>
          </w:r>
          <w:r w:rsidRPr="00887DCA">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_Toc177675765 \h </w:instrText>
          </w:r>
          <w:r>
            <w:rPr>
              <w:noProof/>
              <w:webHidden/>
            </w:rPr>
          </w:r>
          <w:r>
            <w:rPr>
              <w:noProof/>
              <w:webHidden/>
            </w:rPr>
            <w:fldChar w:fldCharType="separate"/>
          </w:r>
          <w:r>
            <w:rPr>
              <w:noProof/>
              <w:webHidden/>
            </w:rPr>
            <w:t>15</w:t>
          </w:r>
          <w:r>
            <w:rPr>
              <w:noProof/>
              <w:webHidden/>
            </w:rPr>
            <w:fldChar w:fldCharType="end"/>
          </w:r>
          <w:r w:rsidRPr="00887DCA">
            <w:rPr>
              <w:rStyle w:val="Hyperlink"/>
              <w:noProof/>
            </w:rPr>
            <w:fldChar w:fldCharType="end"/>
          </w:r>
        </w:p>
        <w:p w14:paraId="44C4F68E" w14:textId="77777777" w:rsidR="008D1DB7" w:rsidRDefault="008D1DB7">
          <w:pPr>
            <w:pStyle w:val="TOC2"/>
            <w:tabs>
              <w:tab w:val="left" w:pos="88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"_Toc177675766"</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4.1</w:t>
          </w:r>
          <w:r>
            <w:rPr>
              <w:rFonts w:eastAsiaTheme="minorEastAsia"/>
              <w:noProof/>
            </w:rPr>
            <w:tab/>
          </w:r>
          <w:r w:rsidRPr="00887DCA">
            <w:rPr>
              <w:rStyle w:val="Hyperlink"/>
              <w:noProof/>
              <w:lang w:val="sr-Latn-RS"/>
            </w:rPr>
            <w:t xml:space="preserve">Šta je </w:t>
          </w:r>
          <w:r w:rsidRPr="00887DCA">
            <w:rPr>
              <w:rStyle w:val="Hyperlink"/>
              <w:i/>
              <w:noProof/>
              <w:lang w:val="sr-Latn-RS"/>
            </w:rPr>
            <w:t>Elasticsearch</w:t>
          </w:r>
          <w:r w:rsidRPr="00887DCA">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_Toc177675766 \h </w:instrText>
          </w:r>
          <w:r>
            <w:rPr>
              <w:noProof/>
              <w:webHidden/>
            </w:rPr>
          </w:r>
          <w:r>
            <w:rPr>
              <w:noProof/>
              <w:webHidden/>
            </w:rPr>
            <w:fldChar w:fldCharType="separate"/>
          </w:r>
          <w:r>
            <w:rPr>
              <w:noProof/>
              <w:webHidden/>
            </w:rPr>
            <w:t>15</w:t>
          </w:r>
          <w:r>
            <w:rPr>
              <w:noProof/>
              <w:webHidden/>
            </w:rPr>
            <w:fldChar w:fldCharType="end"/>
          </w:r>
          <w:r w:rsidRPr="00887DCA">
            <w:rPr>
              <w:rStyle w:val="Hyperlink"/>
              <w:noProof/>
            </w:rPr>
            <w:fldChar w:fldCharType="end"/>
          </w:r>
        </w:p>
        <w:p w14:paraId="53338D23" w14:textId="77777777" w:rsidR="008D1DB7" w:rsidRDefault="008D1DB7">
          <w:pPr>
            <w:pStyle w:val="TOC2"/>
            <w:tabs>
              <w:tab w:val="left" w:pos="88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"_Toc177675767"</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4.2</w:t>
          </w:r>
          <w:r>
            <w:rPr>
              <w:rFonts w:eastAsiaTheme="minorEastAsia"/>
              <w:noProof/>
            </w:rPr>
            <w:tab/>
          </w:r>
          <w:r w:rsidRPr="00887DCA">
            <w:rPr>
              <w:rStyle w:val="Hyperlink"/>
              <w:noProof/>
              <w:lang w:val="sr-Latn-RS"/>
            </w:rPr>
            <w:t xml:space="preserve">Struktura </w:t>
          </w:r>
          <w:r w:rsidRPr="00887DCA">
            <w:rPr>
              <w:rStyle w:val="Hyperlink"/>
              <w:i/>
              <w:noProof/>
              <w:lang w:val="sr-Latn-RS"/>
            </w:rPr>
            <w:t>Elasticsearch</w:t>
          </w:r>
          <w:r w:rsidRPr="00887DCA">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_Toc177675767 \h </w:instrText>
          </w:r>
          <w:r>
            <w:rPr>
              <w:noProof/>
              <w:webHidden/>
            </w:rPr>
          </w:r>
          <w:r>
            <w:rPr>
              <w:noProof/>
              <w:webHidden/>
            </w:rPr>
            <w:fldChar w:fldCharType="separate"/>
          </w:r>
          <w:r>
            <w:rPr>
              <w:noProof/>
              <w:webHidden/>
            </w:rPr>
            <w:t>15</w:t>
          </w:r>
          <w:r>
            <w:rPr>
              <w:noProof/>
              <w:webHidden/>
            </w:rPr>
            <w:fldChar w:fldCharType="end"/>
          </w:r>
          <w:r w:rsidRPr="00887DCA">
            <w:rPr>
              <w:rStyle w:val="Hyperlink"/>
              <w:noProof/>
            </w:rPr>
            <w:fldChar w:fldCharType="end"/>
          </w:r>
        </w:p>
        <w:p w14:paraId="7BBA5299"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"_Toc177675768"</w:instrText>
          </w:r>
          <w:r w:rsidRPr="00887DCA">
            <w:rPr>
              <w:rStyle w:val="Hyperlink"/>
              <w:noProof/>
            </w:rPr>
            <w:instrText xml:space="preserve"> </w:instrText>
          </w:r>
          <w:r w:rsidRPr="00887DCA">
            <w:rPr>
              <w:rStyle w:val="Hyperlink"/>
              <w:noProof/>
            </w:rPr>
            <w:fldChar w:fldCharType="separate"/>
          </w:r>
          <w:r w:rsidRPr="00887DCA">
            <w:rPr>
              <w:rStyle w:val="Hyperlink"/>
              <w:i/>
              <w:noProof/>
              <w:lang w:val="sr-Latn-RS"/>
            </w:rPr>
            <w:t>Index</w:t>
          </w:r>
          <w:r>
            <w:rPr>
              <w:noProof/>
              <w:webHidden/>
            </w:rPr>
            <w:tab/>
          </w:r>
          <w:r>
            <w:rPr>
              <w:noProof/>
              <w:webHidden/>
            </w:rPr>
            <w:fldChar w:fldCharType="begin"/>
          </w:r>
          <w:r>
            <w:rPr>
              <w:noProof/>
              <w:webHidden/>
            </w:rPr>
            <w:instrText xml:space="preserve"> PAGEREF _Toc177675768 \h </w:instrText>
          </w:r>
          <w:r>
            <w:rPr>
              <w:noProof/>
              <w:webHidden/>
            </w:rPr>
          </w:r>
          <w:r>
            <w:rPr>
              <w:noProof/>
              <w:webHidden/>
            </w:rPr>
            <w:fldChar w:fldCharType="separate"/>
          </w:r>
          <w:r>
            <w:rPr>
              <w:noProof/>
              <w:webHidden/>
            </w:rPr>
            <w:t>15</w:t>
          </w:r>
          <w:r>
            <w:rPr>
              <w:noProof/>
              <w:webHidden/>
            </w:rPr>
            <w:fldChar w:fldCharType="end"/>
          </w:r>
          <w:r w:rsidRPr="00887DCA">
            <w:rPr>
              <w:rStyle w:val="Hyperlink"/>
              <w:noProof/>
            </w:rPr>
            <w:fldChar w:fldCharType="end"/>
          </w:r>
        </w:p>
        <w:p w14:paraId="35FFC473"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"_Toc177675769"</w:instrText>
          </w:r>
          <w:r w:rsidRPr="00887DCA">
            <w:rPr>
              <w:rStyle w:val="Hyperlink"/>
              <w:noProof/>
            </w:rPr>
            <w:instrText xml:space="preserve"> </w:instrText>
          </w:r>
          <w:r w:rsidRPr="00887DCA">
            <w:rPr>
              <w:rStyle w:val="Hyperlink"/>
              <w:noProof/>
            </w:rPr>
            <w:fldChar w:fldCharType="separate"/>
          </w:r>
          <w:r w:rsidRPr="00887DCA">
            <w:rPr>
              <w:rStyle w:val="Hyperlink"/>
              <w:i/>
              <w:noProof/>
            </w:rPr>
            <w:t>Shard</w:t>
          </w:r>
          <w:r>
            <w:rPr>
              <w:noProof/>
              <w:webHidden/>
            </w:rPr>
            <w:tab/>
          </w:r>
          <w:r>
            <w:rPr>
              <w:noProof/>
              <w:webHidden/>
            </w:rPr>
            <w:fldChar w:fldCharType="begin"/>
          </w:r>
          <w:r>
            <w:rPr>
              <w:noProof/>
              <w:webHidden/>
            </w:rPr>
            <w:instrText xml:space="preserve"> PAGEREF _Toc177675769 \h </w:instrText>
          </w:r>
          <w:r>
            <w:rPr>
              <w:noProof/>
              <w:webHidden/>
            </w:rPr>
          </w:r>
          <w:r>
            <w:rPr>
              <w:noProof/>
              <w:webHidden/>
            </w:rPr>
            <w:fldChar w:fldCharType="separate"/>
          </w:r>
          <w:r>
            <w:rPr>
              <w:noProof/>
              <w:webHidden/>
            </w:rPr>
            <w:t>16</w:t>
          </w:r>
          <w:r>
            <w:rPr>
              <w:noProof/>
              <w:webHidden/>
            </w:rPr>
            <w:fldChar w:fldCharType="end"/>
          </w:r>
          <w:r w:rsidRPr="00887DCA">
            <w:rPr>
              <w:rStyle w:val="Hyperlink"/>
              <w:noProof/>
            </w:rPr>
            <w:fldChar w:fldCharType="end"/>
          </w:r>
        </w:p>
        <w:p w14:paraId="302035D6"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"_Toc177675770"</w:instrText>
          </w:r>
          <w:r w:rsidRPr="00887DCA">
            <w:rPr>
              <w:rStyle w:val="Hyperlink"/>
              <w:noProof/>
            </w:rPr>
            <w:instrText xml:space="preserve"> </w:instrText>
          </w:r>
          <w:r w:rsidRPr="00887DCA">
            <w:rPr>
              <w:rStyle w:val="Hyperlink"/>
              <w:noProof/>
            </w:rPr>
            <w:fldChar w:fldCharType="separate"/>
          </w:r>
          <w:r w:rsidRPr="00887DCA">
            <w:rPr>
              <w:rStyle w:val="Hyperlink"/>
              <w:i/>
              <w:noProof/>
              <w:lang w:val="sr-Latn-RS"/>
            </w:rPr>
            <w:t>Segment</w:t>
          </w:r>
          <w:r>
            <w:rPr>
              <w:noProof/>
              <w:webHidden/>
            </w:rPr>
            <w:tab/>
          </w:r>
          <w:r>
            <w:rPr>
              <w:noProof/>
              <w:webHidden/>
            </w:rPr>
            <w:fldChar w:fldCharType="begin"/>
          </w:r>
          <w:r>
            <w:rPr>
              <w:noProof/>
              <w:webHidden/>
            </w:rPr>
            <w:instrText xml:space="preserve"> PAGEREF _Toc177675770 \h </w:instrText>
          </w:r>
          <w:r>
            <w:rPr>
              <w:noProof/>
              <w:webHidden/>
            </w:rPr>
          </w:r>
          <w:r>
            <w:rPr>
              <w:noProof/>
              <w:webHidden/>
            </w:rPr>
            <w:fldChar w:fldCharType="separate"/>
          </w:r>
          <w:r>
            <w:rPr>
              <w:noProof/>
              <w:webHidden/>
            </w:rPr>
            <w:t>17</w:t>
          </w:r>
          <w:r>
            <w:rPr>
              <w:noProof/>
              <w:webHidden/>
            </w:rPr>
            <w:fldChar w:fldCharType="end"/>
          </w:r>
          <w:r w:rsidRPr="00887DCA">
            <w:rPr>
              <w:rStyle w:val="Hyperlink"/>
              <w:noProof/>
            </w:rPr>
            <w:fldChar w:fldCharType="end"/>
          </w:r>
        </w:p>
        <w:p w14:paraId="5EBE2636"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"_Toc177675771"</w:instrText>
          </w:r>
          <w:r w:rsidRPr="00887DCA">
            <w:rPr>
              <w:rStyle w:val="Hyperlink"/>
              <w:noProof/>
            </w:rPr>
            <w:instrText xml:space="preserve"> </w:instrText>
          </w:r>
          <w:r w:rsidRPr="00887DCA">
            <w:rPr>
              <w:rStyle w:val="Hyperlink"/>
              <w:noProof/>
            </w:rPr>
            <w:fldChar w:fldCharType="separate"/>
          </w:r>
          <w:r w:rsidRPr="00887DCA">
            <w:rPr>
              <w:rStyle w:val="Hyperlink"/>
              <w:i/>
              <w:noProof/>
            </w:rPr>
            <w:t>Cluster</w:t>
          </w:r>
          <w:r w:rsidRPr="00887DCA">
            <w:rPr>
              <w:rStyle w:val="Hyperlink"/>
              <w:noProof/>
            </w:rPr>
            <w:t xml:space="preserve"> i </w:t>
          </w:r>
          <w:r w:rsidRPr="00887DCA">
            <w:rPr>
              <w:rStyle w:val="Hyperlink"/>
              <w:i/>
              <w:noProof/>
            </w:rPr>
            <w:t>node</w:t>
          </w:r>
          <w:r>
            <w:rPr>
              <w:noProof/>
              <w:webHidden/>
            </w:rPr>
            <w:tab/>
          </w:r>
          <w:r>
            <w:rPr>
              <w:noProof/>
              <w:webHidden/>
            </w:rPr>
            <w:fldChar w:fldCharType="begin"/>
          </w:r>
          <w:r>
            <w:rPr>
              <w:noProof/>
              <w:webHidden/>
            </w:rPr>
            <w:instrText xml:space="preserve"> PAGEREF _Toc177675771 \h </w:instrText>
          </w:r>
          <w:r>
            <w:rPr>
              <w:noProof/>
              <w:webHidden/>
            </w:rPr>
          </w:r>
          <w:r>
            <w:rPr>
              <w:noProof/>
              <w:webHidden/>
            </w:rPr>
            <w:fldChar w:fldCharType="separate"/>
          </w:r>
          <w:r>
            <w:rPr>
              <w:noProof/>
              <w:webHidden/>
            </w:rPr>
            <w:t>18</w:t>
          </w:r>
          <w:r>
            <w:rPr>
              <w:noProof/>
              <w:webHidden/>
            </w:rPr>
            <w:fldChar w:fldCharType="end"/>
          </w:r>
          <w:r w:rsidRPr="00887DCA">
            <w:rPr>
              <w:rStyle w:val="Hyperlink"/>
              <w:noProof/>
            </w:rPr>
            <w:fldChar w:fldCharType="end"/>
          </w:r>
        </w:p>
        <w:p w14:paraId="3FCCCCCB"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"_Toc177675772"</w:instrText>
          </w:r>
          <w:r w:rsidRPr="00887DCA">
            <w:rPr>
              <w:rStyle w:val="Hyperlink"/>
              <w:noProof/>
            </w:rPr>
            <w:instrText xml:space="preserve"> </w:instrText>
          </w:r>
          <w:r w:rsidRPr="00887DCA">
            <w:rPr>
              <w:rStyle w:val="Hyperlink"/>
              <w:noProof/>
            </w:rPr>
            <w:fldChar w:fldCharType="separate"/>
          </w:r>
          <w:r w:rsidRPr="00887DCA">
            <w:rPr>
              <w:rStyle w:val="Hyperlink"/>
              <w:i/>
              <w:noProof/>
            </w:rPr>
            <w:t>Index template</w:t>
          </w:r>
          <w:r w:rsidRPr="00887DCA">
            <w:rPr>
              <w:rStyle w:val="Hyperlink"/>
              <w:noProof/>
            </w:rPr>
            <w:t xml:space="preserve"> i </w:t>
          </w:r>
          <w:r w:rsidRPr="00887DCA">
            <w:rPr>
              <w:rStyle w:val="Hyperlink"/>
              <w:i/>
              <w:noProof/>
            </w:rPr>
            <w:t>data mapping</w:t>
          </w:r>
          <w:r>
            <w:rPr>
              <w:noProof/>
              <w:webHidden/>
            </w:rPr>
            <w:tab/>
          </w:r>
          <w:r>
            <w:rPr>
              <w:noProof/>
              <w:webHidden/>
            </w:rPr>
            <w:fldChar w:fldCharType="begin"/>
          </w:r>
          <w:r>
            <w:rPr>
              <w:noProof/>
              <w:webHidden/>
            </w:rPr>
            <w:instrText xml:space="preserve"> PAGEREF _Toc177675772 \h </w:instrText>
          </w:r>
          <w:r>
            <w:rPr>
              <w:noProof/>
              <w:webHidden/>
            </w:rPr>
          </w:r>
          <w:r>
            <w:rPr>
              <w:noProof/>
              <w:webHidden/>
            </w:rPr>
            <w:fldChar w:fldCharType="separate"/>
          </w:r>
          <w:r>
            <w:rPr>
              <w:noProof/>
              <w:webHidden/>
            </w:rPr>
            <w:t>19</w:t>
          </w:r>
          <w:r>
            <w:rPr>
              <w:noProof/>
              <w:webHidden/>
            </w:rPr>
            <w:fldChar w:fldCharType="end"/>
          </w:r>
          <w:r w:rsidRPr="00887DCA">
            <w:rPr>
              <w:rStyle w:val="Hyperlink"/>
              <w:noProof/>
            </w:rPr>
            <w:fldChar w:fldCharType="end"/>
          </w:r>
        </w:p>
        <w:p w14:paraId="2ED96628"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"_Toc177675773"</w:instrText>
          </w:r>
          <w:r w:rsidRPr="00887DCA">
            <w:rPr>
              <w:rStyle w:val="Hyperlink"/>
              <w:noProof/>
            </w:rPr>
            <w:instrText xml:space="preserve"> </w:instrText>
          </w:r>
          <w:r w:rsidRPr="00887DCA">
            <w:rPr>
              <w:rStyle w:val="Hyperlink"/>
              <w:noProof/>
            </w:rPr>
            <w:fldChar w:fldCharType="separate"/>
          </w:r>
          <w:r w:rsidRPr="00887DCA">
            <w:rPr>
              <w:rStyle w:val="Hyperlink"/>
              <w:i/>
              <w:noProof/>
            </w:rPr>
            <w:t>Alias</w:t>
          </w:r>
          <w:r>
            <w:rPr>
              <w:noProof/>
              <w:webHidden/>
            </w:rPr>
            <w:tab/>
          </w:r>
          <w:r>
            <w:rPr>
              <w:noProof/>
              <w:webHidden/>
            </w:rPr>
            <w:fldChar w:fldCharType="begin"/>
          </w:r>
          <w:r>
            <w:rPr>
              <w:noProof/>
              <w:webHidden/>
            </w:rPr>
            <w:instrText xml:space="preserve"> PAGEREF _Toc177675773 \h </w:instrText>
          </w:r>
          <w:r>
            <w:rPr>
              <w:noProof/>
              <w:webHidden/>
            </w:rPr>
          </w:r>
          <w:r>
            <w:rPr>
              <w:noProof/>
              <w:webHidden/>
            </w:rPr>
            <w:fldChar w:fldCharType="separate"/>
          </w:r>
          <w:r>
            <w:rPr>
              <w:noProof/>
              <w:webHidden/>
            </w:rPr>
            <w:t>19</w:t>
          </w:r>
          <w:r>
            <w:rPr>
              <w:noProof/>
              <w:webHidden/>
            </w:rPr>
            <w:fldChar w:fldCharType="end"/>
          </w:r>
          <w:r w:rsidRPr="00887DCA">
            <w:rPr>
              <w:rStyle w:val="Hyperlink"/>
              <w:noProof/>
            </w:rPr>
            <w:fldChar w:fldCharType="end"/>
          </w:r>
        </w:p>
        <w:p w14:paraId="6530E146" w14:textId="77777777" w:rsidR="008D1DB7" w:rsidRDefault="008D1DB7">
          <w:pPr>
            <w:pStyle w:val="TOC2"/>
            <w:tabs>
              <w:tab w:val="left" w:pos="88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"_Toc177675774"</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4.3</w:t>
          </w:r>
          <w:r>
            <w:rPr>
              <w:rFonts w:eastAsiaTheme="minorEastAsia"/>
              <w:noProof/>
            </w:rPr>
            <w:tab/>
          </w:r>
          <w:r w:rsidRPr="00887DCA">
            <w:rPr>
              <w:rStyle w:val="Hyperlink"/>
              <w:noProof/>
              <w:lang w:val="sr-Latn-RS"/>
            </w:rPr>
            <w:t xml:space="preserve">Način rada </w:t>
          </w:r>
          <w:r w:rsidRPr="00887DCA">
            <w:rPr>
              <w:rStyle w:val="Hyperlink"/>
              <w:i/>
              <w:noProof/>
              <w:lang w:val="sr-Latn-RS"/>
            </w:rPr>
            <w:t>Elasticsearch</w:t>
          </w:r>
          <w:r w:rsidRPr="00887DCA">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_Toc177675774 \h </w:instrText>
          </w:r>
          <w:r>
            <w:rPr>
              <w:noProof/>
              <w:webHidden/>
            </w:rPr>
          </w:r>
          <w:r>
            <w:rPr>
              <w:noProof/>
              <w:webHidden/>
            </w:rPr>
            <w:fldChar w:fldCharType="separate"/>
          </w:r>
          <w:r>
            <w:rPr>
              <w:noProof/>
              <w:webHidden/>
            </w:rPr>
            <w:t>20</w:t>
          </w:r>
          <w:r>
            <w:rPr>
              <w:noProof/>
              <w:webHidden/>
            </w:rPr>
            <w:fldChar w:fldCharType="end"/>
          </w:r>
          <w:r w:rsidRPr="00887DCA">
            <w:rPr>
              <w:rStyle w:val="Hyperlink"/>
              <w:noProof/>
            </w:rPr>
            <w:fldChar w:fldCharType="end"/>
          </w:r>
        </w:p>
        <w:p w14:paraId="1F3F24FB"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"_Toc177675775"</w:instrText>
          </w:r>
          <w:r w:rsidRPr="00887DCA">
            <w:rPr>
              <w:rStyle w:val="Hyperlink"/>
              <w:noProof/>
            </w:rPr>
            <w:instrText xml:space="preserve"> </w:instrText>
          </w:r>
          <w:r w:rsidRPr="00887DCA">
            <w:rPr>
              <w:rStyle w:val="Hyperlink"/>
              <w:noProof/>
            </w:rPr>
            <w:fldChar w:fldCharType="separate"/>
          </w:r>
          <w:r w:rsidRPr="00887DCA">
            <w:rPr>
              <w:rStyle w:val="Hyperlink"/>
              <w:i/>
              <w:noProof/>
            </w:rPr>
            <w:t>Text analysis</w:t>
          </w:r>
          <w:r>
            <w:rPr>
              <w:noProof/>
              <w:webHidden/>
            </w:rPr>
            <w:tab/>
          </w:r>
          <w:r>
            <w:rPr>
              <w:noProof/>
              <w:webHidden/>
            </w:rPr>
            <w:fldChar w:fldCharType="begin"/>
          </w:r>
          <w:r>
            <w:rPr>
              <w:noProof/>
              <w:webHidden/>
            </w:rPr>
            <w:instrText xml:space="preserve"> PAGEREF _Toc177675775 \h </w:instrText>
          </w:r>
          <w:r>
            <w:rPr>
              <w:noProof/>
              <w:webHidden/>
            </w:rPr>
          </w:r>
          <w:r>
            <w:rPr>
              <w:noProof/>
              <w:webHidden/>
            </w:rPr>
            <w:fldChar w:fldCharType="separate"/>
          </w:r>
          <w:r>
            <w:rPr>
              <w:noProof/>
              <w:webHidden/>
            </w:rPr>
            <w:t>21</w:t>
          </w:r>
          <w:r>
            <w:rPr>
              <w:noProof/>
              <w:webHidden/>
            </w:rPr>
            <w:fldChar w:fldCharType="end"/>
          </w:r>
          <w:r w:rsidRPr="00887DCA">
            <w:rPr>
              <w:rStyle w:val="Hyperlink"/>
              <w:noProof/>
            </w:rPr>
            <w:fldChar w:fldCharType="end"/>
          </w:r>
        </w:p>
        <w:p w14:paraId="547A6FE6"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"_Toc177675776"</w:instrText>
          </w:r>
          <w:r w:rsidRPr="00887DCA">
            <w:rPr>
              <w:rStyle w:val="Hyperlink"/>
              <w:noProof/>
            </w:rPr>
            <w:instrText xml:space="preserve"> </w:instrText>
          </w:r>
          <w:r w:rsidRPr="00887DCA">
            <w:rPr>
              <w:rStyle w:val="Hyperlink"/>
              <w:noProof/>
            </w:rPr>
            <w:fldChar w:fldCharType="separate"/>
          </w:r>
          <w:r w:rsidRPr="00887DCA">
            <w:rPr>
              <w:rStyle w:val="Hyperlink"/>
              <w:i/>
              <w:noProof/>
            </w:rPr>
            <w:t>Stemming</w:t>
          </w:r>
          <w:r>
            <w:rPr>
              <w:noProof/>
              <w:webHidden/>
            </w:rPr>
            <w:tab/>
          </w:r>
          <w:r>
            <w:rPr>
              <w:noProof/>
              <w:webHidden/>
            </w:rPr>
            <w:fldChar w:fldCharType="begin"/>
          </w:r>
          <w:r>
            <w:rPr>
              <w:noProof/>
              <w:webHidden/>
            </w:rPr>
            <w:instrText xml:space="preserve"> PAGEREF _Toc177675776 \h </w:instrText>
          </w:r>
          <w:r>
            <w:rPr>
              <w:noProof/>
              <w:webHidden/>
            </w:rPr>
          </w:r>
          <w:r>
            <w:rPr>
              <w:noProof/>
              <w:webHidden/>
            </w:rPr>
            <w:fldChar w:fldCharType="separate"/>
          </w:r>
          <w:r>
            <w:rPr>
              <w:noProof/>
              <w:webHidden/>
            </w:rPr>
            <w:t>22</w:t>
          </w:r>
          <w:r>
            <w:rPr>
              <w:noProof/>
              <w:webHidden/>
            </w:rPr>
            <w:fldChar w:fldCharType="end"/>
          </w:r>
          <w:r w:rsidRPr="00887DCA">
            <w:rPr>
              <w:rStyle w:val="Hyperlink"/>
              <w:noProof/>
            </w:rPr>
            <w:fldChar w:fldCharType="end"/>
          </w:r>
        </w:p>
        <w:p w14:paraId="7823A5AA"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"_Toc177675777"</w:instrText>
          </w:r>
          <w:r w:rsidRPr="00887DCA">
            <w:rPr>
              <w:rStyle w:val="Hyperlink"/>
              <w:noProof/>
            </w:rPr>
            <w:instrText xml:space="preserve"> </w:instrText>
          </w:r>
          <w:r w:rsidRPr="00887DCA">
            <w:rPr>
              <w:rStyle w:val="Hyperlink"/>
              <w:noProof/>
            </w:rPr>
            <w:fldChar w:fldCharType="separate"/>
          </w:r>
          <w:r w:rsidRPr="00887DCA">
            <w:rPr>
              <w:rStyle w:val="Hyperlink"/>
              <w:i/>
              <w:noProof/>
              <w:lang w:val="sr-Latn-RS"/>
            </w:rPr>
            <w:t>Stop words</w:t>
          </w:r>
          <w:r>
            <w:rPr>
              <w:noProof/>
              <w:webHidden/>
            </w:rPr>
            <w:tab/>
          </w:r>
          <w:r>
            <w:rPr>
              <w:noProof/>
              <w:webHidden/>
            </w:rPr>
            <w:fldChar w:fldCharType="begin"/>
          </w:r>
          <w:r>
            <w:rPr>
              <w:noProof/>
              <w:webHidden/>
            </w:rPr>
            <w:instrText xml:space="preserve"> PAGEREF _Toc177675777 \h </w:instrText>
          </w:r>
          <w:r>
            <w:rPr>
              <w:noProof/>
              <w:webHidden/>
            </w:rPr>
          </w:r>
          <w:r>
            <w:rPr>
              <w:noProof/>
              <w:webHidden/>
            </w:rPr>
            <w:fldChar w:fldCharType="separate"/>
          </w:r>
          <w:r>
            <w:rPr>
              <w:noProof/>
              <w:webHidden/>
            </w:rPr>
            <w:t>23</w:t>
          </w:r>
          <w:r>
            <w:rPr>
              <w:noProof/>
              <w:webHidden/>
            </w:rPr>
            <w:fldChar w:fldCharType="end"/>
          </w:r>
          <w:r w:rsidRPr="00887DCA">
            <w:rPr>
              <w:rStyle w:val="Hyperlink"/>
              <w:noProof/>
            </w:rPr>
            <w:fldChar w:fldCharType="end"/>
          </w:r>
        </w:p>
        <w:p w14:paraId="0A97662B"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"_Toc177675778"</w:instrText>
          </w:r>
          <w:r w:rsidRPr="00887DCA">
            <w:rPr>
              <w:rStyle w:val="Hyperlink"/>
              <w:noProof/>
            </w:rPr>
            <w:instrText xml:space="preserve"> </w:instrText>
          </w:r>
          <w:r w:rsidRPr="00887DCA">
            <w:rPr>
              <w:rStyle w:val="Hyperlink"/>
              <w:noProof/>
            </w:rPr>
            <w:fldChar w:fldCharType="separate"/>
          </w:r>
          <w:r w:rsidRPr="00887DCA">
            <w:rPr>
              <w:rStyle w:val="Hyperlink"/>
              <w:i/>
              <w:noProof/>
            </w:rPr>
            <w:t>Synonyms</w:t>
          </w:r>
          <w:r>
            <w:rPr>
              <w:noProof/>
              <w:webHidden/>
            </w:rPr>
            <w:tab/>
          </w:r>
          <w:r>
            <w:rPr>
              <w:noProof/>
              <w:webHidden/>
            </w:rPr>
            <w:fldChar w:fldCharType="begin"/>
          </w:r>
          <w:r>
            <w:rPr>
              <w:noProof/>
              <w:webHidden/>
            </w:rPr>
            <w:instrText xml:space="preserve"> PAGEREF _Toc177675778 \h </w:instrText>
          </w:r>
          <w:r>
            <w:rPr>
              <w:noProof/>
              <w:webHidden/>
            </w:rPr>
          </w:r>
          <w:r>
            <w:rPr>
              <w:noProof/>
              <w:webHidden/>
            </w:rPr>
            <w:fldChar w:fldCharType="separate"/>
          </w:r>
          <w:r>
            <w:rPr>
              <w:noProof/>
              <w:webHidden/>
            </w:rPr>
            <w:t>23</w:t>
          </w:r>
          <w:r>
            <w:rPr>
              <w:noProof/>
              <w:webHidden/>
            </w:rPr>
            <w:fldChar w:fldCharType="end"/>
          </w:r>
          <w:r w:rsidRPr="00887DCA">
            <w:rPr>
              <w:rStyle w:val="Hyperlink"/>
              <w:noProof/>
            </w:rPr>
            <w:fldChar w:fldCharType="end"/>
          </w:r>
        </w:p>
        <w:p w14:paraId="6D373963"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"_Toc177675779"</w:instrText>
          </w:r>
          <w:r w:rsidRPr="00887DCA">
            <w:rPr>
              <w:rStyle w:val="Hyperlink"/>
              <w:noProof/>
            </w:rPr>
            <w:instrText xml:space="preserve"> </w:instrText>
          </w:r>
          <w:r w:rsidRPr="00887DCA">
            <w:rPr>
              <w:rStyle w:val="Hyperlink"/>
              <w:noProof/>
            </w:rPr>
            <w:fldChar w:fldCharType="separate"/>
          </w:r>
          <w:r w:rsidRPr="00887DCA">
            <w:rPr>
              <w:rStyle w:val="Hyperlink"/>
              <w:i/>
              <w:noProof/>
            </w:rPr>
            <w:t>Scoring mehanizam</w:t>
          </w:r>
          <w:r>
            <w:rPr>
              <w:noProof/>
              <w:webHidden/>
            </w:rPr>
            <w:tab/>
          </w:r>
          <w:r>
            <w:rPr>
              <w:noProof/>
              <w:webHidden/>
            </w:rPr>
            <w:fldChar w:fldCharType="begin"/>
          </w:r>
          <w:r>
            <w:rPr>
              <w:noProof/>
              <w:webHidden/>
            </w:rPr>
            <w:instrText xml:space="preserve"> PAGEREF _Toc177675779 \h </w:instrText>
          </w:r>
          <w:r>
            <w:rPr>
              <w:noProof/>
              <w:webHidden/>
            </w:rPr>
          </w:r>
          <w:r>
            <w:rPr>
              <w:noProof/>
              <w:webHidden/>
            </w:rPr>
            <w:fldChar w:fldCharType="separate"/>
          </w:r>
          <w:r>
            <w:rPr>
              <w:noProof/>
              <w:webHidden/>
            </w:rPr>
            <w:t>24</w:t>
          </w:r>
          <w:r>
            <w:rPr>
              <w:noProof/>
              <w:webHidden/>
            </w:rPr>
            <w:fldChar w:fldCharType="end"/>
          </w:r>
          <w:r w:rsidRPr="00887DCA">
            <w:rPr>
              <w:rStyle w:val="Hyperlink"/>
              <w:noProof/>
            </w:rPr>
            <w:fldChar w:fldCharType="end"/>
          </w:r>
        </w:p>
        <w:p w14:paraId="7AA18CE3"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"_Toc177675780"</w:instrText>
          </w:r>
          <w:r w:rsidRPr="00887DCA">
            <w:rPr>
              <w:rStyle w:val="Hyperlink"/>
              <w:noProof/>
            </w:rPr>
            <w:instrText xml:space="preserve"> </w:instrText>
          </w:r>
          <w:r w:rsidRPr="00887DCA">
            <w:rPr>
              <w:rStyle w:val="Hyperlink"/>
              <w:noProof/>
            </w:rPr>
            <w:fldChar w:fldCharType="separate"/>
          </w:r>
          <w:r w:rsidRPr="00887DCA">
            <w:rPr>
              <w:rStyle w:val="Hyperlink"/>
              <w:i/>
              <w:noProof/>
            </w:rPr>
            <w:t>Fuzzy search</w:t>
          </w:r>
          <w:r>
            <w:rPr>
              <w:noProof/>
              <w:webHidden/>
            </w:rPr>
            <w:tab/>
          </w:r>
          <w:r>
            <w:rPr>
              <w:noProof/>
              <w:webHidden/>
            </w:rPr>
            <w:fldChar w:fldCharType="begin"/>
          </w:r>
          <w:r>
            <w:rPr>
              <w:noProof/>
              <w:webHidden/>
            </w:rPr>
            <w:instrText xml:space="preserve"> PAGEREF _Toc177675780 \h </w:instrText>
          </w:r>
          <w:r>
            <w:rPr>
              <w:noProof/>
              <w:webHidden/>
            </w:rPr>
          </w:r>
          <w:r>
            <w:rPr>
              <w:noProof/>
              <w:webHidden/>
            </w:rPr>
            <w:fldChar w:fldCharType="separate"/>
          </w:r>
          <w:r>
            <w:rPr>
              <w:noProof/>
              <w:webHidden/>
            </w:rPr>
            <w:t>25</w:t>
          </w:r>
          <w:r>
            <w:rPr>
              <w:noProof/>
              <w:webHidden/>
            </w:rPr>
            <w:fldChar w:fldCharType="end"/>
          </w:r>
          <w:r w:rsidRPr="00887DCA">
            <w:rPr>
              <w:rStyle w:val="Hyperlink"/>
              <w:noProof/>
            </w:rPr>
            <w:fldChar w:fldCharType="end"/>
          </w:r>
        </w:p>
        <w:p w14:paraId="22A6DF78" w14:textId="77777777" w:rsidR="008D1DB7" w:rsidRDefault="008D1DB7">
          <w:pPr>
            <w:pStyle w:val="TOC1"/>
            <w:tabs>
              <w:tab w:val="left" w:pos="44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"_Toc177675781"</w:instrText>
          </w:r>
          <w:r w:rsidRPr="00887DCA">
            <w:rPr>
              <w:rStyle w:val="Hyperlink"/>
              <w:noProof/>
            </w:rPr>
            <w:instrText xml:space="preserve"> </w:instrText>
          </w:r>
          <w:r w:rsidRPr="00887DCA">
            <w:rPr>
              <w:rStyle w:val="Hyperlink"/>
              <w:noProof/>
            </w:rPr>
            <w:fldChar w:fldCharType="separate"/>
          </w:r>
          <w:r w:rsidRPr="00887DCA">
            <w:rPr>
              <w:rStyle w:val="Hyperlink"/>
              <w:i/>
              <w:noProof/>
              <w:lang w:val="sr-Latn-RS"/>
            </w:rPr>
            <w:t>5.</w:t>
          </w:r>
          <w:r>
            <w:rPr>
              <w:rFonts w:eastAsiaTheme="minorEastAsia"/>
              <w:noProof/>
            </w:rPr>
            <w:tab/>
          </w:r>
          <w:r w:rsidRPr="00887DCA">
            <w:rPr>
              <w:rStyle w:val="Hyperlink"/>
              <w:i/>
              <w:noProof/>
              <w:lang w:val="sr-Latn-RS"/>
            </w:rPr>
            <w:t>DebugIt</w:t>
          </w:r>
          <w:r>
            <w:rPr>
              <w:noProof/>
              <w:webHidden/>
            </w:rPr>
            <w:tab/>
          </w:r>
          <w:r>
            <w:rPr>
              <w:noProof/>
              <w:webHidden/>
            </w:rPr>
            <w:fldChar w:fldCharType="begin"/>
          </w:r>
          <w:r>
            <w:rPr>
              <w:noProof/>
              <w:webHidden/>
            </w:rPr>
            <w:instrText xml:space="preserve"> PAGEREF _Toc177675781 \h </w:instrText>
          </w:r>
          <w:r>
            <w:rPr>
              <w:noProof/>
              <w:webHidden/>
            </w:rPr>
          </w:r>
          <w:r>
            <w:rPr>
              <w:noProof/>
              <w:webHidden/>
            </w:rPr>
            <w:fldChar w:fldCharType="separate"/>
          </w:r>
          <w:r>
            <w:rPr>
              <w:noProof/>
              <w:webHidden/>
            </w:rPr>
            <w:t>28</w:t>
          </w:r>
          <w:r>
            <w:rPr>
              <w:noProof/>
              <w:webHidden/>
            </w:rPr>
            <w:fldChar w:fldCharType="end"/>
          </w:r>
          <w:r w:rsidRPr="00887DCA">
            <w:rPr>
              <w:rStyle w:val="Hyperlink"/>
              <w:noProof/>
            </w:rPr>
            <w:fldChar w:fldCharType="end"/>
          </w:r>
        </w:p>
        <w:p w14:paraId="76D7D3EF" w14:textId="77777777" w:rsidR="008D1DB7" w:rsidRDefault="008D1DB7">
          <w:pPr>
            <w:pStyle w:val="TOC2"/>
            <w:tabs>
              <w:tab w:val="left" w:pos="88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"_Toc177675782"</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5.1</w:t>
          </w:r>
          <w:r>
            <w:rPr>
              <w:rFonts w:eastAsiaTheme="minorEastAsia"/>
              <w:noProof/>
            </w:rPr>
            <w:tab/>
          </w:r>
          <w:r w:rsidRPr="00887DCA">
            <w:rPr>
              <w:rStyle w:val="Hyperlink"/>
              <w:noProof/>
              <w:lang w:val="sr-Latn-RS"/>
            </w:rPr>
            <w:t>Detalji implementacije</w:t>
          </w:r>
          <w:r>
            <w:rPr>
              <w:noProof/>
              <w:webHidden/>
            </w:rPr>
            <w:tab/>
          </w:r>
          <w:r>
            <w:rPr>
              <w:noProof/>
              <w:webHidden/>
            </w:rPr>
            <w:fldChar w:fldCharType="begin"/>
          </w:r>
          <w:r>
            <w:rPr>
              <w:noProof/>
              <w:webHidden/>
            </w:rPr>
            <w:instrText xml:space="preserve"> PAGEREF _Toc177675782 \h </w:instrText>
          </w:r>
          <w:r>
            <w:rPr>
              <w:noProof/>
              <w:webHidden/>
            </w:rPr>
          </w:r>
          <w:r>
            <w:rPr>
              <w:noProof/>
              <w:webHidden/>
            </w:rPr>
            <w:fldChar w:fldCharType="separate"/>
          </w:r>
          <w:r>
            <w:rPr>
              <w:noProof/>
              <w:webHidden/>
            </w:rPr>
            <w:t>28</w:t>
          </w:r>
          <w:r>
            <w:rPr>
              <w:noProof/>
              <w:webHidden/>
            </w:rPr>
            <w:fldChar w:fldCharType="end"/>
          </w:r>
          <w:r w:rsidRPr="00887DCA">
            <w:rPr>
              <w:rStyle w:val="Hyperlink"/>
              <w:noProof/>
            </w:rPr>
            <w:fldChar w:fldCharType="end"/>
          </w:r>
        </w:p>
        <w:p w14:paraId="50EA73C1"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"_Toc177675783"</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 xml:space="preserve">Konfiguracija </w:t>
          </w:r>
          <w:r w:rsidRPr="00887DCA">
            <w:rPr>
              <w:rStyle w:val="Hyperlink"/>
              <w:i/>
              <w:noProof/>
              <w:lang w:val="sr-Latn-RS"/>
            </w:rPr>
            <w:t>Elasticsearch</w:t>
          </w:r>
          <w:r w:rsidRPr="00887DCA">
            <w:rPr>
              <w:rStyle w:val="Hyperlink"/>
              <w:noProof/>
              <w:lang w:val="sr-Latn-RS"/>
            </w:rPr>
            <w:t xml:space="preserve"> mehanizma i </w:t>
          </w:r>
          <w:r w:rsidRPr="00887DCA">
            <w:rPr>
              <w:rStyle w:val="Hyperlink"/>
              <w:i/>
              <w:noProof/>
              <w:lang w:val="sr-Latn-RS"/>
            </w:rPr>
            <w:t>index</w:t>
          </w:r>
          <w:r w:rsidRPr="00887DCA">
            <w:rPr>
              <w:rStyle w:val="Hyperlink"/>
              <w:noProof/>
              <w:lang w:val="sr-Latn-RS"/>
            </w:rPr>
            <w:t xml:space="preserve"> komponenti</w:t>
          </w:r>
          <w:r>
            <w:rPr>
              <w:noProof/>
              <w:webHidden/>
            </w:rPr>
            <w:tab/>
          </w:r>
          <w:r>
            <w:rPr>
              <w:noProof/>
              <w:webHidden/>
            </w:rPr>
            <w:fldChar w:fldCharType="begin"/>
          </w:r>
          <w:r>
            <w:rPr>
              <w:noProof/>
              <w:webHidden/>
            </w:rPr>
            <w:instrText xml:space="preserve"> PAGEREF _Toc177675783 \h </w:instrText>
          </w:r>
          <w:r>
            <w:rPr>
              <w:noProof/>
              <w:webHidden/>
            </w:rPr>
          </w:r>
          <w:r>
            <w:rPr>
              <w:noProof/>
              <w:webHidden/>
            </w:rPr>
            <w:fldChar w:fldCharType="separate"/>
          </w:r>
          <w:r>
            <w:rPr>
              <w:noProof/>
              <w:webHidden/>
            </w:rPr>
            <w:t>28</w:t>
          </w:r>
          <w:r>
            <w:rPr>
              <w:noProof/>
              <w:webHidden/>
            </w:rPr>
            <w:fldChar w:fldCharType="end"/>
          </w:r>
          <w:r w:rsidRPr="00887DCA">
            <w:rPr>
              <w:rStyle w:val="Hyperlink"/>
              <w:noProof/>
            </w:rPr>
            <w:fldChar w:fldCharType="end"/>
          </w:r>
        </w:p>
        <w:p w14:paraId="4D679DBC"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"_Toc177675784"</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 xml:space="preserve">Implementacija </w:t>
          </w:r>
          <w:r w:rsidRPr="00887DCA">
            <w:rPr>
              <w:rStyle w:val="Hyperlink"/>
              <w:i/>
              <w:noProof/>
              <w:lang w:val="sr-Latn-RS"/>
            </w:rPr>
            <w:t>CRUD</w:t>
          </w:r>
          <w:r w:rsidRPr="00887DCA">
            <w:rPr>
              <w:rStyle w:val="Hyperlink"/>
              <w:noProof/>
              <w:lang w:val="sr-Latn-RS"/>
            </w:rPr>
            <w:t xml:space="preserve"> metoda</w:t>
          </w:r>
          <w:r>
            <w:rPr>
              <w:noProof/>
              <w:webHidden/>
            </w:rPr>
            <w:tab/>
          </w:r>
          <w:r>
            <w:rPr>
              <w:noProof/>
              <w:webHidden/>
            </w:rPr>
            <w:fldChar w:fldCharType="begin"/>
          </w:r>
          <w:r>
            <w:rPr>
              <w:noProof/>
              <w:webHidden/>
            </w:rPr>
            <w:instrText xml:space="preserve"> PAGEREF _Toc177675784 \h </w:instrText>
          </w:r>
          <w:r>
            <w:rPr>
              <w:noProof/>
              <w:webHidden/>
            </w:rPr>
          </w:r>
          <w:r>
            <w:rPr>
              <w:noProof/>
              <w:webHidden/>
            </w:rPr>
            <w:fldChar w:fldCharType="separate"/>
          </w:r>
          <w:r>
            <w:rPr>
              <w:noProof/>
              <w:webHidden/>
            </w:rPr>
            <w:t>30</w:t>
          </w:r>
          <w:r>
            <w:rPr>
              <w:noProof/>
              <w:webHidden/>
            </w:rPr>
            <w:fldChar w:fldCharType="end"/>
          </w:r>
          <w:r w:rsidRPr="00887DCA">
            <w:rPr>
              <w:rStyle w:val="Hyperlink"/>
              <w:noProof/>
            </w:rPr>
            <w:fldChar w:fldCharType="end"/>
          </w:r>
        </w:p>
        <w:p w14:paraId="1B1B2159"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"_Toc177675785"</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Implementacija pretrage</w:t>
          </w:r>
          <w:r>
            <w:rPr>
              <w:noProof/>
              <w:webHidden/>
            </w:rPr>
            <w:tab/>
          </w:r>
          <w:r>
            <w:rPr>
              <w:noProof/>
              <w:webHidden/>
            </w:rPr>
            <w:fldChar w:fldCharType="begin"/>
          </w:r>
          <w:r>
            <w:rPr>
              <w:noProof/>
              <w:webHidden/>
            </w:rPr>
            <w:instrText xml:space="preserve"> PAGEREF _Toc177675785 \h </w:instrText>
          </w:r>
          <w:r>
            <w:rPr>
              <w:noProof/>
              <w:webHidden/>
            </w:rPr>
          </w:r>
          <w:r>
            <w:rPr>
              <w:noProof/>
              <w:webHidden/>
            </w:rPr>
            <w:fldChar w:fldCharType="separate"/>
          </w:r>
          <w:r>
            <w:rPr>
              <w:noProof/>
              <w:webHidden/>
            </w:rPr>
            <w:t>32</w:t>
          </w:r>
          <w:r>
            <w:rPr>
              <w:noProof/>
              <w:webHidden/>
            </w:rPr>
            <w:fldChar w:fldCharType="end"/>
          </w:r>
          <w:r w:rsidRPr="00887DCA">
            <w:rPr>
              <w:rStyle w:val="Hyperlink"/>
              <w:noProof/>
            </w:rPr>
            <w:fldChar w:fldCharType="end"/>
          </w:r>
        </w:p>
        <w:p w14:paraId="7ADB03F5" w14:textId="77777777" w:rsidR="008D1DB7" w:rsidRDefault="008D1DB7">
          <w:pPr>
            <w:pStyle w:val="TOC3"/>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"_Toc177675786"</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Primeri korisničkog interfejsa</w:t>
          </w:r>
          <w:r>
            <w:rPr>
              <w:noProof/>
              <w:webHidden/>
            </w:rPr>
            <w:tab/>
          </w:r>
          <w:r>
            <w:rPr>
              <w:noProof/>
              <w:webHidden/>
            </w:rPr>
            <w:fldChar w:fldCharType="begin"/>
          </w:r>
          <w:r>
            <w:rPr>
              <w:noProof/>
              <w:webHidden/>
            </w:rPr>
            <w:instrText xml:space="preserve"> PAGEREF _Toc177675786 \h </w:instrText>
          </w:r>
          <w:r>
            <w:rPr>
              <w:noProof/>
              <w:webHidden/>
            </w:rPr>
          </w:r>
          <w:r>
            <w:rPr>
              <w:noProof/>
              <w:webHidden/>
            </w:rPr>
            <w:fldChar w:fldCharType="separate"/>
          </w:r>
          <w:r>
            <w:rPr>
              <w:noProof/>
              <w:webHidden/>
            </w:rPr>
            <w:t>32</w:t>
          </w:r>
          <w:r>
            <w:rPr>
              <w:noProof/>
              <w:webHidden/>
            </w:rPr>
            <w:fldChar w:fldCharType="end"/>
          </w:r>
          <w:r w:rsidRPr="00887DCA">
            <w:rPr>
              <w:rStyle w:val="Hyperlink"/>
              <w:noProof/>
            </w:rPr>
            <w:fldChar w:fldCharType="end"/>
          </w:r>
        </w:p>
        <w:p w14:paraId="3F33C9C9" w14:textId="77777777" w:rsidR="008D1DB7" w:rsidRDefault="008D1DB7">
          <w:pPr>
            <w:pStyle w:val="TOC2"/>
            <w:tabs>
              <w:tab w:val="left" w:pos="88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"_Toc177675787"</w:instrText>
          </w:r>
          <w:r w:rsidRPr="00887DCA">
            <w:rPr>
              <w:rStyle w:val="Hyperlink"/>
              <w:noProof/>
            </w:rPr>
            <w:instrText xml:space="preserve"> </w:instrText>
          </w:r>
          <w:r w:rsidRPr="00887DCA">
            <w:rPr>
              <w:rStyle w:val="Hyperlink"/>
              <w:noProof/>
            </w:rPr>
            <w:fldChar w:fldCharType="separate"/>
          </w:r>
          <w:r w:rsidRPr="00887DCA">
            <w:rPr>
              <w:rStyle w:val="Hyperlink"/>
              <w:noProof/>
            </w:rPr>
            <w:t>5.2</w:t>
          </w:r>
          <w:r>
            <w:rPr>
              <w:rFonts w:eastAsiaTheme="minorEastAsia"/>
              <w:noProof/>
            </w:rPr>
            <w:tab/>
          </w:r>
          <w:r w:rsidRPr="00887DCA">
            <w:rPr>
              <w:rStyle w:val="Hyperlink"/>
              <w:noProof/>
            </w:rPr>
            <w:t>Izazovi u realizaciji</w:t>
          </w:r>
          <w:r>
            <w:rPr>
              <w:noProof/>
              <w:webHidden/>
            </w:rPr>
            <w:tab/>
          </w:r>
          <w:r>
            <w:rPr>
              <w:noProof/>
              <w:webHidden/>
            </w:rPr>
            <w:fldChar w:fldCharType="begin"/>
          </w:r>
          <w:r>
            <w:rPr>
              <w:noProof/>
              <w:webHidden/>
            </w:rPr>
            <w:instrText xml:space="preserve"> PAGEREF _Toc177675787 \h </w:instrText>
          </w:r>
          <w:r>
            <w:rPr>
              <w:noProof/>
              <w:webHidden/>
            </w:rPr>
          </w:r>
          <w:r>
            <w:rPr>
              <w:noProof/>
              <w:webHidden/>
            </w:rPr>
            <w:fldChar w:fldCharType="separate"/>
          </w:r>
          <w:r>
            <w:rPr>
              <w:noProof/>
              <w:webHidden/>
            </w:rPr>
            <w:t>36</w:t>
          </w:r>
          <w:r>
            <w:rPr>
              <w:noProof/>
              <w:webHidden/>
            </w:rPr>
            <w:fldChar w:fldCharType="end"/>
          </w:r>
          <w:r w:rsidRPr="00887DCA">
            <w:rPr>
              <w:rStyle w:val="Hyperlink"/>
              <w:noProof/>
            </w:rPr>
            <w:fldChar w:fldCharType="end"/>
          </w:r>
        </w:p>
        <w:p w14:paraId="40D1008E" w14:textId="77777777" w:rsidR="008D1DB7" w:rsidRDefault="008D1DB7">
          <w:pPr>
            <w:pStyle w:val="TOC2"/>
            <w:tabs>
              <w:tab w:val="left" w:pos="88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"_Toc177675788"</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5.3</w:t>
          </w:r>
          <w:r>
            <w:rPr>
              <w:rFonts w:eastAsiaTheme="minorEastAsia"/>
              <w:noProof/>
            </w:rPr>
            <w:tab/>
          </w:r>
          <w:r w:rsidRPr="00887DCA">
            <w:rPr>
              <w:rStyle w:val="Hyperlink"/>
              <w:noProof/>
              <w:lang w:val="sr-Latn-RS"/>
            </w:rPr>
            <w:t>Potencijalna unapređenja</w:t>
          </w:r>
          <w:r>
            <w:rPr>
              <w:noProof/>
              <w:webHidden/>
            </w:rPr>
            <w:tab/>
          </w:r>
          <w:r>
            <w:rPr>
              <w:noProof/>
              <w:webHidden/>
            </w:rPr>
            <w:fldChar w:fldCharType="begin"/>
          </w:r>
          <w:r>
            <w:rPr>
              <w:noProof/>
              <w:webHidden/>
            </w:rPr>
            <w:instrText xml:space="preserve"> PAGEREF _Toc177675788 \h </w:instrText>
          </w:r>
          <w:r>
            <w:rPr>
              <w:noProof/>
              <w:webHidden/>
            </w:rPr>
          </w:r>
          <w:r>
            <w:rPr>
              <w:noProof/>
              <w:webHidden/>
            </w:rPr>
            <w:fldChar w:fldCharType="separate"/>
          </w:r>
          <w:r>
            <w:rPr>
              <w:noProof/>
              <w:webHidden/>
            </w:rPr>
            <w:t>37</w:t>
          </w:r>
          <w:r>
            <w:rPr>
              <w:noProof/>
              <w:webHidden/>
            </w:rPr>
            <w:fldChar w:fldCharType="end"/>
          </w:r>
          <w:r w:rsidRPr="00887DCA">
            <w:rPr>
              <w:rStyle w:val="Hyperlink"/>
              <w:noProof/>
            </w:rPr>
            <w:fldChar w:fldCharType="end"/>
          </w:r>
        </w:p>
        <w:p w14:paraId="2D0F2DF1" w14:textId="77777777" w:rsidR="008D1DB7" w:rsidRDefault="008D1DB7">
          <w:pPr>
            <w:pStyle w:val="TOC1"/>
            <w:tabs>
              <w:tab w:val="left" w:pos="440"/>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"_Toc177675789"</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6.</w:t>
          </w:r>
          <w:r>
            <w:rPr>
              <w:rFonts w:eastAsiaTheme="minorEastAsia"/>
              <w:noProof/>
            </w:rPr>
            <w:tab/>
          </w:r>
          <w:r w:rsidRPr="00887DCA">
            <w:rPr>
              <w:rStyle w:val="Hyperlink"/>
              <w:noProof/>
              <w:lang w:val="sr-Latn-RS"/>
            </w:rPr>
            <w:t>Zaključak</w:t>
          </w:r>
          <w:r>
            <w:rPr>
              <w:noProof/>
              <w:webHidden/>
            </w:rPr>
            <w:tab/>
          </w:r>
          <w:r>
            <w:rPr>
              <w:noProof/>
              <w:webHidden/>
            </w:rPr>
            <w:fldChar w:fldCharType="begin"/>
          </w:r>
          <w:r>
            <w:rPr>
              <w:noProof/>
              <w:webHidden/>
            </w:rPr>
            <w:instrText xml:space="preserve"> PAGEREF _Toc177675789 \h </w:instrText>
          </w:r>
          <w:r>
            <w:rPr>
              <w:noProof/>
              <w:webHidden/>
            </w:rPr>
          </w:r>
          <w:r>
            <w:rPr>
              <w:noProof/>
              <w:webHidden/>
            </w:rPr>
            <w:fldChar w:fldCharType="separate"/>
          </w:r>
          <w:r>
            <w:rPr>
              <w:noProof/>
              <w:webHidden/>
            </w:rPr>
            <w:t>38</w:t>
          </w:r>
          <w:r>
            <w:rPr>
              <w:noProof/>
              <w:webHidden/>
            </w:rPr>
            <w:fldChar w:fldCharType="end"/>
          </w:r>
          <w:r w:rsidRPr="00887DCA">
            <w:rPr>
              <w:rStyle w:val="Hyperlink"/>
              <w:noProof/>
            </w:rPr>
            <w:fldChar w:fldCharType="end"/>
          </w:r>
        </w:p>
        <w:p w14:paraId="3A622EAC" w14:textId="77777777" w:rsidR="008D1DB7" w:rsidRDefault="008D1DB7">
          <w:pPr>
            <w:pStyle w:val="TOC1"/>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"_Toc177675790"</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Literatura</w:t>
          </w:r>
          <w:r>
            <w:rPr>
              <w:noProof/>
              <w:webHidden/>
            </w:rPr>
            <w:tab/>
          </w:r>
          <w:r>
            <w:rPr>
              <w:noProof/>
              <w:webHidden/>
            </w:rPr>
            <w:fldChar w:fldCharType="begin"/>
          </w:r>
          <w:r>
            <w:rPr>
              <w:noProof/>
              <w:webHidden/>
            </w:rPr>
            <w:instrText xml:space="preserve"> PAGEREF _Toc177675790 \h </w:instrText>
          </w:r>
          <w:r>
            <w:rPr>
              <w:noProof/>
              <w:webHidden/>
            </w:rPr>
          </w:r>
          <w:r>
            <w:rPr>
              <w:noProof/>
              <w:webHidden/>
            </w:rPr>
            <w:fldChar w:fldCharType="separate"/>
          </w:r>
          <w:r>
            <w:rPr>
              <w:noProof/>
              <w:webHidden/>
            </w:rPr>
            <w:t>39</w:t>
          </w:r>
          <w:r>
            <w:rPr>
              <w:noProof/>
              <w:webHidden/>
            </w:rPr>
            <w:fldChar w:fldCharType="end"/>
          </w:r>
          <w:r w:rsidRPr="00887DCA">
            <w:rPr>
              <w:rStyle w:val="Hyperlink"/>
              <w:noProof/>
            </w:rPr>
            <w:fldChar w:fldCharType="end"/>
          </w:r>
        </w:p>
        <w:p w14:paraId="63A55832" w14:textId="77777777" w:rsidR="008D1DB7" w:rsidRDefault="008D1DB7">
          <w:pPr>
            <w:pStyle w:val="TOC1"/>
            <w:tabs>
              <w:tab w:val="right" w:leader="dot" w:pos="9350"/>
            </w:tabs>
            <w:rPr>
              <w:rFonts w:eastAsiaTheme="minorEastAsia"/>
              <w:noProof/>
            </w:rPr>
          </w:pPr>
          <w:r w:rsidRPr="00887DCA">
            <w:rPr>
              <w:rStyle w:val="Hyperlink"/>
              <w:noProof/>
            </w:rPr>
            <w:fldChar w:fldCharType="begin"/>
          </w:r>
          <w:r w:rsidRPr="00887DCA">
            <w:rPr>
              <w:rStyle w:val="Hyperlink"/>
              <w:noProof/>
            </w:rPr>
            <w:instrText xml:space="preserve"> </w:instrText>
          </w:r>
          <w:r>
            <w:rPr>
              <w:noProof/>
            </w:rPr>
            <w:instrText>HYPERLINK \l "_Toc177675791"</w:instrText>
          </w:r>
          <w:r w:rsidRPr="00887DCA">
            <w:rPr>
              <w:rStyle w:val="Hyperlink"/>
              <w:noProof/>
            </w:rPr>
            <w:instrText xml:space="preserve"> </w:instrText>
          </w:r>
          <w:r w:rsidRPr="00887DCA">
            <w:rPr>
              <w:rStyle w:val="Hyperlink"/>
              <w:noProof/>
            </w:rPr>
            <w:fldChar w:fldCharType="separate"/>
          </w:r>
          <w:r w:rsidRPr="00887DCA">
            <w:rPr>
              <w:rStyle w:val="Hyperlink"/>
              <w:noProof/>
              <w:lang w:val="sr-Latn-RS"/>
            </w:rPr>
            <w:t>Podaci o kandidatu</w:t>
          </w:r>
          <w:r>
            <w:rPr>
              <w:noProof/>
              <w:webHidden/>
            </w:rPr>
            <w:tab/>
          </w:r>
          <w:r>
            <w:rPr>
              <w:noProof/>
              <w:webHidden/>
            </w:rPr>
            <w:fldChar w:fldCharType="begin"/>
          </w:r>
          <w:r>
            <w:rPr>
              <w:noProof/>
              <w:webHidden/>
            </w:rPr>
            <w:instrText xml:space="preserve"> PAGEREF _Toc177675791 \h </w:instrText>
          </w:r>
          <w:r>
            <w:rPr>
              <w:noProof/>
              <w:webHidden/>
            </w:rPr>
          </w:r>
          <w:r>
            <w:rPr>
              <w:noProof/>
              <w:webHidden/>
            </w:rPr>
            <w:fldChar w:fldCharType="separate"/>
          </w:r>
          <w:r>
            <w:rPr>
              <w:noProof/>
              <w:webHidden/>
            </w:rPr>
            <w:t>42</w:t>
          </w:r>
          <w:r>
            <w:rPr>
              <w:noProof/>
              <w:webHidden/>
            </w:rPr>
            <w:fldChar w:fldCharType="end"/>
          </w:r>
          <w:r w:rsidRPr="00887DCA">
            <w:rPr>
              <w:rStyle w:val="Hyperlink"/>
              <w:noProof/>
            </w:rPr>
            <w:fldChar w:fldCharType="end"/>
          </w:r>
        </w:p>
        <w:p w14:paraId="0B10415B" w14:textId="6EE974F8" w:rsidR="00FE568F" w:rsidRDefault="00FF17E2">
          <w:pPr>
            <w:rPr>
              <w:ins w:id="221" w:author="SG" w:date="2024-09-18T17:07:00Z"/>
              <w:bCs/>
              <w:lang w:val="sr-Latn-RS"/>
            </w:rPr>
          </w:pPr>
          <w:r w:rsidRPr="0037213B">
            <w:rPr>
              <w:b/>
              <w:bCs/>
              <w:lang w:val="sr-Latn-RS"/>
            </w:rPr>
            <w:lastRenderedPageBreak/>
            <w:fldChar w:fldCharType="end"/>
          </w:r>
        </w:p>
      </w:sdtContent>
    </w:sdt>
    <w:p w14:paraId="6CD184FD" w14:textId="77777777" w:rsidR="00FE568F" w:rsidRPr="00FE35C2" w:rsidRDefault="00FE568F">
      <w:pPr>
        <w:rPr>
          <w:ins w:id="222" w:author="SG" w:date="2024-09-18T17:07:00Z"/>
          <w:lang w:val="sr-Latn-RS"/>
        </w:rPr>
      </w:pPr>
    </w:p>
    <w:p w14:paraId="23DC8BE8" w14:textId="77777777" w:rsidR="00FE568F" w:rsidRPr="00E4205F" w:rsidRDefault="00FE568F">
      <w:pPr>
        <w:rPr>
          <w:ins w:id="223" w:author="SG" w:date="2024-09-18T17:07:00Z"/>
          <w:lang w:val="sr-Latn-RS"/>
        </w:rPr>
      </w:pPr>
    </w:p>
    <w:p w14:paraId="383052C2" w14:textId="77777777" w:rsidR="00FE568F" w:rsidRPr="00D576B0" w:rsidRDefault="00FE568F">
      <w:pPr>
        <w:rPr>
          <w:ins w:id="224" w:author="SG" w:date="2024-09-18T17:07:00Z"/>
          <w:lang w:val="sr-Latn-RS"/>
        </w:rPr>
      </w:pPr>
    </w:p>
    <w:p w14:paraId="2C03E585" w14:textId="77777777" w:rsidR="00FE568F" w:rsidRPr="00D576B0" w:rsidRDefault="00FE568F">
      <w:pPr>
        <w:rPr>
          <w:ins w:id="225" w:author="SG" w:date="2024-09-18T17:07:00Z"/>
          <w:lang w:val="sr-Latn-RS"/>
        </w:rPr>
      </w:pPr>
    </w:p>
    <w:p w14:paraId="1C1EF87A" w14:textId="77777777" w:rsidR="00FE568F" w:rsidRPr="00FB3B9B" w:rsidRDefault="00FE568F">
      <w:pPr>
        <w:rPr>
          <w:ins w:id="226" w:author="SG" w:date="2024-09-18T17:07:00Z"/>
          <w:lang w:val="sr-Latn-RS"/>
        </w:rPr>
      </w:pPr>
    </w:p>
    <w:p w14:paraId="080EAB2C" w14:textId="77777777" w:rsidR="00FE568F" w:rsidRPr="00FE568F" w:rsidRDefault="00FE568F">
      <w:pPr>
        <w:rPr>
          <w:ins w:id="227" w:author="SG" w:date="2024-09-18T17:07:00Z"/>
          <w:lang w:val="sr-Latn-RS"/>
          <w:rPrChange w:id="228" w:author="SG" w:date="2024-09-18T17:07:00Z">
            <w:rPr>
              <w:ins w:id="229" w:author="SG" w:date="2024-09-18T17:07:00Z"/>
              <w:bCs/>
              <w:lang w:val="sr-Latn-RS"/>
            </w:rPr>
          </w:rPrChange>
        </w:rPr>
      </w:pPr>
    </w:p>
    <w:p w14:paraId="0CD1EDDA" w14:textId="77777777" w:rsidR="00FE568F" w:rsidRPr="00FE568F" w:rsidRDefault="00FE568F">
      <w:pPr>
        <w:rPr>
          <w:ins w:id="230" w:author="SG" w:date="2024-09-18T17:07:00Z"/>
          <w:lang w:val="sr-Latn-RS"/>
          <w:rPrChange w:id="231" w:author="SG" w:date="2024-09-18T17:07:00Z">
            <w:rPr>
              <w:ins w:id="232" w:author="SG" w:date="2024-09-18T17:07:00Z"/>
              <w:bCs/>
              <w:lang w:val="sr-Latn-RS"/>
            </w:rPr>
          </w:rPrChange>
        </w:rPr>
      </w:pPr>
    </w:p>
    <w:p w14:paraId="153CA05A" w14:textId="2C787817" w:rsidR="00FE568F" w:rsidRPr="00FE35C2" w:rsidRDefault="00FE568F">
      <w:pPr>
        <w:tabs>
          <w:tab w:val="left" w:pos="6099"/>
        </w:tabs>
        <w:rPr>
          <w:ins w:id="233" w:author="SG" w:date="2024-09-18T17:07:00Z"/>
          <w:lang w:val="sr-Latn-RS"/>
        </w:rPr>
        <w:pPrChange w:id="234" w:author="SG" w:date="2024-09-18T17:07:00Z">
          <w:pPr/>
        </w:pPrChange>
      </w:pPr>
      <w:ins w:id="235" w:author="SG" w:date="2024-09-18T17:07:00Z">
        <w:r>
          <w:rPr>
            <w:lang w:val="sr-Latn-RS"/>
          </w:rPr>
          <w:tab/>
        </w:r>
      </w:ins>
    </w:p>
    <w:p w14:paraId="251FFD48" w14:textId="77777777" w:rsidR="00FE568F" w:rsidRPr="00E4205F" w:rsidRDefault="00FE568F">
      <w:pPr>
        <w:rPr>
          <w:ins w:id="236" w:author="SG" w:date="2024-09-18T17:07:00Z"/>
          <w:lang w:val="sr-Latn-RS"/>
        </w:rPr>
      </w:pPr>
    </w:p>
    <w:p w14:paraId="761C66C7" w14:textId="77777777" w:rsidR="00FE568F" w:rsidRPr="00D576B0" w:rsidRDefault="00FE568F">
      <w:pPr>
        <w:rPr>
          <w:ins w:id="237" w:author="SG" w:date="2024-09-18T17:07:00Z"/>
          <w:lang w:val="sr-Latn-RS"/>
        </w:rPr>
      </w:pPr>
    </w:p>
    <w:p w14:paraId="239F2C70" w14:textId="77777777" w:rsidR="00FE568F" w:rsidRPr="00D576B0" w:rsidRDefault="00FE568F">
      <w:pPr>
        <w:rPr>
          <w:ins w:id="238" w:author="SG" w:date="2024-09-18T17:07:00Z"/>
          <w:lang w:val="sr-Latn-RS"/>
        </w:rPr>
      </w:pPr>
    </w:p>
    <w:p w14:paraId="0D3949F4" w14:textId="3A9FE84A" w:rsidR="00786316" w:rsidRPr="00FB3B9B" w:rsidRDefault="00786316">
      <w:pPr>
        <w:rPr>
          <w:lang w:val="sr-Latn-RS"/>
        </w:rPr>
      </w:pPr>
    </w:p>
    <w:p w14:paraId="09A80020" w14:textId="77777777" w:rsidR="00786316" w:rsidRPr="0037213B" w:rsidRDefault="00786316" w:rsidP="008410E0">
      <w:pPr>
        <w:pStyle w:val="Heading1"/>
        <w:rPr>
          <w:lang w:val="sr-Latn-RS"/>
        </w:rPr>
      </w:pPr>
      <w:bookmarkStart w:id="239" w:name="_Toc177675761"/>
      <w:r w:rsidRPr="0037213B">
        <w:rPr>
          <w:lang w:val="sr-Latn-RS"/>
        </w:rPr>
        <w:lastRenderedPageBreak/>
        <w:t>Uvod</w:t>
      </w:r>
      <w:bookmarkEnd w:id="239"/>
    </w:p>
    <w:p w14:paraId="0D198AB8" w14:textId="1258177F"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del w:id="240" w:author="Korisnik" w:date="2024-09-18T12:42:00Z">
        <w:r w:rsidR="0051149C" w:rsidDel="00147482">
          <w:rPr>
            <w:lang w:val="sr-Latn-RS"/>
          </w:rPr>
          <w:delText xml:space="preserve">oktucanim </w:delText>
        </w:r>
      </w:del>
      <w:ins w:id="241" w:author="Korisnik" w:date="2024-09-18T12:42:00Z">
        <w:r w:rsidR="00147482">
          <w:rPr>
            <w:lang w:val="sr-Latn-RS"/>
          </w:rPr>
          <w:t xml:space="preserve">otkucanim </w:t>
        </w:r>
      </w:ins>
      <w:r w:rsidR="00716F12">
        <w:rPr>
          <w:lang w:val="sr-Latn-RS"/>
        </w:rPr>
        <w:t>upitom</w:t>
      </w:r>
      <w:r w:rsidR="00436B94">
        <w:rPr>
          <w:lang w:val="sr-Latn-RS"/>
        </w:rPr>
        <w:t>.</w:t>
      </w:r>
    </w:p>
    <w:p w14:paraId="27EB6613" w14:textId="39887A0A" w:rsidR="0033374E" w:rsidRPr="0037213B" w:rsidRDefault="005F5822" w:rsidP="0033374E">
      <w:pPr>
        <w:jc w:val="both"/>
        <w:rPr>
          <w:lang w:val="sr-Latn-RS"/>
        </w:rPr>
      </w:pPr>
      <w:ins w:id="242" w:author="Dunja Vrbaski" w:date="2024-09-17T23:12:00Z">
        <w:r w:rsidRPr="005F5822">
          <w:rPr>
            <w:iCs/>
            <w:lang w:val="sr-Latn-RS"/>
            <w:rPrChange w:id="243" w:author="Dunja Vrbaski" w:date="2024-09-17T23:13:00Z">
              <w:rPr>
                <w:i/>
                <w:lang w:val="sr-Latn-RS"/>
              </w:rPr>
            </w:rPrChange>
          </w:rPr>
          <w:t xml:space="preserve">Platforma </w:t>
        </w:r>
      </w:ins>
      <w:r w:rsidR="0097687E" w:rsidRPr="00862173">
        <w:rPr>
          <w:i/>
          <w:lang w:val="sr-Latn-RS"/>
        </w:rPr>
        <w:t>DebugIt</w:t>
      </w:r>
      <w:r w:rsidR="0097687E">
        <w:rPr>
          <w:lang w:val="sr-Latn-RS"/>
        </w:rPr>
        <w:t xml:space="preserve"> </w:t>
      </w:r>
      <w:del w:id="244" w:author="Dunja Vrbaski" w:date="2024-09-17T23:13:00Z">
        <w:r w:rsidR="0097687E" w:rsidDel="005F5822">
          <w:rPr>
            <w:lang w:val="sr-Latn-RS"/>
          </w:rPr>
          <w:delText xml:space="preserve">platforma </w:delText>
        </w:r>
      </w:del>
      <w:r w:rsidR="0097687E">
        <w:rPr>
          <w:lang w:val="sr-Latn-RS"/>
        </w:rPr>
        <w:t>predstavlja riznicu najraznovrsnijih studentskih implementacionih i diskusionih pitanja i odgovara.</w:t>
      </w:r>
      <w:r w:rsidR="0033374E">
        <w:rPr>
          <w:lang w:val="sr-Latn-RS"/>
        </w:rPr>
        <w:t xml:space="preserve"> </w:t>
      </w:r>
      <w:r w:rsidR="000F0A7B">
        <w:rPr>
          <w:lang w:val="sr-Latn-RS"/>
        </w:rPr>
        <w:t>Cilj ove platforme je da uz pomoć</w:t>
      </w:r>
      <w:r w:rsidR="0097687E">
        <w:rPr>
          <w:lang w:val="sr-Latn-RS"/>
        </w:rPr>
        <w:t xml:space="preserve"> </w:t>
      </w:r>
      <w:r w:rsidR="0097687E" w:rsidRPr="00AF4057">
        <w:rPr>
          <w:i/>
          <w:lang w:val="sr-Latn-RS"/>
        </w:rPr>
        <w:t>Elasticsearch</w:t>
      </w:r>
      <w:r w:rsidR="000F0A7B">
        <w:rPr>
          <w:lang w:val="sr-Latn-RS"/>
        </w:rPr>
        <w:t xml:space="preserve"> mehanizam pretrage </w:t>
      </w:r>
      <w:r w:rsidR="0097687E">
        <w:rPr>
          <w:lang w:val="sr-Latn-RS"/>
        </w:rPr>
        <w:t>studentima olakša pronalaženje pitanja i odgovora koji su im potrebni.</w:t>
      </w:r>
    </w:p>
    <w:p w14:paraId="0CB7A758" w14:textId="18B64AF5" w:rsidR="00710B69" w:rsidRPr="00710B69" w:rsidDel="00B279E1" w:rsidRDefault="00B927AD" w:rsidP="00710B69">
      <w:pPr>
        <w:pStyle w:val="Heading2"/>
        <w:rPr>
          <w:del w:id="245" w:author="Dunja Vrbaski" w:date="2024-09-17T23:17:00Z"/>
          <w:lang w:val="sr-Latn-RS"/>
        </w:rPr>
      </w:pPr>
      <w:del w:id="246" w:author="Dunja Vrbaski" w:date="2024-09-17T23:17:00Z">
        <w:r w:rsidDel="00B279E1">
          <w:rPr>
            <w:lang w:val="sr-Latn-RS"/>
          </w:rPr>
          <w:delText>Opis poglavlja</w:delText>
        </w:r>
      </w:del>
    </w:p>
    <w:p w14:paraId="7C9B9689" w14:textId="028AD473" w:rsidR="00DE01CD" w:rsidRDefault="00710B69" w:rsidP="00710B69">
      <w:pPr>
        <w:jc w:val="both"/>
        <w:rPr>
          <w:lang w:val="sr-Latn-RS"/>
        </w:rPr>
      </w:pPr>
      <w:del w:id="247" w:author="Korisnik" w:date="2024-09-18T12:56:00Z">
        <w:r w:rsidRPr="00D3108C" w:rsidDel="00E22BF3">
          <w:rPr>
            <w:lang w:val="sr-Latn-RS"/>
          </w:rPr>
          <w:delText>2. Istorijat</w:delText>
        </w:r>
        <w:r w:rsidDel="00E22BF3">
          <w:rPr>
            <w:lang w:val="sr-Latn-RS"/>
          </w:rPr>
          <w:delText xml:space="preserve"> - </w:delText>
        </w:r>
      </w:del>
      <w:ins w:id="248" w:author="Korisnik" w:date="2024-09-18T12:41:00Z">
        <w:r w:rsidR="00147482">
          <w:rPr>
            <w:lang w:val="sr-Latn-RS"/>
          </w:rPr>
          <w:t>U poglavlju</w:t>
        </w:r>
      </w:ins>
      <w:ins w:id="249" w:author="Korisnik" w:date="2024-09-18T12:56:00Z">
        <w:r w:rsidR="00E22BF3">
          <w:rPr>
            <w:lang w:val="sr-Latn-RS"/>
          </w:rPr>
          <w:t xml:space="preserve"> 2</w:t>
        </w:r>
      </w:ins>
      <w:ins w:id="250" w:author="Korisnik" w:date="2024-09-18T12:41:00Z">
        <w:r w:rsidR="00147482">
          <w:rPr>
            <w:lang w:val="sr-Latn-RS"/>
          </w:rPr>
          <w:t xml:space="preserve"> se nalazi </w:t>
        </w:r>
      </w:ins>
      <w:r>
        <w:rPr>
          <w:lang w:val="sr-Latn-RS"/>
        </w:rPr>
        <w:t>kratka istorija najznačajnijih mehanizama pretrage</w:t>
      </w:r>
      <w:ins w:id="251" w:author="Korisnik" w:date="2024-09-18T12:43:00Z">
        <w:r w:rsidR="0096421B">
          <w:rPr>
            <w:lang w:val="sr-Latn-RS"/>
          </w:rPr>
          <w:t>, zajedno sa informacijama o njihovim kreatorima i na</w:t>
        </w:r>
      </w:ins>
      <w:ins w:id="252" w:author="Korisnik" w:date="2024-09-18T12:44:00Z">
        <w:r w:rsidR="0096421B">
          <w:rPr>
            <w:lang w:val="sr-Latn-RS"/>
          </w:rPr>
          <w:t>činima rada samih mehanizama.</w:t>
        </w:r>
      </w:ins>
      <w:del w:id="253" w:author="Korisnik" w:date="2024-09-18T12:41:00Z">
        <w:r w:rsidDel="00147482">
          <w:rPr>
            <w:lang w:val="sr-Latn-RS"/>
          </w:rPr>
          <w:delText>.</w:delText>
        </w:r>
      </w:del>
    </w:p>
    <w:p w14:paraId="77EAEF1E" w14:textId="349F4A6A" w:rsidR="00710B69" w:rsidRDefault="00710B69" w:rsidP="00710B69">
      <w:pPr>
        <w:jc w:val="both"/>
        <w:rPr>
          <w:lang w:val="sr-Latn-RS"/>
        </w:rPr>
      </w:pPr>
      <w:del w:id="254" w:author="Korisnik" w:date="2024-09-18T12:57:00Z">
        <w:r w:rsidDel="00E22BF3">
          <w:rPr>
            <w:lang w:val="sr-Latn-RS"/>
          </w:rPr>
          <w:delText>3. Značaj i primena</w:delText>
        </w:r>
        <w:r w:rsidR="00D3108C" w:rsidDel="00E22BF3">
          <w:rPr>
            <w:lang w:val="sr-Latn-RS"/>
          </w:rPr>
          <w:delText xml:space="preserve"> -</w:delText>
        </w:r>
      </w:del>
      <w:ins w:id="255" w:author="Korisnik" w:date="2024-09-18T12:57:00Z">
        <w:r w:rsidR="00E22BF3">
          <w:rPr>
            <w:lang w:val="sr-Latn-RS"/>
          </w:rPr>
          <w:t>U narednom poglavlju se nalazi</w:t>
        </w:r>
      </w:ins>
      <w:del w:id="256" w:author="Korisnik" w:date="2024-09-18T12:57:00Z">
        <w:r w:rsidR="00D3108C" w:rsidDel="00E22BF3">
          <w:rPr>
            <w:lang w:val="sr-Latn-RS"/>
          </w:rPr>
          <w:delText xml:space="preserve"> </w:delText>
        </w:r>
      </w:del>
      <w:ins w:id="257" w:author="Korisnik" w:date="2024-09-18T12:57:00Z">
        <w:r w:rsidR="00E22BF3">
          <w:rPr>
            <w:lang w:val="sr-Latn-RS"/>
          </w:rPr>
          <w:t xml:space="preserve"> o</w:t>
        </w:r>
      </w:ins>
      <w:ins w:id="258" w:author="Korisnik" w:date="2024-09-18T12:49:00Z">
        <w:r w:rsidR="005E68A7">
          <w:rPr>
            <w:lang w:val="sr-Latn-RS"/>
          </w:rPr>
          <w:t xml:space="preserve">pis problema i </w:t>
        </w:r>
      </w:ins>
      <w:ins w:id="259" w:author="Korisnik" w:date="2024-09-18T12:52:00Z">
        <w:r w:rsidR="005E68A7">
          <w:rPr>
            <w:lang w:val="sr-Latn-RS"/>
          </w:rPr>
          <w:t>ideje</w:t>
        </w:r>
      </w:ins>
      <w:ins w:id="260" w:author="Korisnik" w:date="2024-09-18T12:49:00Z">
        <w:r w:rsidR="005E68A7">
          <w:rPr>
            <w:lang w:val="sr-Latn-RS"/>
          </w:rPr>
          <w:t xml:space="preserve"> za kreiranje i korišćenje</w:t>
        </w:r>
      </w:ins>
      <w:del w:id="261" w:author="Korisnik" w:date="2024-09-18T12:49:00Z">
        <w:r w:rsidR="00825463" w:rsidDel="005E68A7">
          <w:rPr>
            <w:lang w:val="sr-Latn-RS"/>
          </w:rPr>
          <w:delText>značaj i primena</w:delText>
        </w:r>
      </w:del>
      <w:r w:rsidR="00825463">
        <w:rPr>
          <w:lang w:val="sr-Latn-RS"/>
        </w:rPr>
        <w:t xml:space="preserve"> </w:t>
      </w:r>
      <w:r w:rsidR="00825463" w:rsidRPr="00825463">
        <w:rPr>
          <w:i/>
          <w:lang w:val="sr-Latn-RS"/>
        </w:rPr>
        <w:t>DebugIt</w:t>
      </w:r>
      <w:r w:rsidR="00825463">
        <w:rPr>
          <w:lang w:val="sr-Latn-RS"/>
        </w:rPr>
        <w:t xml:space="preserve"> platforme</w:t>
      </w:r>
      <w:ins w:id="262" w:author="Korisnik" w:date="2024-09-18T12:52:00Z">
        <w:r w:rsidR="005E68A7">
          <w:rPr>
            <w:lang w:val="sr-Latn-RS"/>
          </w:rPr>
          <w:t xml:space="preserve">, uz naznačene benefite njenog korišćenja. </w:t>
        </w:r>
      </w:ins>
      <w:del w:id="263" w:author="Korisnik" w:date="2024-09-18T12:52:00Z">
        <w:r w:rsidR="00825463" w:rsidDel="005E68A7">
          <w:rPr>
            <w:lang w:val="sr-Latn-RS"/>
          </w:rPr>
          <w:delText>.</w:delText>
        </w:r>
      </w:del>
    </w:p>
    <w:p w14:paraId="0AE43ABA" w14:textId="200F1503" w:rsidR="00710B69" w:rsidRDefault="00710B69" w:rsidP="00710B69">
      <w:pPr>
        <w:jc w:val="both"/>
        <w:rPr>
          <w:lang w:val="sr-Latn-RS"/>
        </w:rPr>
      </w:pPr>
      <w:del w:id="264" w:author="Korisnik" w:date="2024-09-18T12:58:00Z">
        <w:r w:rsidDel="00E22BF3">
          <w:rPr>
            <w:lang w:val="sr-Latn-RS"/>
          </w:rPr>
          <w:delText xml:space="preserve">4. </w:delText>
        </w:r>
        <w:r w:rsidRPr="00D3108C" w:rsidDel="00E22BF3">
          <w:rPr>
            <w:i/>
            <w:lang w:val="sr-Latn-RS"/>
          </w:rPr>
          <w:delText>Elasticsearch</w:delText>
        </w:r>
        <w:r w:rsidDel="00E22BF3">
          <w:rPr>
            <w:lang w:val="sr-Latn-RS"/>
          </w:rPr>
          <w:delText xml:space="preserve"> mehanizam pretrage</w:delText>
        </w:r>
        <w:r w:rsidR="00D3108C" w:rsidDel="00E22BF3">
          <w:rPr>
            <w:lang w:val="sr-Latn-RS"/>
          </w:rPr>
          <w:delText xml:space="preserve"> </w:delText>
        </w:r>
        <w:r w:rsidR="00825463" w:rsidDel="00E22BF3">
          <w:rPr>
            <w:lang w:val="sr-Latn-RS"/>
          </w:rPr>
          <w:delText>-</w:delText>
        </w:r>
      </w:del>
      <w:ins w:id="265" w:author="Korisnik" w:date="2024-09-18T13:01:00Z">
        <w:r w:rsidR="00E22BF3">
          <w:rPr>
            <w:lang w:val="sr-Latn-RS"/>
          </w:rPr>
          <w:t>P</w:t>
        </w:r>
      </w:ins>
      <w:ins w:id="266" w:author="Korisnik" w:date="2024-09-18T12:58:00Z">
        <w:r w:rsidR="00E22BF3">
          <w:rPr>
            <w:lang w:val="sr-Latn-RS"/>
          </w:rPr>
          <w:t>oglavlj</w:t>
        </w:r>
      </w:ins>
      <w:ins w:id="267" w:author="Korisnik" w:date="2024-09-18T13:01:00Z">
        <w:r w:rsidR="00E22BF3">
          <w:rPr>
            <w:lang w:val="sr-Latn-RS"/>
          </w:rPr>
          <w:t>e</w:t>
        </w:r>
      </w:ins>
      <w:ins w:id="268" w:author="Korisnik" w:date="2024-09-18T12:58:00Z">
        <w:r w:rsidR="00E22BF3">
          <w:rPr>
            <w:lang w:val="sr-Latn-RS"/>
          </w:rPr>
          <w:t xml:space="preserve"> 4 </w:t>
        </w:r>
      </w:ins>
      <w:ins w:id="269" w:author="Korisnik" w:date="2024-09-18T13:01:00Z">
        <w:r w:rsidR="00E22BF3">
          <w:rPr>
            <w:lang w:val="sr-Latn-RS"/>
          </w:rPr>
          <w:t>sadrži</w:t>
        </w:r>
      </w:ins>
      <w:r w:rsidR="00825463">
        <w:rPr>
          <w:lang w:val="sr-Latn-RS"/>
        </w:rPr>
        <w:t xml:space="preserve"> </w:t>
      </w:r>
      <w:del w:id="270" w:author="Korisnik" w:date="2024-09-18T12:52:00Z">
        <w:r w:rsidR="00825463" w:rsidDel="00E22BF3">
          <w:rPr>
            <w:lang w:val="sr-Latn-RS"/>
          </w:rPr>
          <w:delText xml:space="preserve">teorijske </w:delText>
        </w:r>
      </w:del>
      <w:ins w:id="271" w:author="Korisnik" w:date="2024-09-18T12:59:00Z">
        <w:r w:rsidR="00E22BF3">
          <w:rPr>
            <w:lang w:val="sr-Latn-RS"/>
          </w:rPr>
          <w:t>t</w:t>
        </w:r>
      </w:ins>
      <w:ins w:id="272" w:author="Korisnik" w:date="2024-09-18T12:52:00Z">
        <w:r w:rsidR="00E22BF3">
          <w:rPr>
            <w:lang w:val="sr-Latn-RS"/>
          </w:rPr>
          <w:t xml:space="preserve">eorijske </w:t>
        </w:r>
      </w:ins>
      <w:r w:rsidR="00825463">
        <w:rPr>
          <w:lang w:val="sr-Latn-RS"/>
        </w:rPr>
        <w:t xml:space="preserve">osnove </w:t>
      </w:r>
      <w:ins w:id="273" w:author="Korisnik" w:date="2024-09-18T12:53:00Z">
        <w:r w:rsidR="00E22BF3" w:rsidRPr="00E22BF3">
          <w:rPr>
            <w:i/>
            <w:lang w:val="sr-Latn-RS"/>
            <w:rPrChange w:id="274" w:author="Korisnik" w:date="2024-09-18T12:53:00Z">
              <w:rPr>
                <w:lang w:val="sr-Latn-RS"/>
              </w:rPr>
            </w:rPrChange>
          </w:rPr>
          <w:t>Elasticsearch</w:t>
        </w:r>
        <w:r w:rsidR="00E22BF3">
          <w:rPr>
            <w:lang w:val="sr-Latn-RS"/>
          </w:rPr>
          <w:t xml:space="preserve"> mehanizma pretrage, sa detaljno objašnjenom strukturom i načinom rada mehanizma.</w:t>
        </w:r>
      </w:ins>
      <w:del w:id="275" w:author="Korisnik" w:date="2024-09-18T12:53:00Z">
        <w:r w:rsidR="00825463" w:rsidDel="00E22BF3">
          <w:rPr>
            <w:lang w:val="sr-Latn-RS"/>
          </w:rPr>
          <w:delText xml:space="preserve">rada </w:delText>
        </w:r>
        <w:r w:rsidR="00825463" w:rsidRPr="00825463" w:rsidDel="00E22BF3">
          <w:rPr>
            <w:i/>
            <w:lang w:val="sr-Latn-RS"/>
          </w:rPr>
          <w:delText>Elasticsearch</w:delText>
        </w:r>
        <w:r w:rsidR="00825463" w:rsidDel="00E22BF3">
          <w:rPr>
            <w:lang w:val="sr-Latn-RS"/>
          </w:rPr>
          <w:delText xml:space="preserve"> mehanizma pretrage.</w:delText>
        </w:r>
      </w:del>
    </w:p>
    <w:p w14:paraId="70ADA98A" w14:textId="555DF382" w:rsidR="00710B69" w:rsidRPr="00452CE0" w:rsidRDefault="00710B69" w:rsidP="00710B69">
      <w:pPr>
        <w:jc w:val="both"/>
        <w:rPr>
          <w:i/>
        </w:rPr>
      </w:pPr>
      <w:del w:id="276" w:author="Korisnik" w:date="2024-09-18T13:00:00Z">
        <w:r w:rsidDel="00E22BF3">
          <w:rPr>
            <w:lang w:val="sr-Latn-RS"/>
          </w:rPr>
          <w:delText xml:space="preserve">5. </w:delText>
        </w:r>
        <w:r w:rsidRPr="00D3108C" w:rsidDel="00E22BF3">
          <w:rPr>
            <w:i/>
            <w:lang w:val="sr-Latn-RS"/>
          </w:rPr>
          <w:delText>DebugIt</w:delText>
        </w:r>
        <w:r w:rsidR="001B2D1E" w:rsidDel="00E22BF3">
          <w:rPr>
            <w:lang w:val="sr-Latn-RS"/>
          </w:rPr>
          <w:delText xml:space="preserve"> - objašnjenje </w:delText>
        </w:r>
        <w:r w:rsidR="001B2D1E" w:rsidRPr="001B2D1E" w:rsidDel="00E22BF3">
          <w:rPr>
            <w:i/>
            <w:lang w:val="sr-Latn-RS"/>
          </w:rPr>
          <w:delText>DebugIt</w:delText>
        </w:r>
        <w:r w:rsidR="001B2D1E" w:rsidDel="00E22BF3">
          <w:rPr>
            <w:lang w:val="sr-Latn-RS"/>
          </w:rPr>
          <w:delText xml:space="preserve"> platforme sa detaljima implementacije.</w:delText>
        </w:r>
      </w:del>
      <w:ins w:id="277" w:author="Korisnik" w:date="2024-09-18T13:00:00Z">
        <w:r w:rsidR="00E22BF3">
          <w:rPr>
            <w:lang w:val="sr-Latn-RS"/>
          </w:rPr>
          <w:t xml:space="preserve">Potom se u poglavlju 5 nalazi način rada </w:t>
        </w:r>
        <w:r w:rsidR="00E22BF3" w:rsidRPr="00470B73">
          <w:rPr>
            <w:i/>
            <w:lang w:val="sr-Latn-RS"/>
            <w:rPrChange w:id="278" w:author="Korisnik" w:date="2024-09-18T13:03:00Z">
              <w:rPr>
                <w:lang w:val="sr-Latn-RS"/>
              </w:rPr>
            </w:rPrChange>
          </w:rPr>
          <w:t>DebugIt</w:t>
        </w:r>
        <w:r w:rsidR="00E22BF3">
          <w:rPr>
            <w:lang w:val="sr-Latn-RS"/>
          </w:rPr>
          <w:t xml:space="preserve"> platf</w:t>
        </w:r>
      </w:ins>
      <w:ins w:id="279" w:author="Korisnik" w:date="2024-09-18T13:02:00Z">
        <w:r w:rsidR="00E22BF3">
          <w:rPr>
            <w:lang w:val="sr-Latn-RS"/>
          </w:rPr>
          <w:t xml:space="preserve">orme. Navedene su korišćenje tehnologije, </w:t>
        </w:r>
      </w:ins>
      <w:ins w:id="280" w:author="Korisnik" w:date="2024-09-18T13:06:00Z">
        <w:r w:rsidR="00C95FF1">
          <w:rPr>
            <w:lang w:val="sr-Latn-RS"/>
          </w:rPr>
          <w:t xml:space="preserve">primeri koda sa </w:t>
        </w:r>
      </w:ins>
      <w:ins w:id="281" w:author="Korisnik" w:date="2024-09-18T13:03:00Z">
        <w:r w:rsidR="00C95FF1">
          <w:rPr>
            <w:lang w:val="sr-Latn-RS"/>
          </w:rPr>
          <w:t>potrebnim</w:t>
        </w:r>
        <w:r w:rsidR="00470B73">
          <w:rPr>
            <w:lang w:val="sr-Latn-RS"/>
          </w:rPr>
          <w:t xml:space="preserve"> konfiguracij</w:t>
        </w:r>
      </w:ins>
      <w:ins w:id="282" w:author="Korisnik" w:date="2024-09-18T13:06:00Z">
        <w:r w:rsidR="00C95FF1">
          <w:rPr>
            <w:lang w:val="sr-Latn-RS"/>
          </w:rPr>
          <w:t>ama</w:t>
        </w:r>
      </w:ins>
      <w:ins w:id="283" w:author="Korisnik" w:date="2024-09-18T13:03:00Z">
        <w:r w:rsidR="00470B73">
          <w:rPr>
            <w:lang w:val="sr-Latn-RS"/>
          </w:rPr>
          <w:t xml:space="preserve"> i </w:t>
        </w:r>
      </w:ins>
      <w:ins w:id="284" w:author="Korisnik" w:date="2024-09-18T13:06:00Z">
        <w:r w:rsidR="00C95FF1">
          <w:rPr>
            <w:lang w:val="sr-Latn-RS"/>
          </w:rPr>
          <w:t xml:space="preserve">primeri </w:t>
        </w:r>
      </w:ins>
      <w:ins w:id="285" w:author="Korisnik" w:date="2024-09-18T13:03:00Z">
        <w:r w:rsidR="00470B73">
          <w:rPr>
            <w:lang w:val="sr-Latn-RS"/>
          </w:rPr>
          <w:t>interfejsa.</w:t>
        </w:r>
      </w:ins>
    </w:p>
    <w:p w14:paraId="514E0745" w14:textId="7A41E74E" w:rsidR="00710B69" w:rsidRPr="00710B69" w:rsidRDefault="00710B69" w:rsidP="00710B69">
      <w:pPr>
        <w:jc w:val="both"/>
        <w:rPr>
          <w:lang w:val="sr-Latn-RS"/>
        </w:rPr>
      </w:pPr>
      <w:del w:id="286" w:author="Korisnik" w:date="2024-09-18T13:04:00Z">
        <w:r w:rsidDel="008834A5">
          <w:rPr>
            <w:lang w:val="sr-Latn-RS"/>
          </w:rPr>
          <w:delText>6. Zaključak</w:delText>
        </w:r>
      </w:del>
      <w:ins w:id="287" w:author="Korisnik" w:date="2024-09-18T13:04:00Z">
        <w:r w:rsidR="008834A5">
          <w:rPr>
            <w:lang w:val="sr-Latn-RS"/>
          </w:rPr>
          <w:t xml:space="preserve">Na kraju su </w:t>
        </w:r>
        <w:r w:rsidR="006F4E46">
          <w:rPr>
            <w:lang w:val="sr-Latn-RS"/>
          </w:rPr>
          <w:t>dati</w:t>
        </w:r>
        <w:r w:rsidR="008834A5">
          <w:rPr>
            <w:lang w:val="sr-Latn-RS"/>
          </w:rPr>
          <w:t xml:space="preserve"> zaključci.</w:t>
        </w:r>
      </w:ins>
    </w:p>
    <w:p w14:paraId="3979D0E3" w14:textId="77777777" w:rsidR="00DE01CD" w:rsidRPr="0037213B" w:rsidRDefault="00DE01CD" w:rsidP="00786316">
      <w:pPr>
        <w:rPr>
          <w:lang w:val="sr-Latn-RS"/>
        </w:rPr>
      </w:pPr>
    </w:p>
    <w:p w14:paraId="114F60BF" w14:textId="77777777" w:rsidR="00786316" w:rsidRPr="0037213B" w:rsidRDefault="0059514E" w:rsidP="00786316">
      <w:pPr>
        <w:pStyle w:val="Heading1"/>
        <w:rPr>
          <w:lang w:val="sr-Latn-RS"/>
        </w:rPr>
      </w:pPr>
      <w:bookmarkStart w:id="288" w:name="_Toc177675762"/>
      <w:r>
        <w:rPr>
          <w:lang w:val="sr-Latn-RS"/>
        </w:rPr>
        <w:lastRenderedPageBreak/>
        <w:t>Istorijat</w:t>
      </w:r>
      <w:bookmarkEnd w:id="288"/>
    </w:p>
    <w:p w14:paraId="2D3F2F6B" w14:textId="641F67D9" w:rsidR="0031307C" w:rsidRDefault="002E6B4B" w:rsidP="00525268">
      <w:pPr>
        <w:tabs>
          <w:tab w:val="left" w:pos="3150"/>
        </w:tabs>
        <w:jc w:val="both"/>
        <w:rPr>
          <w:lang w:val="sr-Latn-RS"/>
        </w:rPr>
      </w:pPr>
      <w:r>
        <w:rPr>
          <w:lang w:val="sr-Latn-RS"/>
        </w:rPr>
        <w:t xml:space="preserve">Alan </w:t>
      </w:r>
      <w:del w:id="289" w:author="Korisnik" w:date="2024-09-18T14:00:00Z">
        <w:r w:rsidDel="00C67C09">
          <w:rPr>
            <w:lang w:val="sr-Latn-RS"/>
          </w:rPr>
          <w:delText>Emtage</w:delText>
        </w:r>
      </w:del>
      <w:ins w:id="290" w:author="Korisnik" w:date="2024-09-18T14:00:00Z">
        <w:r w:rsidR="00C67C09">
          <w:rPr>
            <w:lang w:val="sr-Latn-RS"/>
          </w:rPr>
          <w:t>Emtidž</w:t>
        </w:r>
      </w:ins>
      <w:r>
        <w:rPr>
          <w:lang w:val="sr-Latn-RS"/>
        </w:rPr>
        <w:t xml:space="preserve">, </w:t>
      </w:r>
      <w:r w:rsidR="00986E7E">
        <w:rPr>
          <w:lang w:val="sr-Latn-RS"/>
        </w:rPr>
        <w:t>administrator sistema</w:t>
      </w:r>
      <w:r w:rsidR="002315C6">
        <w:rPr>
          <w:lang w:val="sr-Latn-RS"/>
        </w:rPr>
        <w:t xml:space="preserve"> </w:t>
      </w:r>
      <w:ins w:id="291" w:author="Dunja Vrbaski" w:date="2024-09-17T23:18:00Z">
        <w:r w:rsidR="00B279E1">
          <w:rPr>
            <w:lang w:val="sr-Latn-RS"/>
          </w:rPr>
          <w:t xml:space="preserve">na </w:t>
        </w:r>
      </w:ins>
      <w:del w:id="292" w:author="Dunja Vrbaski" w:date="2024-09-17T23:18:00Z">
        <w:r w:rsidR="002315C6" w:rsidDel="00B279E1">
          <w:rPr>
            <w:lang w:val="sr-Latn-RS"/>
          </w:rPr>
          <w:delText xml:space="preserve">za </w:delText>
        </w:r>
      </w:del>
      <w:ins w:id="293" w:author="Dunja Vrbaski" w:date="2024-09-17T23:18:00Z">
        <w:r w:rsidR="00B279E1">
          <w:rPr>
            <w:lang w:val="sr-Latn-RS"/>
          </w:rPr>
          <w:t>D</w:t>
        </w:r>
      </w:ins>
      <w:del w:id="294" w:author="Dunja Vrbaski" w:date="2024-09-17T23:18:00Z">
        <w:r w:rsidR="002315C6" w:rsidDel="00B279E1">
          <w:rPr>
            <w:lang w:val="sr-Latn-RS"/>
          </w:rPr>
          <w:delText>d</w:delText>
        </w:r>
      </w:del>
      <w:r w:rsidR="002315C6">
        <w:rPr>
          <w:lang w:val="sr-Latn-RS"/>
        </w:rPr>
        <w:t>epartman</w:t>
      </w:r>
      <w:ins w:id="295" w:author="Dunja Vrbaski" w:date="2024-09-17T23:18:00Z">
        <w:r w:rsidR="00B279E1">
          <w:rPr>
            <w:lang w:val="sr-Latn-RS"/>
          </w:rPr>
          <w:t>u</w:t>
        </w:r>
      </w:ins>
      <w:r w:rsidR="00986E7E">
        <w:rPr>
          <w:lang w:val="sr-Latn-RS"/>
        </w:rPr>
        <w:t xml:space="preserve"> </w:t>
      </w:r>
      <w:ins w:id="296" w:author="Dunja Vrbaski" w:date="2024-09-17T23:18:00Z">
        <w:r w:rsidR="00B279E1">
          <w:rPr>
            <w:lang w:val="sr-Latn-RS"/>
          </w:rPr>
          <w:t>za I</w:t>
        </w:r>
      </w:ins>
      <w:del w:id="297" w:author="Dunja Vrbaski" w:date="2024-09-17T23:18:00Z">
        <w:r w:rsidR="00986E7E" w:rsidDel="00B279E1">
          <w:rPr>
            <w:lang w:val="sr-Latn-RS"/>
          </w:rPr>
          <w:delText>i</w:delText>
        </w:r>
      </w:del>
      <w:r w:rsidR="00986E7E">
        <w:rPr>
          <w:lang w:val="sr-Latn-RS"/>
        </w:rPr>
        <w:t>nformacion</w:t>
      </w:r>
      <w:ins w:id="298" w:author="Dunja Vrbaski" w:date="2024-09-17T23:18:00Z">
        <w:r w:rsidR="00B279E1">
          <w:rPr>
            <w:lang w:val="sr-Latn-RS"/>
          </w:rPr>
          <w:t>e</w:t>
        </w:r>
      </w:ins>
      <w:del w:id="299" w:author="Dunja Vrbaski" w:date="2024-09-17T23:18:00Z">
        <w:r w:rsidR="00986E7E" w:rsidDel="00B279E1">
          <w:rPr>
            <w:lang w:val="sr-Latn-RS"/>
          </w:rPr>
          <w:delText>ih</w:delText>
        </w:r>
      </w:del>
      <w:r w:rsidR="00986E7E">
        <w:rPr>
          <w:lang w:val="sr-Latn-RS"/>
        </w:rPr>
        <w:t xml:space="preserve"> tehnologij</w:t>
      </w:r>
      <w:ins w:id="300" w:author="Dunja Vrbaski" w:date="2024-09-17T23:18:00Z">
        <w:r w:rsidR="00B279E1">
          <w:rPr>
            <w:lang w:val="sr-Latn-RS"/>
          </w:rPr>
          <w:t>e</w:t>
        </w:r>
      </w:ins>
      <w:del w:id="301" w:author="Dunja Vrbaski" w:date="2024-09-17T23:18:00Z">
        <w:r w:rsidR="00986E7E" w:rsidDel="00B279E1">
          <w:rPr>
            <w:lang w:val="sr-Latn-RS"/>
          </w:rPr>
          <w:delText>a</w:delText>
        </w:r>
      </w:del>
      <w:r w:rsidR="00986E7E">
        <w:rPr>
          <w:lang w:val="sr-Latn-RS"/>
        </w:rPr>
        <w:t xml:space="preserve">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14:paraId="6C0ADFE7" w14:textId="77777777"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14:paraId="783C9E6B" w14:textId="77777777" w:rsidR="0045321F" w:rsidRDefault="0045321F" w:rsidP="0045321F">
      <w:pPr>
        <w:keepNext/>
        <w:jc w:val="center"/>
      </w:pPr>
      <w:r>
        <w:rPr>
          <w:noProof/>
        </w:rPr>
        <w:drawing>
          <wp:inline distT="0" distB="0" distL="0" distR="0" wp14:anchorId="54371F78" wp14:editId="61BF11C3">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5">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14:paraId="489678AA" w14:textId="77777777"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14:paraId="4F9FED18" w14:textId="77777777"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14:paraId="45579BAB" w14:textId="48E2AB9B" w:rsidR="00C84386" w:rsidRDefault="00A31C89" w:rsidP="009606CB">
      <w:pPr>
        <w:jc w:val="both"/>
        <w:rPr>
          <w:rFonts w:cstheme="minorHAnsi"/>
          <w:lang w:val="sr-Latn-RS"/>
        </w:rPr>
      </w:pPr>
      <w:r>
        <w:rPr>
          <w:rFonts w:cstheme="minorHAnsi"/>
          <w:lang w:val="sr-Latn-RS"/>
        </w:rPr>
        <w:t>Do 1993</w:t>
      </w:r>
      <w:del w:id="302" w:author="Dunja Vrbaski" w:date="2024-09-17T23:19:00Z">
        <w:r w:rsidDel="00B279E1">
          <w:rPr>
            <w:rFonts w:cstheme="minorHAnsi"/>
            <w:lang w:val="sr-Latn-RS"/>
          </w:rPr>
          <w:delText>,</w:delText>
        </w:r>
      </w:del>
      <w:ins w:id="303" w:author="Dunja Vrbaski" w:date="2024-09-17T23:19:00Z">
        <w:r w:rsidR="00B279E1">
          <w:rPr>
            <w:rFonts w:cstheme="minorHAnsi"/>
            <w:lang w:val="sr-Latn-RS"/>
          </w:rPr>
          <w:t>.</w:t>
        </w:r>
      </w:ins>
      <w:r>
        <w:rPr>
          <w:rFonts w:cstheme="minorHAnsi"/>
          <w:lang w:val="sr-Latn-RS"/>
        </w:rPr>
        <w:t xml:space="preserve">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14:paraId="4CFBC2D1" w14:textId="74AC0FB1"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 xml:space="preserve">rimer interfejsa videti na slici </w:t>
      </w:r>
      <w:del w:id="304" w:author="Korisnik" w:date="2024-09-19T16:03:00Z">
        <w:r w:rsidR="00D66F86" w:rsidDel="00BF0545">
          <w:rPr>
            <w:rFonts w:cstheme="minorHAnsi"/>
            <w:lang w:val="sr-Latn-RS"/>
          </w:rPr>
          <w:delText>3</w:delText>
        </w:r>
        <w:r w:rsidR="009F7DBD" w:rsidDel="00BF0545">
          <w:rPr>
            <w:rFonts w:cstheme="minorHAnsi"/>
            <w:lang w:val="sr-Latn-RS"/>
          </w:rPr>
          <w:delText xml:space="preserve"> </w:delText>
        </w:r>
      </w:del>
      <w:ins w:id="305" w:author="Korisnik" w:date="2024-09-19T16:03:00Z">
        <w:r w:rsidR="00BF0545">
          <w:rPr>
            <w:rFonts w:cstheme="minorHAnsi"/>
            <w:lang w:val="sr-Latn-RS"/>
          </w:rPr>
          <w:t xml:space="preserve">2 </w:t>
        </w:r>
      </w:ins>
      <w:r w:rsidR="009F7DBD">
        <w:rPr>
          <w:rFonts w:cstheme="minorHAnsi"/>
        </w:rPr>
        <w:t>[4]</w:t>
      </w:r>
      <w:r w:rsidR="008F59A6">
        <w:rPr>
          <w:rFonts w:cstheme="minorHAnsi"/>
        </w:rPr>
        <w:t xml:space="preserve">. </w:t>
      </w:r>
    </w:p>
    <w:p w14:paraId="716DA1A4" w14:textId="4D05B49E" w:rsidR="002E6F59" w:rsidRDefault="008E1A82" w:rsidP="002E6F59">
      <w:pPr>
        <w:keepNext/>
        <w:jc w:val="center"/>
      </w:pPr>
      <w:ins w:id="306" w:author="Korisnik" w:date="2024-09-19T20:10:00Z">
        <w:r>
          <w:rPr>
            <w:noProof/>
          </w:rPr>
          <w:lastRenderedPageBreak/>
          <w:drawing>
            <wp:inline distT="0" distB="0" distL="0" distR="0" wp14:anchorId="0BCE5ADC" wp14:editId="06805CF4">
              <wp:extent cx="5943600" cy="2886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6710"/>
                      </a:xfrm>
                      <a:prstGeom prst="rect">
                        <a:avLst/>
                      </a:prstGeom>
                    </pic:spPr>
                  </pic:pic>
                </a:graphicData>
              </a:graphic>
            </wp:inline>
          </w:drawing>
        </w:r>
        <w:r>
          <w:rPr>
            <w:noProof/>
          </w:rPr>
          <w:t xml:space="preserve"> </w:t>
        </w:r>
      </w:ins>
      <w:del w:id="307" w:author="Korisnik" w:date="2024-09-19T20:10:00Z">
        <w:r w:rsidR="00792A9D" w:rsidDel="008E1A82">
          <w:rPr>
            <w:noProof/>
          </w:rPr>
          <w:drawing>
            <wp:inline distT="0" distB="0" distL="0" distR="0" wp14:anchorId="7A195781" wp14:editId="6EEEDD60">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7720"/>
                      </a:xfrm>
                      <a:prstGeom prst="rect">
                        <a:avLst/>
                      </a:prstGeom>
                    </pic:spPr>
                  </pic:pic>
                </a:graphicData>
              </a:graphic>
            </wp:inline>
          </w:drawing>
        </w:r>
      </w:del>
    </w:p>
    <w:p w14:paraId="15DF08FE" w14:textId="5CAF8CC2" w:rsidR="00D66F86" w:rsidRPr="002E6F59" w:rsidRDefault="002E6F59" w:rsidP="00D66F86">
      <w:pPr>
        <w:pStyle w:val="Caption"/>
      </w:pPr>
      <w:r>
        <w:t xml:space="preserve">Slika </w:t>
      </w:r>
      <w:ins w:id="308" w:author="Korisnik" w:date="2024-09-19T16:02:00Z">
        <w:r w:rsidR="00BF0545">
          <w:t>2</w:t>
        </w:r>
      </w:ins>
      <w:del w:id="309" w:author="Korisnik" w:date="2024-09-18T13:08:00Z">
        <w:r w:rsidDel="00C73AF3">
          <w:delText>4</w:delText>
        </w:r>
      </w:del>
      <w:ins w:id="310" w:author="Korisnik" w:date="2024-09-19T20:10:00Z">
        <w:r w:rsidR="008E1A82">
          <w:t>.</w:t>
        </w:r>
      </w:ins>
      <w:del w:id="311" w:author="Korisnik" w:date="2024-09-19T20:10:00Z">
        <w:r w:rsidDel="008E1A82">
          <w:delText>,</w:delText>
        </w:r>
      </w:del>
      <w:r>
        <w:t xml:space="preserve"> Yahoo! interfejs</w:t>
      </w:r>
    </w:p>
    <w:p w14:paraId="2868A7DB" w14:textId="0698BF09"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w:t>
      </w:r>
      <w:ins w:id="312" w:author="Dunja Vrbaski" w:date="2024-09-17T23:23:00Z">
        <w:r w:rsidR="00B279E1">
          <w:rPr>
            <w:rFonts w:cstheme="minorHAnsi"/>
          </w:rPr>
          <w:t>u</w:t>
        </w:r>
      </w:ins>
      <w:del w:id="313" w:author="Dunja Vrbaski" w:date="2024-09-17T23:23:00Z">
        <w:r w:rsidDel="00B279E1">
          <w:rPr>
            <w:rFonts w:cstheme="minorHAnsi"/>
          </w:rPr>
          <w:delText>U</w:delText>
        </w:r>
      </w:del>
      <w:r>
        <w:rPr>
          <w:rFonts w:cstheme="minorHAnsi"/>
        </w:rPr>
        <w:t xml:space="preserve">niverziteta, </w:t>
      </w:r>
      <w:del w:id="314" w:author="Korisnik" w:date="2024-09-18T13:59:00Z">
        <w:r w:rsidDel="00C67C09">
          <w:rPr>
            <w:rFonts w:cstheme="minorHAnsi"/>
          </w:rPr>
          <w:delText xml:space="preserve">Jerry </w:delText>
        </w:r>
      </w:del>
      <w:ins w:id="315" w:author="Korisnik" w:date="2024-09-18T13:59:00Z">
        <w:r w:rsidR="00C67C09">
          <w:rPr>
            <w:rFonts w:cstheme="minorHAnsi"/>
          </w:rPr>
          <w:t xml:space="preserve">Džeri </w:t>
        </w:r>
      </w:ins>
      <w:del w:id="316" w:author="Korisnik" w:date="2024-09-18T13:59:00Z">
        <w:r w:rsidDel="00C67C09">
          <w:rPr>
            <w:rFonts w:cstheme="minorHAnsi"/>
          </w:rPr>
          <w:delText>Yang</w:delText>
        </w:r>
      </w:del>
      <w:ins w:id="317" w:author="Korisnik" w:date="2024-09-18T13:59:00Z">
        <w:r w:rsidR="00C67C09">
          <w:rPr>
            <w:rFonts w:cstheme="minorHAnsi"/>
          </w:rPr>
          <w:t>Jang</w:t>
        </w:r>
      </w:ins>
      <w:r>
        <w:rPr>
          <w:rFonts w:cstheme="minorHAnsi"/>
        </w:rPr>
        <w:t xml:space="preserve"> i D</w:t>
      </w:r>
      <w:ins w:id="318" w:author="Korisnik" w:date="2024-09-18T13:59:00Z">
        <w:r w:rsidR="00C67C09">
          <w:rPr>
            <w:rFonts w:cstheme="minorHAnsi"/>
          </w:rPr>
          <w:t>ejvid</w:t>
        </w:r>
      </w:ins>
      <w:del w:id="319" w:author="Korisnik" w:date="2024-09-18T13:59:00Z">
        <w:r w:rsidDel="00C67C09">
          <w:rPr>
            <w:rFonts w:cstheme="minorHAnsi"/>
          </w:rPr>
          <w:delText>avid</w:delText>
        </w:r>
      </w:del>
      <w:r>
        <w:rPr>
          <w:rFonts w:cstheme="minorHAnsi"/>
        </w:rPr>
        <w:t xml:space="preserve">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 xml:space="preserve">uz pomoć kojeg bi </w:t>
      </w:r>
      <w:del w:id="320" w:author="Dunja Vrbaski" w:date="2024-09-17T23:23:00Z">
        <w:r w:rsidR="009F7DBD" w:rsidDel="00B279E1">
          <w:rPr>
            <w:rFonts w:cstheme="minorHAnsi"/>
          </w:rPr>
          <w:delText xml:space="preserve">se </w:delText>
        </w:r>
      </w:del>
      <w:r w:rsidR="009F7DBD">
        <w:rPr>
          <w:rFonts w:cstheme="minorHAnsi"/>
        </w:rPr>
        <w:t>navigirali do svojih omiljenih sajtova</w:t>
      </w:r>
      <w:r w:rsidR="000D628F">
        <w:rPr>
          <w:rFonts w:cstheme="minorHAnsi"/>
        </w:rPr>
        <w:t>.</w:t>
      </w:r>
      <w:r w:rsidR="006A0FC4">
        <w:rPr>
          <w:rFonts w:cstheme="minorHAnsi"/>
          <w:lang w:val="sr-Latn-RS"/>
        </w:rPr>
        <w:t xml:space="preserve"> </w:t>
      </w:r>
    </w:p>
    <w:p w14:paraId="51FC3D25" w14:textId="4ABB23BC" w:rsidR="00F54422" w:rsidRDefault="000D628F" w:rsidP="009606CB">
      <w:pPr>
        <w:jc w:val="both"/>
        <w:rPr>
          <w:rFonts w:cstheme="minorHAnsi"/>
          <w:lang w:val="sr-Latn-RS"/>
        </w:rPr>
      </w:pPr>
      <w:r>
        <w:rPr>
          <w:rFonts w:cstheme="minorHAnsi"/>
          <w:lang w:val="sr-Latn-RS"/>
        </w:rPr>
        <w:t xml:space="preserve">Zahvaljujući </w:t>
      </w:r>
      <w:ins w:id="321" w:author="Dunja Vrbaski" w:date="2024-09-17T23:23:00Z">
        <w:r w:rsidR="00B279E1">
          <w:rPr>
            <w:rFonts w:cstheme="minorHAnsi"/>
            <w:lang w:val="sr-Latn-RS"/>
          </w:rPr>
          <w:t>i</w:t>
        </w:r>
      </w:ins>
      <w:del w:id="322" w:author="Dunja Vrbaski" w:date="2024-09-17T23:23:00Z">
        <w:r w:rsidDel="00B279E1">
          <w:rPr>
            <w:rFonts w:cstheme="minorHAnsi"/>
            <w:lang w:val="sr-Latn-RS"/>
          </w:rPr>
          <w:delText>I</w:delText>
        </w:r>
      </w:del>
      <w:r>
        <w:rPr>
          <w:rFonts w:cstheme="minorHAnsi"/>
          <w:lang w:val="sr-Latn-RS"/>
        </w:rPr>
        <w:t xml:space="preserve">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w:t>
      </w:r>
      <w:del w:id="323" w:author="Korisnik" w:date="2024-09-18T13:59:00Z">
        <w:r w:rsidR="00820132" w:rsidRPr="00C67C09" w:rsidDel="00C67C09">
          <w:rPr>
            <w:rFonts w:cstheme="minorHAnsi"/>
            <w:lang w:val="sr-Latn-RS"/>
          </w:rPr>
          <w:delText xml:space="preserve">Jerry </w:delText>
        </w:r>
      </w:del>
      <w:ins w:id="324" w:author="Korisnik" w:date="2024-09-18T13:59:00Z">
        <w:r w:rsidR="00C67C09" w:rsidRPr="00C67C09">
          <w:rPr>
            <w:rFonts w:cstheme="minorHAnsi"/>
            <w:lang w:val="sr-Latn-RS"/>
            <w:rPrChange w:id="325" w:author="Korisnik" w:date="2024-09-18T13:59:00Z">
              <w:rPr>
                <w:rFonts w:cstheme="minorHAnsi"/>
                <w:highlight w:val="yellow"/>
                <w:lang w:val="sr-Latn-RS"/>
              </w:rPr>
            </w:rPrChange>
          </w:rPr>
          <w:t>Džeri</w:t>
        </w:r>
        <w:r w:rsidR="00C67C09" w:rsidRPr="00C67C09">
          <w:rPr>
            <w:rFonts w:cstheme="minorHAnsi"/>
            <w:lang w:val="sr-Latn-RS"/>
          </w:rPr>
          <w:t xml:space="preserve"> </w:t>
        </w:r>
      </w:ins>
      <w:r w:rsidR="00820132" w:rsidRPr="00C67C09">
        <w:rPr>
          <w:rFonts w:cstheme="minorHAnsi"/>
          <w:lang w:val="sr-Latn-RS"/>
        </w:rPr>
        <w:t>i D</w:t>
      </w:r>
      <w:ins w:id="326" w:author="Korisnik" w:date="2024-09-18T13:59:00Z">
        <w:r w:rsidR="00C67C09" w:rsidRPr="00C67C09">
          <w:rPr>
            <w:rFonts w:cstheme="minorHAnsi"/>
            <w:lang w:val="sr-Latn-RS"/>
            <w:rPrChange w:id="327" w:author="Korisnik" w:date="2024-09-18T13:59:00Z">
              <w:rPr>
                <w:rFonts w:cstheme="minorHAnsi"/>
                <w:highlight w:val="yellow"/>
                <w:lang w:val="sr-Latn-RS"/>
              </w:rPr>
            </w:rPrChange>
          </w:rPr>
          <w:t>ejvid</w:t>
        </w:r>
      </w:ins>
      <w:del w:id="328" w:author="Korisnik" w:date="2024-09-18T13:59:00Z">
        <w:r w:rsidR="00820132" w:rsidRPr="00C67C09" w:rsidDel="00C67C09">
          <w:rPr>
            <w:rFonts w:cstheme="minorHAnsi"/>
            <w:lang w:val="sr-Latn-RS"/>
          </w:rPr>
          <w:delText>avid</w:delText>
        </w:r>
      </w:del>
      <w:r w:rsidR="00820132">
        <w:rPr>
          <w:rFonts w:cstheme="minorHAnsi"/>
          <w:lang w:val="sr-Latn-RS"/>
        </w:rPr>
        <w:t xml:space="preserve"> polako postaje sve popularniji, tačnije, postaje toliko popularan da odlučuju da svoju ideju pretoče u biznis. </w:t>
      </w:r>
    </w:p>
    <w:p w14:paraId="54C2A44F" w14:textId="59668143"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del w:id="329" w:author="Korisnik" w:date="2024-09-19T16:03:00Z">
        <w:r w:rsidR="00D66F86" w:rsidDel="00BF0545">
          <w:rPr>
            <w:rFonts w:cstheme="minorHAnsi"/>
            <w:lang w:val="sr-Latn-RS"/>
          </w:rPr>
          <w:delText>4</w:delText>
        </w:r>
        <w:r w:rsidR="009C4938" w:rsidDel="00BF0545">
          <w:rPr>
            <w:rFonts w:cstheme="minorHAnsi"/>
            <w:lang w:val="sr-Latn-RS"/>
          </w:rPr>
          <w:delText xml:space="preserve"> </w:delText>
        </w:r>
      </w:del>
      <w:ins w:id="330" w:author="Korisnik" w:date="2024-09-19T16:03:00Z">
        <w:r w:rsidR="00BF0545">
          <w:rPr>
            <w:rFonts w:cstheme="minorHAnsi"/>
            <w:lang w:val="sr-Latn-RS"/>
          </w:rPr>
          <w:t xml:space="preserve">3 </w:t>
        </w:r>
      </w:ins>
      <w:r w:rsidR="007E1536" w:rsidRPr="00D576B0">
        <w:rPr>
          <w:rFonts w:cstheme="minorHAnsi"/>
          <w:lang w:val="sr-Latn-RS"/>
        </w:rPr>
        <w:t>[</w:t>
      </w:r>
      <w:del w:id="331" w:author="Korisnik" w:date="2024-09-19T17:08:00Z">
        <w:r w:rsidRPr="00D576B0" w:rsidDel="00B97BE9">
          <w:rPr>
            <w:rFonts w:cstheme="minorHAnsi"/>
            <w:lang w:val="sr-Latn-RS"/>
          </w:rPr>
          <w:delText>6</w:delText>
        </w:r>
      </w:del>
      <w:ins w:id="332" w:author="Korisnik" w:date="2024-09-19T17:08:00Z">
        <w:r w:rsidR="00B97BE9" w:rsidRPr="00B97BE9">
          <w:rPr>
            <w:rFonts w:cstheme="minorHAnsi"/>
            <w:lang w:val="sr-Latn-RS"/>
            <w:rPrChange w:id="333" w:author="Korisnik" w:date="2024-09-19T17:08:00Z">
              <w:rPr>
                <w:rFonts w:cstheme="minorHAnsi"/>
                <w:highlight w:val="green"/>
                <w:lang w:val="sr-Latn-RS"/>
              </w:rPr>
            </w:rPrChange>
          </w:rPr>
          <w:t>5</w:t>
        </w:r>
      </w:ins>
      <w:r w:rsidR="007E1536" w:rsidRPr="00D576B0">
        <w:rPr>
          <w:rFonts w:cstheme="minorHAnsi"/>
          <w:lang w:val="sr-Latn-RS"/>
        </w:rPr>
        <w:t>]</w:t>
      </w:r>
      <w:r w:rsidR="009F4B8A">
        <w:rPr>
          <w:rFonts w:cstheme="minorHAnsi"/>
          <w:lang w:val="sr-Latn-RS"/>
        </w:rPr>
        <w:t>.</w:t>
      </w:r>
    </w:p>
    <w:p w14:paraId="4A264BCE" w14:textId="77777777" w:rsidR="00DC3834" w:rsidRDefault="00686D7D" w:rsidP="00DC3834">
      <w:pPr>
        <w:keepNext/>
        <w:jc w:val="center"/>
      </w:pPr>
      <w:r>
        <w:rPr>
          <w:noProof/>
        </w:rPr>
        <w:drawing>
          <wp:inline distT="0" distB="0" distL="0" distR="0" wp14:anchorId="3BF48BB9" wp14:editId="2FA10A7B">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370743" w14:textId="2D3F8AF0" w:rsidR="004515C8" w:rsidRDefault="00DC3834" w:rsidP="00DC3834">
      <w:pPr>
        <w:pStyle w:val="Caption"/>
        <w:rPr>
          <w:rFonts w:cstheme="minorHAnsi"/>
          <w:lang w:val="sr-Latn-RS"/>
        </w:rPr>
      </w:pPr>
      <w:r>
        <w:t xml:space="preserve">Slika </w:t>
      </w:r>
      <w:del w:id="334" w:author="Korisnik" w:date="2024-09-19T16:02:00Z">
        <w:r w:rsidR="00D66F86" w:rsidDel="00BF0545">
          <w:delText>4</w:delText>
        </w:r>
      </w:del>
      <w:ins w:id="335" w:author="Korisnik" w:date="2024-09-19T16:02:00Z">
        <w:r w:rsidR="00BF0545">
          <w:t>3</w:t>
        </w:r>
      </w:ins>
      <w:r>
        <w:t xml:space="preserve">. Google </w:t>
      </w:r>
      <w:r w:rsidR="00A355FF">
        <w:rPr>
          <w:sz w:val="22"/>
        </w:rPr>
        <w:t>interfejs</w:t>
      </w:r>
      <w:r w:rsidR="00107DF4" w:rsidRPr="00964EA7">
        <w:rPr>
          <w:sz w:val="22"/>
        </w:rPr>
        <w:t xml:space="preserve"> </w:t>
      </w:r>
      <w:r w:rsidR="008D7C47" w:rsidRPr="00D576B0">
        <w:t>[</w:t>
      </w:r>
      <w:del w:id="336" w:author="Korisnik" w:date="2024-09-19T17:09:00Z">
        <w:r w:rsidR="008D7C47" w:rsidRPr="00D576B0" w:rsidDel="004A6D4B">
          <w:delText>8</w:delText>
        </w:r>
      </w:del>
      <w:ins w:id="337" w:author="Korisnik" w:date="2024-09-19T17:09:00Z">
        <w:r w:rsidR="004A6D4B" w:rsidRPr="004A6D4B">
          <w:rPr>
            <w:rPrChange w:id="338" w:author="Korisnik" w:date="2024-09-19T17:09:00Z">
              <w:rPr>
                <w:highlight w:val="green"/>
              </w:rPr>
            </w:rPrChange>
          </w:rPr>
          <w:t>6</w:t>
        </w:r>
      </w:ins>
      <w:r w:rsidR="008D7C47" w:rsidRPr="00D576B0">
        <w:t>]</w:t>
      </w:r>
    </w:p>
    <w:p w14:paraId="6C1E5E9E" w14:textId="77777777"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w:t>
      </w:r>
      <w:r w:rsidR="00290D9D">
        <w:rPr>
          <w:rFonts w:cstheme="minorHAnsi"/>
          <w:lang w:val="sr-Latn-RS"/>
        </w:rPr>
        <w:lastRenderedPageBreak/>
        <w:t xml:space="preserve">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14:paraId="6420C5F6" w14:textId="1A7453EC" w:rsidR="00D41725" w:rsidRPr="00332EE7" w:rsidRDefault="00D41725" w:rsidP="00D41725">
      <w:pPr>
        <w:jc w:val="both"/>
        <w:rPr>
          <w:rFonts w:cstheme="minorHAnsi"/>
          <w:lang w:val="sr-Latn-RS"/>
        </w:rPr>
      </w:pPr>
      <w:del w:id="339" w:author="Korisnik" w:date="2024-09-18T14:04:00Z">
        <w:r w:rsidRPr="00CA4913" w:rsidDel="00CA4913">
          <w:rPr>
            <w:rFonts w:cstheme="minorHAnsi"/>
          </w:rPr>
          <w:delText xml:space="preserve">Larry </w:delText>
        </w:r>
      </w:del>
      <w:ins w:id="340" w:author="Korisnik" w:date="2024-09-18T14:04:00Z">
        <w:r w:rsidR="00CA4913" w:rsidRPr="00CA4913">
          <w:rPr>
            <w:rFonts w:cstheme="minorHAnsi"/>
            <w:rPrChange w:id="341" w:author="Korisnik" w:date="2024-09-18T14:04:00Z">
              <w:rPr>
                <w:rFonts w:cstheme="minorHAnsi"/>
                <w:highlight w:val="yellow"/>
              </w:rPr>
            </w:rPrChange>
          </w:rPr>
          <w:t>Leri</w:t>
        </w:r>
        <w:r w:rsidR="00CA4913" w:rsidRPr="00CA4913">
          <w:rPr>
            <w:rFonts w:cstheme="minorHAnsi"/>
          </w:rPr>
          <w:t xml:space="preserve"> </w:t>
        </w:r>
      </w:ins>
      <w:r w:rsidRPr="00CA4913">
        <w:rPr>
          <w:rFonts w:cstheme="minorHAnsi"/>
        </w:rPr>
        <w:t>P</w:t>
      </w:r>
      <w:del w:id="342" w:author="Korisnik" w:date="2024-09-18T14:04:00Z">
        <w:r w:rsidRPr="00CA4913" w:rsidDel="00CA4913">
          <w:rPr>
            <w:rFonts w:cstheme="minorHAnsi"/>
          </w:rPr>
          <w:delText>age</w:delText>
        </w:r>
      </w:del>
      <w:ins w:id="343" w:author="Korisnik" w:date="2024-09-18T14:04:00Z">
        <w:r w:rsidR="00CA4913" w:rsidRPr="00CA4913">
          <w:rPr>
            <w:rFonts w:cstheme="minorHAnsi"/>
            <w:rPrChange w:id="344" w:author="Korisnik" w:date="2024-09-18T14:04:00Z">
              <w:rPr>
                <w:rFonts w:cstheme="minorHAnsi"/>
                <w:highlight w:val="yellow"/>
              </w:rPr>
            </w:rPrChange>
          </w:rPr>
          <w:t>ejdž</w:t>
        </w:r>
      </w:ins>
      <w:r w:rsidRPr="00CA4913">
        <w:rPr>
          <w:rFonts w:cstheme="minorHAnsi"/>
        </w:rPr>
        <w:t xml:space="preserve"> i S</w:t>
      </w:r>
      <w:del w:id="345" w:author="Korisnik" w:date="2024-09-18T14:04:00Z">
        <w:r w:rsidRPr="00CA4913" w:rsidDel="00CA4913">
          <w:rPr>
            <w:rFonts w:cstheme="minorHAnsi"/>
          </w:rPr>
          <w:delText>ergey</w:delText>
        </w:r>
      </w:del>
      <w:ins w:id="346" w:author="Korisnik" w:date="2024-09-18T14:04:00Z">
        <w:r w:rsidR="00CA4913" w:rsidRPr="00CA4913">
          <w:rPr>
            <w:rFonts w:cstheme="minorHAnsi"/>
            <w:rPrChange w:id="347" w:author="Korisnik" w:date="2024-09-18T14:04:00Z">
              <w:rPr>
                <w:rFonts w:cstheme="minorHAnsi"/>
                <w:highlight w:val="yellow"/>
              </w:rPr>
            </w:rPrChange>
          </w:rPr>
          <w:t>ergej</w:t>
        </w:r>
      </w:ins>
      <w:r w:rsidRPr="00CA4913">
        <w:rPr>
          <w:rFonts w:cstheme="minorHAnsi"/>
        </w:rPr>
        <w:t xml:space="preserve"> Brin</w:t>
      </w:r>
      <w:r>
        <w:rPr>
          <w:rFonts w:cstheme="minorHAnsi"/>
        </w:rPr>
        <w:t xml:space="preserve"> </w:t>
      </w:r>
      <w:r w:rsidRPr="00332EE7">
        <w:rPr>
          <w:rFonts w:cstheme="minorHAnsi"/>
          <w:lang w:val="sr-Latn-RS"/>
        </w:rPr>
        <w:t xml:space="preserve">su bili studenti Stanford Univerziteta kada su napravili prvi mehanizam pretrage </w:t>
      </w:r>
      <w:r w:rsidR="00CC7652" w:rsidRPr="00332EE7">
        <w:rPr>
          <w:rFonts w:cstheme="minorHAnsi"/>
          <w:lang w:val="sr-Latn-RS"/>
        </w:rPr>
        <w:t>koji</w:t>
      </w:r>
      <w:r w:rsidRPr="00332EE7">
        <w:rPr>
          <w:rFonts w:cstheme="minorHAnsi"/>
          <w:lang w:val="sr-Latn-RS"/>
        </w:rPr>
        <w:t xml:space="preserve"> je</w:t>
      </w:r>
      <w:r w:rsidR="00BF07EA" w:rsidRPr="00332EE7">
        <w:rPr>
          <w:rFonts w:cstheme="minorHAnsi"/>
          <w:lang w:val="sr-Latn-RS"/>
        </w:rPr>
        <w:t xml:space="preserve"> radio</w:t>
      </w:r>
      <w:r w:rsidR="006344CD" w:rsidRPr="00332EE7">
        <w:rPr>
          <w:rFonts w:cstheme="minorHAnsi"/>
          <w:lang w:val="sr-Latn-RS"/>
        </w:rPr>
        <w:t xml:space="preserve"> po principu</w:t>
      </w:r>
      <w:r w:rsidR="00BF07EA" w:rsidRPr="00332EE7">
        <w:rPr>
          <w:rFonts w:cstheme="minorHAnsi"/>
          <w:lang w:val="sr-Latn-RS"/>
        </w:rPr>
        <w:t xml:space="preserve"> analiziranja</w:t>
      </w:r>
      <w:r w:rsidRPr="00332EE7">
        <w:rPr>
          <w:rFonts w:cstheme="minorHAnsi"/>
          <w:lang w:val="sr-Latn-RS"/>
        </w:rPr>
        <w:t xml:space="preserve"> linkova tipa </w:t>
      </w:r>
      <w:r w:rsidRPr="00332EE7">
        <w:rPr>
          <w:rFonts w:cstheme="minorHAnsi"/>
          <w:i/>
          <w:lang w:val="sr-Latn-RS"/>
        </w:rPr>
        <w:t>backlink</w:t>
      </w:r>
      <w:r w:rsidRPr="00332EE7">
        <w:rPr>
          <w:rFonts w:cstheme="minorHAnsi"/>
          <w:lang w:val="sr-Latn-RS"/>
        </w:rPr>
        <w:t xml:space="preserve"> (linkovi u okviru stranica koji upućuju na druge stranice)</w:t>
      </w:r>
      <w:r w:rsidR="00BF07EA" w:rsidRPr="00332EE7">
        <w:rPr>
          <w:rFonts w:cstheme="minorHAnsi"/>
          <w:lang w:val="sr-Latn-RS"/>
        </w:rPr>
        <w:t xml:space="preserve"> i na osnovu njih je</w:t>
      </w:r>
      <w:r w:rsidRPr="00332EE7">
        <w:rPr>
          <w:rFonts w:cstheme="minorHAnsi"/>
          <w:lang w:val="sr-Latn-RS"/>
        </w:rPr>
        <w:t xml:space="preserve"> određivao koliko su </w:t>
      </w:r>
      <w:r w:rsidR="00D845D9" w:rsidRPr="00332EE7">
        <w:rPr>
          <w:rFonts w:cstheme="minorHAnsi"/>
          <w:lang w:val="sr-Latn-RS"/>
        </w:rPr>
        <w:t>relevantne</w:t>
      </w:r>
      <w:r w:rsidRPr="00332EE7">
        <w:rPr>
          <w:rFonts w:cstheme="minorHAnsi"/>
          <w:lang w:val="sr-Latn-RS"/>
        </w:rPr>
        <w:t xml:space="preserve"> pojedine stranice na Internetu. </w:t>
      </w:r>
      <w:r w:rsidR="000B6E80" w:rsidRPr="00332EE7">
        <w:rPr>
          <w:rFonts w:cstheme="minorHAnsi"/>
          <w:lang w:val="sr-Latn-RS"/>
        </w:rPr>
        <w:t xml:space="preserve">Projekat je dobio naziv </w:t>
      </w:r>
      <w:r w:rsidR="000B6E80" w:rsidRPr="00332EE7">
        <w:rPr>
          <w:rFonts w:cstheme="minorHAnsi"/>
          <w:i/>
          <w:lang w:val="sr-Latn-RS"/>
        </w:rPr>
        <w:t>Backrub</w:t>
      </w:r>
      <w:r w:rsidR="000B6E80" w:rsidRPr="00332EE7">
        <w:rPr>
          <w:rFonts w:cstheme="minorHAnsi"/>
          <w:lang w:val="sr-Latn-RS"/>
        </w:rPr>
        <w:t>, upravo zbog načina rada ovog mehanizma.</w:t>
      </w:r>
      <w:r w:rsidRPr="00332EE7">
        <w:rPr>
          <w:rFonts w:cstheme="minorHAnsi"/>
          <w:lang w:val="sr-Latn-RS"/>
        </w:rPr>
        <w:t xml:space="preserve"> </w:t>
      </w:r>
    </w:p>
    <w:p w14:paraId="5857643A" w14:textId="18059F2F"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ins w:id="348" w:author="Korisnik" w:date="2024-09-18T14:11:00Z">
        <w:r w:rsidR="00CA4913">
          <w:rPr>
            <w:lang w:val="sr-Latn-RS"/>
          </w:rPr>
          <w:t xml:space="preserve"> [7]</w:t>
        </w:r>
      </w:ins>
      <w:r>
        <w:rPr>
          <w:lang w:val="sr-Latn-RS"/>
        </w:rPr>
        <w:t>.</w:t>
      </w:r>
    </w:p>
    <w:p w14:paraId="2BACFA8F" w14:textId="324025C9" w:rsidR="00D41725" w:rsidRPr="00894C4D" w:rsidRDefault="00D41725" w:rsidP="00D41725">
      <w:pPr>
        <w:jc w:val="both"/>
        <w:rPr>
          <w:rFonts w:cstheme="minorHAnsi"/>
          <w:lang w:val="sr-Latn-RS"/>
          <w:rPrChange w:id="349" w:author="Dunja Vrbaski" w:date="2024-09-17T23:27:00Z">
            <w:rPr>
              <w:rFonts w:cstheme="minorHAnsi"/>
            </w:rPr>
          </w:rPrChange>
        </w:rPr>
      </w:pPr>
      <w:r w:rsidRPr="00894C4D">
        <w:rPr>
          <w:rFonts w:cstheme="minorHAnsi"/>
          <w:lang w:val="sr-Latn-RS"/>
          <w:rPrChange w:id="350" w:author="Dunja Vrbaski" w:date="2024-09-17T23:27:00Z">
            <w:rPr>
              <w:rFonts w:cstheme="minorHAnsi"/>
            </w:rPr>
          </w:rPrChange>
        </w:rPr>
        <w:t xml:space="preserve">Osnova </w:t>
      </w:r>
      <w:r w:rsidRPr="00894C4D">
        <w:rPr>
          <w:rFonts w:cstheme="minorHAnsi"/>
          <w:i/>
          <w:lang w:val="sr-Latn-RS"/>
          <w:rPrChange w:id="351" w:author="Dunja Vrbaski" w:date="2024-09-17T23:27:00Z">
            <w:rPr>
              <w:rFonts w:cstheme="minorHAnsi"/>
              <w:i/>
            </w:rPr>
          </w:rPrChange>
        </w:rPr>
        <w:t>Google</w:t>
      </w:r>
      <w:r w:rsidRPr="00894C4D">
        <w:rPr>
          <w:rFonts w:cstheme="minorHAnsi"/>
          <w:lang w:val="sr-Latn-RS"/>
          <w:rPrChange w:id="352" w:author="Dunja Vrbaski" w:date="2024-09-17T23:27:00Z">
            <w:rPr>
              <w:rFonts w:cstheme="minorHAnsi"/>
            </w:rPr>
          </w:rPrChange>
        </w:rPr>
        <w:t xml:space="preserve"> mehanizma pretrage se zasniva na </w:t>
      </w:r>
      <w:r w:rsidRPr="00894C4D">
        <w:rPr>
          <w:rFonts w:cstheme="minorHAnsi"/>
          <w:i/>
          <w:lang w:val="sr-Latn-RS"/>
          <w:rPrChange w:id="353" w:author="Dunja Vrbaski" w:date="2024-09-17T23:27:00Z">
            <w:rPr>
              <w:rFonts w:cstheme="minorHAnsi"/>
              <w:i/>
            </w:rPr>
          </w:rPrChange>
        </w:rPr>
        <w:t>PageRank</w:t>
      </w:r>
      <w:r w:rsidRPr="00894C4D">
        <w:rPr>
          <w:rFonts w:cstheme="minorHAnsi"/>
          <w:lang w:val="sr-Latn-RS"/>
          <w:rPrChange w:id="354" w:author="Dunja Vrbaski" w:date="2024-09-17T23:27:00Z">
            <w:rPr>
              <w:rFonts w:cstheme="minorHAnsi"/>
            </w:rPr>
          </w:rPrChange>
        </w:rPr>
        <w:t xml:space="preserve"> algortimu, koji koristi </w:t>
      </w:r>
      <w:r w:rsidR="00710AE5" w:rsidRPr="00894C4D">
        <w:rPr>
          <w:rFonts w:cstheme="minorHAnsi"/>
          <w:lang w:val="sr-Latn-RS"/>
          <w:rPrChange w:id="355" w:author="Dunja Vrbaski" w:date="2024-09-17T23:27:00Z">
            <w:rPr>
              <w:rFonts w:cstheme="minorHAnsi"/>
            </w:rPr>
          </w:rPrChange>
        </w:rPr>
        <w:t>opisani konc</w:t>
      </w:r>
      <w:ins w:id="356" w:author="Dunja Vrbaski" w:date="2024-09-17T23:27:00Z">
        <w:r w:rsidR="00894C4D" w:rsidRPr="00894C4D">
          <w:rPr>
            <w:rFonts w:cstheme="minorHAnsi"/>
            <w:lang w:val="sr-Latn-RS"/>
            <w:rPrChange w:id="357" w:author="Dunja Vrbaski" w:date="2024-09-17T23:27:00Z">
              <w:rPr>
                <w:rFonts w:cstheme="minorHAnsi"/>
              </w:rPr>
            </w:rPrChange>
          </w:rPr>
          <w:t>e</w:t>
        </w:r>
      </w:ins>
      <w:r w:rsidR="00710AE5" w:rsidRPr="00894C4D">
        <w:rPr>
          <w:rFonts w:cstheme="minorHAnsi"/>
          <w:lang w:val="sr-Latn-RS"/>
          <w:rPrChange w:id="358" w:author="Dunja Vrbaski" w:date="2024-09-17T23:27:00Z">
            <w:rPr>
              <w:rFonts w:cstheme="minorHAnsi"/>
            </w:rPr>
          </w:rPrChange>
        </w:rPr>
        <w:t>p</w:t>
      </w:r>
      <w:del w:id="359" w:author="Dunja Vrbaski" w:date="2024-09-17T23:27:00Z">
        <w:r w:rsidR="00710AE5" w:rsidRPr="00894C4D" w:rsidDel="00894C4D">
          <w:rPr>
            <w:rFonts w:cstheme="minorHAnsi"/>
            <w:lang w:val="sr-Latn-RS"/>
            <w:rPrChange w:id="360" w:author="Dunja Vrbaski" w:date="2024-09-17T23:27:00Z">
              <w:rPr>
                <w:rFonts w:cstheme="minorHAnsi"/>
              </w:rPr>
            </w:rPrChange>
          </w:rPr>
          <w:delText>e</w:delText>
        </w:r>
      </w:del>
      <w:r w:rsidR="00710AE5" w:rsidRPr="00894C4D">
        <w:rPr>
          <w:rFonts w:cstheme="minorHAnsi"/>
          <w:lang w:val="sr-Latn-RS"/>
          <w:rPrChange w:id="361" w:author="Dunja Vrbaski" w:date="2024-09-17T23:27:00Z">
            <w:rPr>
              <w:rFonts w:cstheme="minorHAnsi"/>
            </w:rPr>
          </w:rPrChange>
        </w:rPr>
        <w:t xml:space="preserve">t </w:t>
      </w:r>
      <w:r w:rsidR="00710AE5" w:rsidRPr="00894C4D">
        <w:rPr>
          <w:rFonts w:cstheme="minorHAnsi"/>
          <w:i/>
          <w:lang w:val="sr-Latn-RS"/>
          <w:rPrChange w:id="362" w:author="Dunja Vrbaski" w:date="2024-09-17T23:27:00Z">
            <w:rPr>
              <w:rFonts w:cstheme="minorHAnsi"/>
              <w:i/>
            </w:rPr>
          </w:rPrChange>
        </w:rPr>
        <w:t>Backrub</w:t>
      </w:r>
      <w:r w:rsidR="00710AE5" w:rsidRPr="00894C4D">
        <w:rPr>
          <w:rFonts w:cstheme="minorHAnsi"/>
          <w:lang w:val="sr-Latn-RS"/>
          <w:rPrChange w:id="363" w:author="Dunja Vrbaski" w:date="2024-09-17T23:27:00Z">
            <w:rPr>
              <w:rFonts w:cstheme="minorHAnsi"/>
            </w:rPr>
          </w:rPrChange>
        </w:rPr>
        <w:t xml:space="preserve"> mehanizma</w:t>
      </w:r>
      <w:r w:rsidRPr="00894C4D">
        <w:rPr>
          <w:rFonts w:cstheme="minorHAnsi"/>
          <w:lang w:val="sr-Latn-RS"/>
          <w:rPrChange w:id="364" w:author="Dunja Vrbaski" w:date="2024-09-17T23:27:00Z">
            <w:rPr>
              <w:rFonts w:cstheme="minorHAnsi"/>
            </w:rPr>
          </w:rPrChange>
        </w:rPr>
        <w:t>. Drugim rečima, ovaj algoritam istražuje koliko drugih sajtova referencira neku stranicu da bi odredio koliko je ta stranica zaista relevantna.</w:t>
      </w:r>
    </w:p>
    <w:p w14:paraId="26151299" w14:textId="1D566A98"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del w:id="365" w:author="Korisnik" w:date="2024-09-19T17:09:00Z">
        <w:r w:rsidR="00944DF8" w:rsidRPr="00434CBE" w:rsidDel="004A6D4B">
          <w:rPr>
            <w:rFonts w:cstheme="minorHAnsi"/>
            <w:highlight w:val="green"/>
            <w:rPrChange w:id="366" w:author="Korisnik" w:date="2024-09-19T17:07:00Z">
              <w:rPr>
                <w:rFonts w:cstheme="minorHAnsi"/>
              </w:rPr>
            </w:rPrChange>
          </w:rPr>
          <w:delText>[</w:delText>
        </w:r>
      </w:del>
      <w:del w:id="367" w:author="Korisnik" w:date="2024-09-19T17:08:00Z">
        <w:r w:rsidR="00944DF8" w:rsidRPr="00434CBE" w:rsidDel="00B97BE9">
          <w:rPr>
            <w:rFonts w:cstheme="minorHAnsi"/>
            <w:highlight w:val="green"/>
            <w:rPrChange w:id="368" w:author="Korisnik" w:date="2024-09-19T17:07:00Z">
              <w:rPr>
                <w:rFonts w:cstheme="minorHAnsi"/>
              </w:rPr>
            </w:rPrChange>
          </w:rPr>
          <w:delText>5</w:delText>
        </w:r>
      </w:del>
      <w:del w:id="369" w:author="Korisnik" w:date="2024-09-19T17:09:00Z">
        <w:r w:rsidR="00944DF8" w:rsidRPr="00434CBE" w:rsidDel="004A6D4B">
          <w:rPr>
            <w:rFonts w:cstheme="minorHAnsi"/>
            <w:highlight w:val="green"/>
            <w:rPrChange w:id="370" w:author="Korisnik" w:date="2024-09-19T17:07:00Z">
              <w:rPr>
                <w:rFonts w:cstheme="minorHAnsi"/>
              </w:rPr>
            </w:rPrChange>
          </w:rPr>
          <w:delText>]</w:delText>
        </w:r>
      </w:del>
      <w:r w:rsidR="00C77051">
        <w:rPr>
          <w:rFonts w:cstheme="minorHAnsi"/>
        </w:rPr>
        <w:t>[7]</w:t>
      </w:r>
      <w:ins w:id="371" w:author="Korisnik" w:date="2024-09-19T17:09:00Z">
        <w:r w:rsidR="004A6D4B">
          <w:rPr>
            <w:rFonts w:cstheme="minorHAnsi"/>
          </w:rPr>
          <w:t>[8]</w:t>
        </w:r>
      </w:ins>
      <w:r w:rsidR="00C77051">
        <w:rPr>
          <w:rFonts w:cstheme="minorHAnsi"/>
        </w:rPr>
        <w:t>[9]</w:t>
      </w:r>
      <w:r>
        <w:rPr>
          <w:rFonts w:cstheme="minorHAnsi"/>
          <w:lang w:val="sr-Latn-RS"/>
        </w:rPr>
        <w:t>.</w:t>
      </w:r>
    </w:p>
    <w:p w14:paraId="11773879" w14:textId="77777777" w:rsidR="00AA1DF8" w:rsidRPr="00B209C5" w:rsidDel="00067035" w:rsidRDefault="00B209C5" w:rsidP="00C246F6">
      <w:pPr>
        <w:jc w:val="both"/>
        <w:rPr>
          <w:del w:id="372" w:author="Korisnik" w:date="2024-09-19T16:48:00Z"/>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14:paraId="25BE38F9" w14:textId="0D41D814" w:rsidR="00FE35C2" w:rsidDel="00067035" w:rsidRDefault="00FE35C2" w:rsidP="00C246F6">
      <w:pPr>
        <w:jc w:val="both"/>
        <w:rPr>
          <w:ins w:id="373" w:author="SG" w:date="2024-09-18T17:26:00Z"/>
          <w:del w:id="374" w:author="Korisnik" w:date="2024-09-19T16:48:00Z"/>
          <w:lang w:val="sr-Latn-RS"/>
        </w:rPr>
      </w:pPr>
    </w:p>
    <w:p w14:paraId="7686098F" w14:textId="77777777" w:rsidR="00FE35C2" w:rsidRPr="00FE35C2" w:rsidDel="00067035" w:rsidRDefault="00FE35C2">
      <w:pPr>
        <w:rPr>
          <w:ins w:id="375" w:author="SG" w:date="2024-09-18T17:26:00Z"/>
          <w:del w:id="376" w:author="Korisnik" w:date="2024-09-19T16:48:00Z"/>
          <w:lang w:val="sr-Latn-RS"/>
        </w:rPr>
        <w:pPrChange w:id="377" w:author="SG" w:date="2024-09-18T17:26:00Z">
          <w:pPr>
            <w:jc w:val="both"/>
          </w:pPr>
        </w:pPrChange>
      </w:pPr>
    </w:p>
    <w:p w14:paraId="4D23F86A" w14:textId="77777777" w:rsidR="00FE35C2" w:rsidRPr="00FE35C2" w:rsidDel="00067035" w:rsidRDefault="00FE35C2">
      <w:pPr>
        <w:rPr>
          <w:ins w:id="378" w:author="SG" w:date="2024-09-18T17:26:00Z"/>
          <w:del w:id="379" w:author="Korisnik" w:date="2024-09-19T16:48:00Z"/>
          <w:lang w:val="sr-Latn-RS"/>
        </w:rPr>
        <w:pPrChange w:id="380" w:author="SG" w:date="2024-09-18T17:26:00Z">
          <w:pPr>
            <w:jc w:val="both"/>
          </w:pPr>
        </w:pPrChange>
      </w:pPr>
    </w:p>
    <w:p w14:paraId="6215717E" w14:textId="77777777" w:rsidR="00FE35C2" w:rsidRPr="00FE35C2" w:rsidDel="00067035" w:rsidRDefault="00FE35C2">
      <w:pPr>
        <w:rPr>
          <w:ins w:id="381" w:author="SG" w:date="2024-09-18T17:26:00Z"/>
          <w:del w:id="382" w:author="Korisnik" w:date="2024-09-19T16:48:00Z"/>
          <w:lang w:val="sr-Latn-RS"/>
        </w:rPr>
        <w:pPrChange w:id="383" w:author="SG" w:date="2024-09-18T17:26:00Z">
          <w:pPr>
            <w:jc w:val="both"/>
          </w:pPr>
        </w:pPrChange>
      </w:pPr>
    </w:p>
    <w:p w14:paraId="320B3B87" w14:textId="6BAFC769" w:rsidR="00FE35C2" w:rsidDel="00067035" w:rsidRDefault="00FE35C2" w:rsidP="00FE35C2">
      <w:pPr>
        <w:rPr>
          <w:ins w:id="384" w:author="SG" w:date="2024-09-18T17:26:00Z"/>
          <w:del w:id="385" w:author="Korisnik" w:date="2024-09-19T16:48:00Z"/>
          <w:lang w:val="sr-Latn-RS"/>
        </w:rPr>
      </w:pPr>
    </w:p>
    <w:p w14:paraId="5E566C41" w14:textId="77777777" w:rsidR="00FE35C2" w:rsidRPr="00FE35C2" w:rsidDel="00067035" w:rsidRDefault="00FE35C2">
      <w:pPr>
        <w:rPr>
          <w:ins w:id="386" w:author="SG" w:date="2024-09-18T17:26:00Z"/>
          <w:del w:id="387" w:author="Korisnik" w:date="2024-09-19T16:48:00Z"/>
          <w:lang w:val="sr-Latn-RS"/>
        </w:rPr>
      </w:pPr>
    </w:p>
    <w:p w14:paraId="4195CC54" w14:textId="77777777" w:rsidR="00FE35C2" w:rsidRPr="00FE35C2" w:rsidDel="00067035" w:rsidRDefault="00FE35C2">
      <w:pPr>
        <w:rPr>
          <w:ins w:id="388" w:author="SG" w:date="2024-09-18T17:26:00Z"/>
          <w:del w:id="389" w:author="Korisnik" w:date="2024-09-19T16:48:00Z"/>
          <w:lang w:val="sr-Latn-RS"/>
        </w:rPr>
      </w:pPr>
    </w:p>
    <w:p w14:paraId="518202C7" w14:textId="2ACC8AB5" w:rsidR="00FE35C2" w:rsidDel="00067035" w:rsidRDefault="00FE35C2" w:rsidP="00FE35C2">
      <w:pPr>
        <w:rPr>
          <w:ins w:id="390" w:author="SG" w:date="2024-09-18T17:26:00Z"/>
          <w:del w:id="391" w:author="Korisnik" w:date="2024-09-19T16:48:00Z"/>
          <w:lang w:val="sr-Latn-RS"/>
        </w:rPr>
      </w:pPr>
    </w:p>
    <w:p w14:paraId="03F21394" w14:textId="0CD90007" w:rsidR="00224DBA" w:rsidRPr="00FE35C2" w:rsidRDefault="00FE35C2" w:rsidP="00D576B0">
      <w:pPr>
        <w:jc w:val="both"/>
        <w:rPr>
          <w:lang w:val="sr-Latn-RS"/>
        </w:rPr>
      </w:pPr>
      <w:ins w:id="392" w:author="SG" w:date="2024-09-18T17:26:00Z">
        <w:r>
          <w:rPr>
            <w:lang w:val="sr-Latn-RS"/>
          </w:rPr>
          <w:tab/>
        </w:r>
      </w:ins>
    </w:p>
    <w:p w14:paraId="0D9C7915" w14:textId="77777777" w:rsidR="00786316" w:rsidRPr="0037213B" w:rsidRDefault="000C7C85" w:rsidP="00786316">
      <w:pPr>
        <w:pStyle w:val="Heading1"/>
        <w:rPr>
          <w:lang w:val="sr-Latn-RS"/>
        </w:rPr>
      </w:pPr>
      <w:bookmarkStart w:id="393" w:name="_Toc177675763"/>
      <w:r>
        <w:rPr>
          <w:lang w:val="sr-Latn-RS"/>
        </w:rPr>
        <w:lastRenderedPageBreak/>
        <w:t>Značaj i primena</w:t>
      </w:r>
      <w:bookmarkEnd w:id="393"/>
    </w:p>
    <w:p w14:paraId="46DDDF30" w14:textId="77777777" w:rsidR="00786316" w:rsidRPr="0037213B" w:rsidRDefault="00786316" w:rsidP="00786316">
      <w:pPr>
        <w:rPr>
          <w:lang w:val="sr-Latn-RS"/>
        </w:rPr>
      </w:pPr>
    </w:p>
    <w:p w14:paraId="48C815FE" w14:textId="77777777"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14:paraId="3F009E25" w14:textId="77777777"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14:paraId="15BFC85C" w14:textId="77777777"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14:paraId="79763FDE" w14:textId="77777777" w:rsidR="00DA20AC" w:rsidRPr="00894C4D" w:rsidRDefault="00DA20AC" w:rsidP="00A504BE">
      <w:pPr>
        <w:jc w:val="both"/>
        <w:rPr>
          <w:lang w:val="sr-Latn-RS"/>
        </w:rPr>
      </w:pPr>
      <w:r w:rsidRPr="00894C4D">
        <w:rPr>
          <w:lang w:val="sr-Latn-RS"/>
        </w:rPr>
        <w:t xml:space="preserve">Jedan od potencijalnih rešenja </w:t>
      </w:r>
      <w:r w:rsidR="00FD1615" w:rsidRPr="00894C4D">
        <w:rPr>
          <w:lang w:val="sr-Latn-RS"/>
        </w:rPr>
        <w:t xml:space="preserve">koje se koristi trenutno </w:t>
      </w:r>
      <w:r w:rsidRPr="00894C4D">
        <w:rPr>
          <w:lang w:val="sr-Latn-RS"/>
        </w:rPr>
        <w:t xml:space="preserve">jeste da se uvede </w:t>
      </w:r>
      <w:r w:rsidR="007424F3" w:rsidRPr="00894C4D">
        <w:rPr>
          <w:lang w:val="sr-Latn-RS"/>
        </w:rPr>
        <w:t xml:space="preserve">po </w:t>
      </w:r>
      <w:r w:rsidR="00AF4F26" w:rsidRPr="00894C4D">
        <w:rPr>
          <w:lang w:val="sr-Latn-RS"/>
        </w:rPr>
        <w:t>jedan</w:t>
      </w:r>
      <w:r w:rsidR="007424F3" w:rsidRPr="00894C4D">
        <w:rPr>
          <w:lang w:val="sr-Latn-RS"/>
        </w:rPr>
        <w:t xml:space="preserve"> </w:t>
      </w:r>
      <w:r w:rsidRPr="00894C4D">
        <w:rPr>
          <w:lang w:val="sr-Latn-RS"/>
        </w:rPr>
        <w:t>dokument sa pitanjima i odgovorima (</w:t>
      </w:r>
      <w:r w:rsidRPr="00894C4D">
        <w:rPr>
          <w:i/>
          <w:lang w:val="sr-Latn-RS"/>
        </w:rPr>
        <w:t>eng. QA sheet</w:t>
      </w:r>
      <w:r w:rsidRPr="00894C4D">
        <w:rPr>
          <w:lang w:val="sr-Latn-RS"/>
        </w:rPr>
        <w:t xml:space="preserve">) </w:t>
      </w:r>
      <w:r w:rsidR="007424F3" w:rsidRPr="00894C4D">
        <w:rPr>
          <w:lang w:val="sr-Latn-RS"/>
        </w:rPr>
        <w:t xml:space="preserve">za svaku generaciju i svaki predmet. U okviru ovog dokumenta, </w:t>
      </w:r>
      <w:r w:rsidRPr="00894C4D">
        <w:rPr>
          <w:lang w:val="sr-Latn-RS"/>
        </w:rPr>
        <w:t>studenti</w:t>
      </w:r>
      <w:r w:rsidR="007424F3" w:rsidRPr="00894C4D">
        <w:rPr>
          <w:lang w:val="sr-Latn-RS"/>
        </w:rPr>
        <w:t xml:space="preserve"> bi</w:t>
      </w:r>
      <w:r w:rsidR="00D9680F" w:rsidRPr="00894C4D">
        <w:rPr>
          <w:lang w:val="sr-Latn-RS"/>
        </w:rPr>
        <w:t xml:space="preserve"> opisivali problem na koji su naišli </w:t>
      </w:r>
      <w:r w:rsidR="00DD7233" w:rsidRPr="00894C4D">
        <w:rPr>
          <w:lang w:val="sr-Latn-RS"/>
        </w:rPr>
        <w:t xml:space="preserve">i </w:t>
      </w:r>
      <w:r w:rsidR="00670FB4" w:rsidRPr="00894C4D">
        <w:rPr>
          <w:lang w:val="sr-Latn-RS"/>
        </w:rPr>
        <w:t xml:space="preserve">onda bi </w:t>
      </w:r>
      <w:r w:rsidR="00DD7233" w:rsidRPr="00894C4D">
        <w:rPr>
          <w:lang w:val="sr-Latn-RS"/>
        </w:rPr>
        <w:t xml:space="preserve">čekali </w:t>
      </w:r>
      <w:r w:rsidR="00EA1278" w:rsidRPr="00894C4D">
        <w:rPr>
          <w:lang w:val="sr-Latn-RS"/>
        </w:rPr>
        <w:t xml:space="preserve">odgovor nekog od </w:t>
      </w:r>
      <w:r w:rsidR="00DD7233" w:rsidRPr="00894C4D">
        <w:rPr>
          <w:lang w:val="sr-Latn-RS"/>
        </w:rPr>
        <w:t xml:space="preserve">asistenata. </w:t>
      </w:r>
      <w:r w:rsidR="007424F3" w:rsidRPr="00894C4D">
        <w:rPr>
          <w:lang w:val="sr-Latn-RS"/>
        </w:rPr>
        <w:t xml:space="preserve">Ovo rešenje je dobro na generacijskom nivou, jer su onda svi studenti iste generacije u mogućnosti da vide odgovor na problem sa kojim </w:t>
      </w:r>
      <w:r w:rsidR="00FF64C7" w:rsidRPr="00894C4D">
        <w:rPr>
          <w:lang w:val="sr-Latn-RS"/>
        </w:rPr>
        <w:t>se susreo neki od njihovih kolega</w:t>
      </w:r>
      <w:r w:rsidR="007424F3" w:rsidRPr="00894C4D">
        <w:rPr>
          <w:lang w:val="sr-Latn-RS"/>
        </w:rPr>
        <w:t>. Glavni nedostatak ovakvog pristupa jeste što</w:t>
      </w:r>
      <w:r w:rsidR="00FF64C7" w:rsidRPr="00894C4D">
        <w:rPr>
          <w:lang w:val="sr-Latn-RS"/>
        </w:rPr>
        <w:t xml:space="preserve"> se taj dokument briše i pravi </w:t>
      </w:r>
      <w:r w:rsidR="007424F3" w:rsidRPr="00894C4D">
        <w:rPr>
          <w:lang w:val="sr-Latn-RS"/>
        </w:rPr>
        <w:t>novi, za svaki predmet i za svaku</w:t>
      </w:r>
      <w:r w:rsidR="00A56A2E" w:rsidRPr="00894C4D">
        <w:rPr>
          <w:lang w:val="sr-Latn-RS"/>
        </w:rPr>
        <w:t xml:space="preserve"> generaciju ponovo.</w:t>
      </w:r>
    </w:p>
    <w:p w14:paraId="487D2EAB" w14:textId="77777777" w:rsidR="000D4C78" w:rsidRPr="00894C4D" w:rsidRDefault="000D4C78" w:rsidP="000D4C78">
      <w:pPr>
        <w:jc w:val="both"/>
        <w:rPr>
          <w:lang w:val="sr-Latn-RS"/>
        </w:rPr>
      </w:pPr>
      <w:r w:rsidRPr="00894C4D">
        <w:rPr>
          <w:lang w:val="sr-Latn-RS"/>
        </w:rPr>
        <w:t xml:space="preserve">Umesto dokumenata sa pitanjima i odgovorima, mnogo bolje rešenje je da postoji </w:t>
      </w:r>
      <w:r w:rsidR="00AF4F26" w:rsidRPr="00894C4D">
        <w:rPr>
          <w:lang w:val="sr-Latn-RS"/>
        </w:rPr>
        <w:t>platforma</w:t>
      </w:r>
      <w:r w:rsidRPr="00894C4D">
        <w:rPr>
          <w:lang w:val="sr-Latn-RS"/>
        </w:rPr>
        <w:t xml:space="preserve"> koj</w:t>
      </w:r>
      <w:r w:rsidR="00AF4F26" w:rsidRPr="00894C4D">
        <w:rPr>
          <w:lang w:val="sr-Latn-RS"/>
        </w:rPr>
        <w:t>a bi obuhvatila</w:t>
      </w:r>
      <w:r w:rsidRPr="00894C4D">
        <w:rPr>
          <w:lang w:val="sr-Latn-RS"/>
        </w:rPr>
        <w:t xml:space="preserve"> sva implementaciona</w:t>
      </w:r>
      <w:r w:rsidR="00FD1615" w:rsidRPr="00894C4D">
        <w:rPr>
          <w:lang w:val="sr-Latn-RS"/>
        </w:rPr>
        <w:t xml:space="preserve"> i diskusiona</w:t>
      </w:r>
      <w:r w:rsidRPr="00894C4D">
        <w:rPr>
          <w:lang w:val="sr-Latn-RS"/>
        </w:rPr>
        <w:t xml:space="preserve"> pitanja studenata, nezavisno od predmeta i tehnologija. Na ovakav način se postiže:</w:t>
      </w:r>
    </w:p>
    <w:p w14:paraId="05743C41" w14:textId="77777777" w:rsidR="000D4C78" w:rsidRPr="00894C4D" w:rsidRDefault="000D4C78" w:rsidP="000D4C78">
      <w:pPr>
        <w:pStyle w:val="ListParagraph"/>
        <w:numPr>
          <w:ilvl w:val="0"/>
          <w:numId w:val="7"/>
        </w:numPr>
        <w:jc w:val="both"/>
        <w:rPr>
          <w:lang w:val="sr-Latn-RS"/>
        </w:rPr>
      </w:pPr>
      <w:r w:rsidRPr="00894C4D">
        <w:rPr>
          <w:lang w:val="sr-Latn-RS"/>
        </w:rPr>
        <w:t xml:space="preserve">Svaki student može da pogleda </w:t>
      </w:r>
      <w:r w:rsidR="006F04FD" w:rsidRPr="00894C4D">
        <w:rPr>
          <w:lang w:val="sr-Latn-RS"/>
        </w:rPr>
        <w:t>bilo koje pitanje</w:t>
      </w:r>
      <w:r w:rsidRPr="00894C4D">
        <w:rPr>
          <w:lang w:val="sr-Latn-RS"/>
        </w:rPr>
        <w:t xml:space="preserve"> i </w:t>
      </w:r>
      <w:r w:rsidR="006F04FD" w:rsidRPr="00894C4D">
        <w:rPr>
          <w:lang w:val="sr-Latn-RS"/>
        </w:rPr>
        <w:t xml:space="preserve">njegove </w:t>
      </w:r>
      <w:r w:rsidRPr="00894C4D">
        <w:rPr>
          <w:lang w:val="sr-Latn-RS"/>
        </w:rPr>
        <w:t>odgovore</w:t>
      </w:r>
      <w:r w:rsidR="00D82CAC" w:rsidRPr="00894C4D">
        <w:rPr>
          <w:lang w:val="sr-Latn-RS"/>
        </w:rPr>
        <w:t>, bez obzira na to kada je postavljeno</w:t>
      </w:r>
      <w:r w:rsidRPr="00894C4D">
        <w:rPr>
          <w:lang w:val="sr-Latn-RS"/>
        </w:rPr>
        <w:t>.</w:t>
      </w:r>
    </w:p>
    <w:p w14:paraId="57382CD4" w14:textId="77777777" w:rsidR="000D4C78" w:rsidRPr="00894C4D" w:rsidRDefault="000D4C78" w:rsidP="000D4C78">
      <w:pPr>
        <w:pStyle w:val="ListParagraph"/>
        <w:numPr>
          <w:ilvl w:val="0"/>
          <w:numId w:val="7"/>
        </w:numPr>
        <w:jc w:val="both"/>
        <w:rPr>
          <w:lang w:val="sr-Latn-RS"/>
        </w:rPr>
      </w:pPr>
      <w:r w:rsidRPr="00894C4D">
        <w:rPr>
          <w:lang w:val="sr-Latn-RS"/>
        </w:rPr>
        <w:t>Studenti, asistenti i profesori mogu da odgovor</w:t>
      </w:r>
      <w:r w:rsidR="003D6408" w:rsidRPr="00894C4D">
        <w:rPr>
          <w:lang w:val="sr-Latn-RS"/>
        </w:rPr>
        <w:t>e na postavljena pitanja. Na takav način student koji je postavio pitanje brže dolazi do odgovora koji mu je potreban, a asistenti i profesori postaju rasterećeniji od gomile pitanja koje</w:t>
      </w:r>
      <w:r w:rsidR="006F04FD" w:rsidRPr="00894C4D">
        <w:rPr>
          <w:lang w:val="sr-Latn-RS"/>
        </w:rPr>
        <w:t xml:space="preserve"> bi inače dobili</w:t>
      </w:r>
      <w:r w:rsidR="003D6408" w:rsidRPr="00894C4D">
        <w:rPr>
          <w:lang w:val="sr-Latn-RS"/>
        </w:rPr>
        <w:t>.</w:t>
      </w:r>
      <w:r w:rsidRPr="00894C4D">
        <w:rPr>
          <w:lang w:val="sr-Latn-RS"/>
        </w:rPr>
        <w:t xml:space="preserve"> </w:t>
      </w:r>
    </w:p>
    <w:p w14:paraId="211CA918" w14:textId="77777777" w:rsidR="003D6408" w:rsidRPr="00894C4D" w:rsidRDefault="003D6408" w:rsidP="003D6408">
      <w:pPr>
        <w:pStyle w:val="ListParagraph"/>
        <w:numPr>
          <w:ilvl w:val="0"/>
          <w:numId w:val="7"/>
        </w:numPr>
        <w:jc w:val="both"/>
        <w:rPr>
          <w:lang w:val="sr-Latn-RS"/>
        </w:rPr>
      </w:pPr>
      <w:r w:rsidRPr="00894C4D">
        <w:rPr>
          <w:lang w:val="sr-Latn-RS"/>
        </w:rPr>
        <w:t xml:space="preserve">Najčešći problemi koji se </w:t>
      </w:r>
      <w:r w:rsidR="00FD1615" w:rsidRPr="00894C4D">
        <w:rPr>
          <w:lang w:val="sr-Latn-RS"/>
        </w:rPr>
        <w:t>javljaju</w:t>
      </w:r>
      <w:r w:rsidRPr="00894C4D">
        <w:rPr>
          <w:lang w:val="sr-Latn-RS"/>
        </w:rPr>
        <w:t xml:space="preserve"> tokom izrade </w:t>
      </w:r>
      <w:r w:rsidR="007A76BF" w:rsidRPr="00894C4D">
        <w:rPr>
          <w:lang w:val="sr-Latn-RS"/>
        </w:rPr>
        <w:t>projekata</w:t>
      </w:r>
      <w:r w:rsidRPr="00894C4D">
        <w:rPr>
          <w:lang w:val="sr-Latn-RS"/>
        </w:rPr>
        <w:t xml:space="preserve"> će </w:t>
      </w:r>
      <w:r w:rsidR="008525E8" w:rsidRPr="00894C4D">
        <w:rPr>
          <w:lang w:val="sr-Latn-RS"/>
        </w:rPr>
        <w:t>vrlo brzo imati odgovore</w:t>
      </w:r>
      <w:r w:rsidR="00FD1615" w:rsidRPr="00894C4D">
        <w:rPr>
          <w:lang w:val="sr-Latn-RS"/>
        </w:rPr>
        <w:t xml:space="preserve"> i neće biti potrebe za dupliranjem istih pitanja</w:t>
      </w:r>
      <w:r w:rsidR="00D82CAC" w:rsidRPr="00894C4D">
        <w:rPr>
          <w:lang w:val="sr-Latn-RS"/>
        </w:rPr>
        <w:t>.</w:t>
      </w:r>
    </w:p>
    <w:p w14:paraId="638FBCA8" w14:textId="77777777" w:rsidR="00391487" w:rsidRPr="00894C4D" w:rsidRDefault="003D6408" w:rsidP="00F3486F">
      <w:pPr>
        <w:pStyle w:val="ListParagraph"/>
        <w:numPr>
          <w:ilvl w:val="0"/>
          <w:numId w:val="7"/>
        </w:numPr>
        <w:jc w:val="both"/>
        <w:rPr>
          <w:lang w:val="sr-Latn-RS"/>
        </w:rPr>
      </w:pPr>
      <w:r w:rsidRPr="00894C4D">
        <w:rPr>
          <w:lang w:val="sr-Latn-RS"/>
        </w:rPr>
        <w:t xml:space="preserve">Studenti se navikavaju da rešenje koje su </w:t>
      </w:r>
      <w:r w:rsidR="00E9575D" w:rsidRPr="00894C4D">
        <w:rPr>
          <w:lang w:val="sr-Latn-RS"/>
        </w:rPr>
        <w:t>pronašl</w:t>
      </w:r>
      <w:r w:rsidR="00AF4F26" w:rsidRPr="00894C4D">
        <w:rPr>
          <w:lang w:val="sr-Latn-RS"/>
        </w:rPr>
        <w:t>i</w:t>
      </w:r>
      <w:r w:rsidRPr="00894C4D">
        <w:rPr>
          <w:lang w:val="sr-Latn-RS"/>
        </w:rPr>
        <w:t xml:space="preserve"> prilagode svom </w:t>
      </w:r>
      <w:r w:rsidR="005A3459" w:rsidRPr="00894C4D">
        <w:rPr>
          <w:lang w:val="sr-Latn-RS"/>
        </w:rPr>
        <w:t>kod</w:t>
      </w:r>
      <w:r w:rsidR="00BC602D" w:rsidRPr="00894C4D">
        <w:rPr>
          <w:lang w:val="sr-Latn-RS"/>
        </w:rPr>
        <w:t>u</w:t>
      </w:r>
      <w:r w:rsidRPr="00894C4D">
        <w:rPr>
          <w:lang w:val="sr-Latn-RS"/>
        </w:rPr>
        <w:t>.</w:t>
      </w:r>
    </w:p>
    <w:p w14:paraId="1C45690D" w14:textId="77777777" w:rsidR="004234B7" w:rsidRPr="00B9254A" w:rsidRDefault="004234B7" w:rsidP="004234B7">
      <w:pPr>
        <w:pStyle w:val="ListParagraph"/>
        <w:jc w:val="both"/>
        <w:rPr>
          <w:lang w:val="sr-Latn-RS"/>
        </w:rPr>
      </w:pPr>
    </w:p>
    <w:p w14:paraId="2DDBE068" w14:textId="77777777" w:rsidR="00B9254A" w:rsidRPr="00B9254A" w:rsidRDefault="00B9254A" w:rsidP="00B9254A">
      <w:pPr>
        <w:pStyle w:val="ListParagraph"/>
        <w:jc w:val="both"/>
        <w:rPr>
          <w:lang w:val="sr-Latn-RS"/>
        </w:rPr>
      </w:pPr>
    </w:p>
    <w:p w14:paraId="673CB099" w14:textId="77777777" w:rsidR="00391487" w:rsidRDefault="000C7C85">
      <w:pPr>
        <w:pStyle w:val="Heading2"/>
        <w:pPrChange w:id="394" w:author="Korisnik" w:date="2024-09-19T16:10:00Z">
          <w:pPr/>
        </w:pPrChange>
      </w:pPr>
      <w:bookmarkStart w:id="395" w:name="_Toc177675764"/>
      <w:r w:rsidRPr="00166BCB">
        <w:lastRenderedPageBreak/>
        <w:t>Postojeća rešenja</w:t>
      </w:r>
      <w:bookmarkEnd w:id="395"/>
    </w:p>
    <w:p w14:paraId="45E97D7F" w14:textId="77777777" w:rsidR="00166BCB" w:rsidRDefault="00166BCB" w:rsidP="00166BCB">
      <w:pPr>
        <w:jc w:val="both"/>
        <w:rPr>
          <w:lang w:val="sr-Latn-RS"/>
        </w:rPr>
      </w:pPr>
      <w:r w:rsidRPr="005F21A6">
        <w:rPr>
          <w:i/>
          <w:lang w:val="sr-Latn-RS"/>
        </w:rPr>
        <w:t>Stack Overflow</w:t>
      </w:r>
      <w:r>
        <w:rPr>
          <w:lang w:val="sr-Latn-RS"/>
        </w:rPr>
        <w:t xml:space="preserve"> je sajt, zamišljen da predstavlja biblioteku koja bi umesto knjiga na svojim policama imala sva moguća pitanja vezana za programiranje. Najkvalitetniji i vrlo detaljni odgovori bi se nalazili na njihovim stranicama. Programeri širom sveta su upravo oni koji omogućuju da se ovaj cilj postigne, pomažući potpunim strancima na Internetu, nudeći im odgovore za opisane probleme </w:t>
      </w:r>
      <w:r>
        <w:t>[10]</w:t>
      </w:r>
      <w:r>
        <w:rPr>
          <w:lang w:val="sr-Latn-RS"/>
        </w:rPr>
        <w:t xml:space="preserve">. </w:t>
      </w:r>
    </w:p>
    <w:p w14:paraId="29805671" w14:textId="77777777" w:rsidR="00166BCB" w:rsidRPr="00476966" w:rsidRDefault="00166BCB" w:rsidP="00166BCB">
      <w:pPr>
        <w:jc w:val="both"/>
        <w:rPr>
          <w:lang w:val="sr-Latn-RS"/>
        </w:rPr>
      </w:pPr>
      <w:r w:rsidRPr="004234B7">
        <w:rPr>
          <w:i/>
          <w:lang w:val="sr-Latn-RS"/>
        </w:rPr>
        <w:t>Stack Overflow</w:t>
      </w:r>
      <w:r>
        <w:rPr>
          <w:lang w:val="sr-Latn-RS"/>
        </w:rPr>
        <w:t xml:space="preserve"> je samo jedan od 173 sajta koja se nalaze u okviru </w:t>
      </w:r>
      <w:r w:rsidRPr="004234B7">
        <w:rPr>
          <w:i/>
          <w:lang w:val="sr-Latn-RS"/>
        </w:rPr>
        <w:t>Stack Exchange</w:t>
      </w:r>
      <w:r>
        <w:rPr>
          <w:lang w:val="sr-Latn-RS"/>
        </w:rPr>
        <w:t xml:space="preserve"> mreže, koju na mesečnom nivou poseti preko 100 miliona ljudi. Trenutno predstavlja najmoćniju mrežu za pronalaženje odgovora, sa </w:t>
      </w:r>
      <w:r w:rsidRPr="009A22D8">
        <w:rPr>
          <w:i/>
          <w:lang w:val="sr-Latn-RS"/>
        </w:rPr>
        <w:t>Stack Overflow</w:t>
      </w:r>
      <w:r>
        <w:rPr>
          <w:lang w:val="sr-Latn-RS"/>
        </w:rPr>
        <w:t xml:space="preserve"> kao vodećim sajtom. </w:t>
      </w:r>
      <w:r>
        <w:t>[11]</w:t>
      </w:r>
      <w:r>
        <w:rPr>
          <w:lang w:val="sr-Latn-RS"/>
        </w:rPr>
        <w:t xml:space="preserve">. </w:t>
      </w:r>
    </w:p>
    <w:p w14:paraId="3B80F6B5" w14:textId="77777777" w:rsidR="00166BCB" w:rsidRPr="0037213B" w:rsidDel="002E180B" w:rsidRDefault="00166BCB" w:rsidP="00166BCB">
      <w:pPr>
        <w:rPr>
          <w:del w:id="396" w:author="Korisnik" w:date="2024-09-19T16:10:00Z"/>
          <w:lang w:val="sr-Latn-RS"/>
        </w:rPr>
      </w:pPr>
    </w:p>
    <w:p w14:paraId="5D85466F" w14:textId="77777777" w:rsidR="00166BCB" w:rsidDel="002E180B" w:rsidRDefault="00166BCB" w:rsidP="00166BCB">
      <w:pPr>
        <w:pStyle w:val="Heading3"/>
        <w:rPr>
          <w:del w:id="397" w:author="Korisnik" w:date="2024-09-19T16:10:00Z"/>
          <w:i/>
          <w:lang w:val="sr-Latn-RS"/>
        </w:rPr>
      </w:pPr>
      <w:del w:id="398" w:author="Korisnik" w:date="2024-09-19T16:10:00Z">
        <w:r w:rsidRPr="005F21A6" w:rsidDel="002E180B">
          <w:rPr>
            <w:i/>
            <w:lang w:val="sr-Latn-RS"/>
          </w:rPr>
          <w:delText>Discuss The Elastic Stack</w:delText>
        </w:r>
      </w:del>
    </w:p>
    <w:p w14:paraId="5CEBF181" w14:textId="77777777" w:rsidR="00166BCB" w:rsidDel="002E180B" w:rsidRDefault="00166BCB" w:rsidP="00166BCB">
      <w:pPr>
        <w:rPr>
          <w:del w:id="399" w:author="Korisnik" w:date="2024-09-19T16:10:00Z"/>
          <w:lang w:val="sr-Latn-RS"/>
        </w:rPr>
      </w:pPr>
    </w:p>
    <w:p w14:paraId="629CD241" w14:textId="77777777" w:rsidR="00166BCB" w:rsidRDefault="00166BCB" w:rsidP="00166BCB">
      <w:pPr>
        <w:jc w:val="both"/>
        <w:rPr>
          <w:lang w:val="sr-Latn-RS"/>
        </w:rPr>
      </w:pPr>
      <w:r w:rsidRPr="00306DA1">
        <w:rPr>
          <w:i/>
          <w:lang w:val="sr-Latn-RS"/>
        </w:rPr>
        <w:t>Discuss The Elastic Stack</w:t>
      </w:r>
      <w:r>
        <w:rPr>
          <w:lang w:val="sr-Latn-RS"/>
        </w:rPr>
        <w:t xml:space="preserve"> predstavlja skup </w:t>
      </w:r>
      <w:r w:rsidRPr="0037213B">
        <w:rPr>
          <w:lang w:val="sr-Latn-RS"/>
        </w:rPr>
        <w:t>„</w:t>
      </w:r>
      <w:r>
        <w:rPr>
          <w:lang w:val="sr-Latn-RS"/>
        </w:rPr>
        <w:t xml:space="preserve">diskusionih foruma za </w:t>
      </w:r>
      <w:r w:rsidRPr="00FA6C7E">
        <w:rPr>
          <w:i/>
          <w:lang w:val="sr-Latn-RS"/>
        </w:rPr>
        <w:t>Elasticsearch</w:t>
      </w:r>
      <w:r>
        <w:rPr>
          <w:lang w:val="sr-Latn-RS"/>
        </w:rPr>
        <w:t xml:space="preserve">, </w:t>
      </w:r>
      <w:r w:rsidRPr="00FA6C7E">
        <w:rPr>
          <w:i/>
          <w:lang w:val="sr-Latn-RS"/>
        </w:rPr>
        <w:t>Beats</w:t>
      </w:r>
      <w:r>
        <w:rPr>
          <w:lang w:val="sr-Latn-RS"/>
        </w:rPr>
        <w:t xml:space="preserve">, </w:t>
      </w:r>
      <w:r w:rsidRPr="00FA6C7E">
        <w:rPr>
          <w:i/>
          <w:lang w:val="sr-Latn-RS"/>
        </w:rPr>
        <w:t>Logstash</w:t>
      </w:r>
      <w:r>
        <w:rPr>
          <w:lang w:val="sr-Latn-RS"/>
        </w:rPr>
        <w:t xml:space="preserve">, </w:t>
      </w:r>
      <w:r w:rsidRPr="00FA6C7E">
        <w:rPr>
          <w:i/>
          <w:lang w:val="sr-Latn-RS"/>
        </w:rPr>
        <w:t>Kibana</w:t>
      </w:r>
      <w:r>
        <w:rPr>
          <w:lang w:val="sr-Latn-RS"/>
        </w:rPr>
        <w:t xml:space="preserve">, </w:t>
      </w:r>
      <w:r w:rsidRPr="00FA6C7E">
        <w:rPr>
          <w:i/>
          <w:lang w:val="sr-Latn-RS"/>
        </w:rPr>
        <w:t>Elastic Cloud</w:t>
      </w:r>
      <w:r>
        <w:rPr>
          <w:lang w:val="sr-Latn-RS"/>
        </w:rPr>
        <w:t xml:space="preserve"> i ostale proizvode u okviru </w:t>
      </w:r>
      <w:r w:rsidRPr="00FA6C7E">
        <w:rPr>
          <w:i/>
          <w:lang w:val="sr-Latn-RS"/>
        </w:rPr>
        <w:t>Elastic</w:t>
      </w:r>
      <w:r>
        <w:rPr>
          <w:lang w:val="sr-Latn-RS"/>
        </w:rPr>
        <w:t xml:space="preserve"> ekosistema</w:t>
      </w:r>
      <w:r w:rsidRPr="0037213B">
        <w:rPr>
          <w:lang w:val="sr-Latn-RS"/>
        </w:rPr>
        <w:t>“</w:t>
      </w:r>
      <w:r>
        <w:rPr>
          <w:lang w:val="sr-Latn-RS"/>
        </w:rPr>
        <w:t xml:space="preserve"> </w:t>
      </w:r>
      <w:r>
        <w:t>[12]</w:t>
      </w:r>
      <w:r>
        <w:rPr>
          <w:lang w:val="sr-Latn-RS"/>
        </w:rPr>
        <w:t>.</w:t>
      </w:r>
    </w:p>
    <w:p w14:paraId="353AF323" w14:textId="77777777" w:rsidR="00166BCB" w:rsidRPr="007C3A27" w:rsidRDefault="00166BCB" w:rsidP="00166BCB">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koja su usko vezana za </w:t>
      </w:r>
      <w:r w:rsidRPr="005E2CA5">
        <w:rPr>
          <w:i/>
          <w:lang w:val="sr-Latn-RS"/>
        </w:rPr>
        <w:t>Elastic</w:t>
      </w:r>
      <w:r>
        <w:rPr>
          <w:lang w:val="sr-Latn-RS"/>
        </w:rPr>
        <w:t xml:space="preserve"> domen.</w:t>
      </w:r>
    </w:p>
    <w:p w14:paraId="318E524B" w14:textId="77777777" w:rsidR="00166BCB" w:rsidDel="002E180B" w:rsidRDefault="00166BCB" w:rsidP="00166BCB">
      <w:pPr>
        <w:rPr>
          <w:del w:id="400" w:author="Korisnik" w:date="2024-09-19T16:10:00Z"/>
          <w:lang w:val="sr-Latn-RS"/>
        </w:rPr>
      </w:pPr>
    </w:p>
    <w:p w14:paraId="3BF7D326" w14:textId="77777777" w:rsidR="00166BCB" w:rsidDel="002E180B" w:rsidRDefault="00166BCB" w:rsidP="00166BCB">
      <w:pPr>
        <w:pStyle w:val="Heading3"/>
        <w:rPr>
          <w:del w:id="401" w:author="Korisnik" w:date="2024-09-19T16:10:00Z"/>
          <w:i/>
          <w:lang w:val="sr-Latn-RS"/>
        </w:rPr>
      </w:pPr>
      <w:del w:id="402" w:author="Korisnik" w:date="2024-09-19T16:10:00Z">
        <w:r w:rsidRPr="005F21A6" w:rsidDel="002E180B">
          <w:rPr>
            <w:i/>
            <w:lang w:val="sr-Latn-RS"/>
          </w:rPr>
          <w:delText>Git</w:delText>
        </w:r>
        <w:r w:rsidDel="002E180B">
          <w:rPr>
            <w:i/>
            <w:lang w:val="sr-Latn-RS"/>
          </w:rPr>
          <w:delText>H</w:delText>
        </w:r>
        <w:r w:rsidRPr="005F21A6" w:rsidDel="002E180B">
          <w:rPr>
            <w:i/>
            <w:lang w:val="sr-Latn-RS"/>
          </w:rPr>
          <w:delText>ub community</w:delText>
        </w:r>
      </w:del>
    </w:p>
    <w:p w14:paraId="2D6C32B8" w14:textId="77777777" w:rsidR="00166BCB" w:rsidDel="002E180B" w:rsidRDefault="00166BCB" w:rsidP="00166BCB">
      <w:pPr>
        <w:rPr>
          <w:del w:id="403" w:author="Korisnik" w:date="2024-09-19T16:10:00Z"/>
          <w:lang w:val="sr-Latn-RS"/>
        </w:rPr>
      </w:pPr>
    </w:p>
    <w:p w14:paraId="2AE2957C" w14:textId="77777777" w:rsidR="00166BCB" w:rsidRDefault="00166BCB" w:rsidP="00166BCB">
      <w:pPr>
        <w:jc w:val="both"/>
        <w:rPr>
          <w:lang w:val="sr-Latn-RS"/>
        </w:rPr>
      </w:pPr>
      <w:r w:rsidRPr="00D267AE">
        <w:rPr>
          <w:i/>
          <w:lang w:val="sr-Latn-RS"/>
        </w:rPr>
        <w:t>GitHub community</w:t>
      </w:r>
      <w:r>
        <w:rPr>
          <w:lang w:val="sr-Latn-RS"/>
        </w:rPr>
        <w:t xml:space="preserve"> </w:t>
      </w:r>
      <w:r w:rsidRPr="007D250C">
        <w:rPr>
          <w:lang w:val="sr-Latn-RS"/>
        </w:rPr>
        <w:t>je</w:t>
      </w:r>
      <w:r>
        <w:rPr>
          <w:lang w:val="sr-Latn-RS"/>
        </w:rPr>
        <w:t xml:space="preserve"> sajt namenjen </w:t>
      </w:r>
      <w:r w:rsidRPr="007D250C">
        <w:rPr>
          <w:i/>
          <w:lang w:val="sr-Latn-RS"/>
        </w:rPr>
        <w:t>GitHub</w:t>
      </w:r>
      <w:r>
        <w:rPr>
          <w:lang w:val="sr-Latn-RS"/>
        </w:rPr>
        <w:t xml:space="preserve"> korisnicima, kao mesto na kome mogu da dobiju odgovor na postavljeno pitanje i da pritom nauče nešto novo ili čak dobiju inspiraciju za neki novi projekat </w:t>
      </w:r>
      <w:r>
        <w:t>[13]</w:t>
      </w:r>
      <w:r>
        <w:rPr>
          <w:lang w:val="sr-Latn-RS"/>
        </w:rPr>
        <w:t>.</w:t>
      </w:r>
    </w:p>
    <w:p w14:paraId="518D8B51" w14:textId="77777777" w:rsidR="00166BCB" w:rsidDel="002E180B" w:rsidRDefault="00166BCB" w:rsidP="00166BCB">
      <w:pPr>
        <w:jc w:val="both"/>
        <w:rPr>
          <w:del w:id="404" w:author="Korisnik" w:date="2024-09-19T16:10:00Z"/>
          <w:lang w:val="sr-Latn-RS"/>
        </w:rPr>
      </w:pPr>
    </w:p>
    <w:p w14:paraId="3E267107" w14:textId="77777777" w:rsidR="00166BCB" w:rsidDel="002E180B" w:rsidRDefault="00166BCB" w:rsidP="00166BCB">
      <w:pPr>
        <w:pStyle w:val="Heading3"/>
        <w:rPr>
          <w:del w:id="405" w:author="Korisnik" w:date="2024-09-19T16:10:00Z"/>
          <w:lang w:val="sr-Latn-RS"/>
        </w:rPr>
      </w:pPr>
      <w:del w:id="406" w:author="Korisnik" w:date="2024-09-19T16:10:00Z">
        <w:r w:rsidDel="002E180B">
          <w:rPr>
            <w:lang w:val="sr-Latn-RS"/>
          </w:rPr>
          <w:delText>Ostalo</w:delText>
        </w:r>
      </w:del>
    </w:p>
    <w:p w14:paraId="63CAE1C6" w14:textId="77777777" w:rsidR="00166BCB" w:rsidDel="002E180B" w:rsidRDefault="00166BCB" w:rsidP="00166BCB">
      <w:pPr>
        <w:rPr>
          <w:del w:id="407" w:author="Korisnik" w:date="2024-09-19T16:10:00Z"/>
          <w:lang w:val="sr-Latn-RS"/>
        </w:rPr>
      </w:pPr>
    </w:p>
    <w:p w14:paraId="184EA1FE" w14:textId="7E9930BB" w:rsidR="00166BCB" w:rsidRPr="00166BCB" w:rsidDel="002E180B" w:rsidRDefault="00166BCB" w:rsidP="00166BCB">
      <w:pPr>
        <w:rPr>
          <w:del w:id="408" w:author="Korisnik" w:date="2024-09-19T16:10:00Z"/>
        </w:rPr>
      </w:pPr>
      <w:r>
        <w:rPr>
          <w:lang w:val="sr-Latn-RS"/>
        </w:rPr>
        <w:t>Osim navedenih sajtova, koriste se i: Dev.to, Experts Exchange, Code Project i slični.</w:t>
      </w:r>
    </w:p>
    <w:p w14:paraId="1E4FCDFA" w14:textId="77777777" w:rsidR="000C7C85" w:rsidRPr="00166BCB" w:rsidDel="002E180B" w:rsidRDefault="000C7C85">
      <w:pPr>
        <w:rPr>
          <w:del w:id="409" w:author="Korisnik" w:date="2024-09-19T16:10:00Z"/>
        </w:rPr>
      </w:pPr>
      <w:bookmarkStart w:id="410" w:name="_Toc177671502"/>
      <w:bookmarkStart w:id="411" w:name="_Toc177671543"/>
      <w:bookmarkStart w:id="412" w:name="_Toc177675674"/>
      <w:bookmarkStart w:id="413" w:name="_Toc177675708"/>
      <w:bookmarkEnd w:id="410"/>
      <w:bookmarkEnd w:id="411"/>
      <w:bookmarkEnd w:id="412"/>
      <w:bookmarkEnd w:id="413"/>
    </w:p>
    <w:p w14:paraId="769DB4FA" w14:textId="3F7A5808" w:rsidR="00391487" w:rsidRPr="00166BCB" w:rsidDel="002E180B" w:rsidRDefault="00C34E4F">
      <w:pPr>
        <w:rPr>
          <w:del w:id="414" w:author="Korisnik" w:date="2024-09-19T16:10:00Z"/>
        </w:rPr>
        <w:pPrChange w:id="415" w:author="Korisnik" w:date="2024-09-19T16:10:00Z">
          <w:pPr>
            <w:pStyle w:val="Heading3"/>
          </w:pPr>
        </w:pPrChange>
      </w:pPr>
      <w:del w:id="416" w:author="Korisnik" w:date="2024-09-19T16:10:00Z">
        <w:r w:rsidRPr="00166BCB" w:rsidDel="002E180B">
          <w:delText xml:space="preserve">Stack Exchange </w:delText>
        </w:r>
        <w:r w:rsidR="00152474" w:rsidRPr="00166BCB" w:rsidDel="002E180B">
          <w:delText>i</w:delText>
        </w:r>
        <w:r w:rsidRPr="00166BCB" w:rsidDel="002E180B">
          <w:delText xml:space="preserve"> Stack Overflow</w:delText>
        </w:r>
        <w:r w:rsidR="00391487" w:rsidRPr="00166BCB" w:rsidDel="002E180B">
          <w:delText xml:space="preserve"> </w:delText>
        </w:r>
        <w:bookmarkStart w:id="417" w:name="_Toc177671503"/>
        <w:bookmarkStart w:id="418" w:name="_Toc177671544"/>
        <w:bookmarkStart w:id="419" w:name="_Toc177675675"/>
        <w:bookmarkStart w:id="420" w:name="_Toc177675709"/>
        <w:bookmarkEnd w:id="417"/>
        <w:bookmarkEnd w:id="418"/>
        <w:bookmarkEnd w:id="419"/>
        <w:bookmarkEnd w:id="420"/>
      </w:del>
    </w:p>
    <w:p w14:paraId="370FF863" w14:textId="0509982A" w:rsidR="007B28F4" w:rsidRPr="007B28F4" w:rsidDel="002E180B" w:rsidRDefault="007B28F4" w:rsidP="007B28F4">
      <w:pPr>
        <w:rPr>
          <w:del w:id="421" w:author="Korisnik" w:date="2024-09-19T16:11:00Z"/>
          <w:lang w:val="sr-Latn-RS"/>
        </w:rPr>
      </w:pPr>
    </w:p>
    <w:p w14:paraId="7AB8ADF3" w14:textId="77777777" w:rsidR="00391487" w:rsidRPr="0037213B" w:rsidDel="002E180B" w:rsidRDefault="00391487" w:rsidP="00391487">
      <w:pPr>
        <w:rPr>
          <w:del w:id="422" w:author="Korisnik" w:date="2024-09-19T16:11:00Z"/>
          <w:lang w:val="sr-Latn-RS"/>
        </w:rPr>
      </w:pPr>
    </w:p>
    <w:p w14:paraId="19F64821" w14:textId="77777777" w:rsidR="00D0723A" w:rsidRPr="0037213B" w:rsidDel="002E180B" w:rsidRDefault="00D0723A" w:rsidP="00786316">
      <w:pPr>
        <w:rPr>
          <w:del w:id="423" w:author="Korisnik" w:date="2024-09-19T16:11:00Z"/>
          <w:lang w:val="sr-Latn-RS"/>
        </w:rPr>
      </w:pPr>
    </w:p>
    <w:p w14:paraId="1839CF6A" w14:textId="77777777" w:rsidR="00D0723A" w:rsidRPr="0037213B" w:rsidRDefault="00D0723A" w:rsidP="00786316">
      <w:pPr>
        <w:rPr>
          <w:lang w:val="sr-Latn-RS"/>
        </w:rPr>
      </w:pPr>
    </w:p>
    <w:p w14:paraId="7CD6DC89" w14:textId="77777777" w:rsidR="00FF17E2" w:rsidRPr="0037213B" w:rsidRDefault="0094495D" w:rsidP="00FF17E2">
      <w:pPr>
        <w:pStyle w:val="Heading1"/>
        <w:rPr>
          <w:lang w:val="sr-Latn-RS"/>
        </w:rPr>
      </w:pPr>
      <w:bookmarkStart w:id="424" w:name="_Toc177675765"/>
      <w:r w:rsidRPr="005D4A41">
        <w:rPr>
          <w:i/>
          <w:lang w:val="sr-Latn-RS"/>
        </w:rPr>
        <w:lastRenderedPageBreak/>
        <w:t>Elasticsearch</w:t>
      </w:r>
      <w:r>
        <w:rPr>
          <w:lang w:val="sr-Latn-RS"/>
        </w:rPr>
        <w:t xml:space="preserve"> mehanizam</w:t>
      </w:r>
      <w:r w:rsidR="006C4E7E">
        <w:rPr>
          <w:lang w:val="sr-Latn-RS"/>
        </w:rPr>
        <w:t xml:space="preserve"> pretrage</w:t>
      </w:r>
      <w:bookmarkEnd w:id="424"/>
    </w:p>
    <w:p w14:paraId="59D77B77" w14:textId="77777777" w:rsidR="005D4A41" w:rsidRDefault="005D4A41" w:rsidP="005D4A41">
      <w:pPr>
        <w:pStyle w:val="Heading2"/>
        <w:rPr>
          <w:lang w:val="sr-Latn-RS"/>
        </w:rPr>
      </w:pPr>
      <w:bookmarkStart w:id="425" w:name="_Toc177675766"/>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425"/>
    </w:p>
    <w:p w14:paraId="3AA85C46" w14:textId="4C0D980C"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del w:id="426" w:author="Dunja Vrbaski" w:date="2024-09-17T23:31:00Z">
        <w:r w:rsidR="00553EB3" w:rsidDel="00894C4D">
          <w:rPr>
            <w:lang w:val="sr-Latn-RS"/>
          </w:rPr>
          <w:delText xml:space="preserve">, </w:delText>
        </w:r>
      </w:del>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14:paraId="67E8AD50" w14:textId="1390C17B" w:rsidR="00031A57" w:rsidDel="00153207" w:rsidRDefault="00031A57" w:rsidP="005D4A41">
      <w:pPr>
        <w:jc w:val="both"/>
        <w:rPr>
          <w:del w:id="427" w:author="Korisnik" w:date="2024-09-19T16:11:00Z"/>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w:t>
      </w:r>
      <w:del w:id="428" w:author="Korisnik" w:date="2024-09-19T16:11:00Z">
        <w:r w:rsidRPr="00894C4D" w:rsidDel="001C0B2F">
          <w:rPr>
            <w:highlight w:val="yellow"/>
            <w:lang w:val="sr-Latn-RS"/>
            <w:rPrChange w:id="429" w:author="Dunja Vrbaski" w:date="2024-09-17T23:31:00Z">
              <w:rPr>
                <w:lang w:val="sr-Latn-RS"/>
              </w:rPr>
            </w:rPrChange>
          </w:rPr>
          <w:delText>Shay Banon</w:delText>
        </w:r>
      </w:del>
      <w:ins w:id="430" w:author="Korisnik" w:date="2024-09-19T16:11:00Z">
        <w:r w:rsidR="001C0B2F">
          <w:rPr>
            <w:lang w:val="sr-Latn-RS"/>
          </w:rPr>
          <w:t>Šej Benon</w:t>
        </w:r>
      </w:ins>
      <w:r>
        <w:rPr>
          <w:lang w:val="sr-Latn-RS"/>
        </w:rPr>
        <w:t>,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rsidRPr="00D576B0">
        <w:t>[1</w:t>
      </w:r>
      <w:del w:id="431" w:author="Korisnik" w:date="2024-09-19T17:13:00Z">
        <w:r w:rsidR="000B7941" w:rsidRPr="00D576B0" w:rsidDel="00546C23">
          <w:delText>6</w:delText>
        </w:r>
      </w:del>
      <w:ins w:id="432" w:author="Korisnik" w:date="2024-09-19T17:13:00Z">
        <w:r w:rsidR="00546C23" w:rsidRPr="00546C23">
          <w:rPr>
            <w:rPrChange w:id="433" w:author="Korisnik" w:date="2024-09-19T17:13:00Z">
              <w:rPr>
                <w:highlight w:val="green"/>
              </w:rPr>
            </w:rPrChange>
          </w:rPr>
          <w:t>4</w:t>
        </w:r>
      </w:ins>
      <w:r w:rsidR="000B7941" w:rsidRPr="00D576B0">
        <w:t>]</w:t>
      </w:r>
      <w:r w:rsidRPr="00D576B0">
        <w:rPr>
          <w:lang w:val="sr-Latn-RS"/>
        </w:rPr>
        <w:t>.</w:t>
      </w:r>
      <w:r>
        <w:rPr>
          <w:lang w:val="sr-Latn-RS"/>
        </w:rPr>
        <w:t xml:space="preserve"> </w:t>
      </w:r>
    </w:p>
    <w:p w14:paraId="6EDDE5E6" w14:textId="77777777" w:rsidR="00153207" w:rsidRDefault="00153207" w:rsidP="005D4A41">
      <w:pPr>
        <w:jc w:val="both"/>
        <w:rPr>
          <w:ins w:id="434" w:author="Korisnik" w:date="2024-09-19T16:12:00Z"/>
          <w:lang w:val="sr-Latn-RS"/>
        </w:rPr>
      </w:pPr>
    </w:p>
    <w:p w14:paraId="644DC5A1" w14:textId="77777777" w:rsidR="00E105F9" w:rsidRPr="005D4A41" w:rsidRDefault="00E105F9" w:rsidP="005D4A41">
      <w:pPr>
        <w:jc w:val="both"/>
        <w:rPr>
          <w:lang w:val="sr-Latn-RS"/>
        </w:rPr>
      </w:pPr>
    </w:p>
    <w:p w14:paraId="16A39D17" w14:textId="77777777" w:rsidR="00A30DFE" w:rsidRDefault="009F4374" w:rsidP="005D4A41">
      <w:pPr>
        <w:pStyle w:val="Heading2"/>
        <w:rPr>
          <w:lang w:val="sr-Latn-RS"/>
        </w:rPr>
      </w:pPr>
      <w:r w:rsidRPr="005D4A41">
        <w:rPr>
          <w:lang w:val="sr-Latn-RS"/>
        </w:rPr>
        <w:t xml:space="preserve"> </w:t>
      </w:r>
      <w:bookmarkStart w:id="435" w:name="_Toc177675767"/>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435"/>
    </w:p>
    <w:p w14:paraId="1DCE288A" w14:textId="77777777" w:rsidR="00F93575" w:rsidRPr="00B119B2" w:rsidRDefault="009C5CA7" w:rsidP="00F93575">
      <w:pPr>
        <w:pStyle w:val="Heading3"/>
        <w:rPr>
          <w:i/>
          <w:lang w:val="sr-Latn-RS"/>
        </w:rPr>
      </w:pPr>
      <w:bookmarkStart w:id="436" w:name="_Toc177675768"/>
      <w:r w:rsidRPr="00B119B2">
        <w:rPr>
          <w:i/>
          <w:lang w:val="sr-Latn-RS"/>
        </w:rPr>
        <w:t>Index</w:t>
      </w:r>
      <w:bookmarkEnd w:id="436"/>
    </w:p>
    <w:p w14:paraId="08F5FDEB" w14:textId="77777777" w:rsidR="00F93575" w:rsidRPr="00F93575" w:rsidRDefault="00F93575" w:rsidP="00F93575">
      <w:pPr>
        <w:rPr>
          <w:lang w:val="sr-Latn-RS"/>
        </w:rPr>
      </w:pPr>
    </w:p>
    <w:p w14:paraId="601AD44B" w14:textId="618B8E90"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w:t>
      </w:r>
      <w:ins w:id="437" w:author="Dunja Vrbaski" w:date="2024-09-17T23:31:00Z">
        <w:r w:rsidR="00894C4D">
          <w:rPr>
            <w:lang w:val="sr-Latn-RS"/>
          </w:rPr>
          <w:t>a</w:t>
        </w:r>
      </w:ins>
      <w:r>
        <w:rPr>
          <w:lang w:val="sr-Latn-RS"/>
        </w:rPr>
        <w:t xml:space="preserve"> koju je moguće grupisati u </w:t>
      </w:r>
      <w:r w:rsidR="00F05714" w:rsidRPr="00F05714">
        <w:rPr>
          <w:i/>
          <w:lang w:val="sr-Latn-RS"/>
        </w:rPr>
        <w:t>index</w:t>
      </w:r>
      <w:r>
        <w:rPr>
          <w:lang w:val="sr-Latn-RS"/>
        </w:rPr>
        <w:t xml:space="preserve">, koncept sličan tabeli kod relacionih baza podataka. Da bi se dokumenti grupisali u </w:t>
      </w:r>
      <w:r w:rsidR="00F05714" w:rsidRPr="00F05714">
        <w:rPr>
          <w:i/>
          <w:lang w:val="sr-Latn-RS"/>
        </w:rPr>
        <w:t>index</w:t>
      </w:r>
      <w:r>
        <w:rPr>
          <w:lang w:val="sr-Latn-RS"/>
        </w:rPr>
        <w:t xml:space="preserve">, moraju imati slične karakteristike </w:t>
      </w:r>
      <w:r w:rsidRPr="00D576B0">
        <w:rPr>
          <w:lang w:val="sr-Latn-RS"/>
        </w:rPr>
        <w:t>[1</w:t>
      </w:r>
      <w:ins w:id="438" w:author="Korisnik" w:date="2024-09-19T17:14:00Z">
        <w:r w:rsidR="001E5D56" w:rsidRPr="001E5D56">
          <w:rPr>
            <w:lang w:val="sr-Latn-RS"/>
            <w:rPrChange w:id="439" w:author="Korisnik" w:date="2024-09-19T17:14:00Z">
              <w:rPr>
                <w:highlight w:val="green"/>
                <w:lang w:val="sr-Latn-RS"/>
              </w:rPr>
            </w:rPrChange>
          </w:rPr>
          <w:t>5</w:t>
        </w:r>
      </w:ins>
      <w:del w:id="440" w:author="Korisnik" w:date="2024-09-19T17:13:00Z">
        <w:r w:rsidRPr="00D576B0" w:rsidDel="00546C23">
          <w:rPr>
            <w:lang w:val="sr-Latn-RS"/>
          </w:rPr>
          <w:delText>4</w:delText>
        </w:r>
      </w:del>
      <w:r w:rsidRPr="001E5D56">
        <w:rPr>
          <w:lang w:val="sr-Latn-RS"/>
        </w:rPr>
        <w:t>].</w:t>
      </w:r>
    </w:p>
    <w:p w14:paraId="004F3CBB" w14:textId="2103F382" w:rsidR="00F93575" w:rsidRDefault="00F93575" w:rsidP="00F93575">
      <w:pPr>
        <w:jc w:val="both"/>
        <w:rPr>
          <w:lang w:val="sr-Latn-RS"/>
        </w:rPr>
      </w:pPr>
      <w:r>
        <w:rPr>
          <w:lang w:val="sr-Latn-RS"/>
        </w:rPr>
        <w:t xml:space="preserve">Postoje </w:t>
      </w:r>
      <w:ins w:id="441" w:author="Dunja Vrbaski" w:date="2024-09-17T23:32:00Z">
        <w:r w:rsidR="00894C4D">
          <w:rPr>
            <w:lang w:val="sr-Latn-RS"/>
          </w:rPr>
          <w:t>dva</w:t>
        </w:r>
      </w:ins>
      <w:del w:id="442" w:author="Dunja Vrbaski" w:date="2024-09-17T23:32:00Z">
        <w:r w:rsidDel="00894C4D">
          <w:rPr>
            <w:lang w:val="sr-Latn-RS"/>
          </w:rPr>
          <w:delText>2</w:delText>
        </w:r>
      </w:del>
      <w:r>
        <w:rPr>
          <w:lang w:val="sr-Latn-RS"/>
        </w:rPr>
        <w:t xml:space="preserve"> tipa strukture podataka koje se koriste kod mehanizama pretrage u cilju čuvanja i organizovanja podataka:</w:t>
      </w:r>
    </w:p>
    <w:p w14:paraId="7AD99298" w14:textId="26956ED5"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w:t>
      </w:r>
      <w:ins w:id="443" w:author="Dunja Vrbaski" w:date="2024-09-17T23:32:00Z">
        <w:r w:rsidR="00894C4D">
          <w:rPr>
            <w:lang w:val="sr-Latn-RS"/>
          </w:rPr>
          <w:t>D</w:t>
        </w:r>
      </w:ins>
      <w:del w:id="444" w:author="Dunja Vrbaski" w:date="2024-09-17T23:32:00Z">
        <w:r w:rsidRPr="005C3D85" w:rsidDel="00894C4D">
          <w:rPr>
            <w:lang w:val="sr-Latn-RS"/>
          </w:rPr>
          <w:delText>d</w:delText>
        </w:r>
      </w:del>
      <w:r w:rsidRPr="005C3D85">
        <w:rPr>
          <w:lang w:val="sr-Latn-RS"/>
        </w:rPr>
        <w:t>okumenti se mapiraju na termine koje sadrže. To znači da se čuva lista svih reči koje se nalaze u svakom dokumentu. Ova struktura je dobra kada je u pitanju indeksiranje</w:t>
      </w:r>
      <w:del w:id="445" w:author="Dunja Vrbaski" w:date="2024-09-17T23:32:00Z">
        <w:r w:rsidRPr="005C3D85" w:rsidDel="00894C4D">
          <w:rPr>
            <w:lang w:val="sr-Latn-RS"/>
          </w:rPr>
          <w:delText>,</w:delText>
        </w:r>
      </w:del>
      <w:r w:rsidRPr="005C3D85">
        <w:rPr>
          <w:lang w:val="sr-Latn-RS"/>
        </w:rPr>
        <w:t xml:space="preserve"> pošto se svaka reč nadovezuje na prethodnu, ali s druge strane</w:t>
      </w:r>
      <w:del w:id="446" w:author="Dunja Vrbaski" w:date="2024-09-17T23:33:00Z">
        <w:r w:rsidRPr="005C3D85" w:rsidDel="00894C4D">
          <w:rPr>
            <w:lang w:val="sr-Latn-RS"/>
          </w:rPr>
          <w:delText>,</w:delText>
        </w:r>
      </w:del>
      <w:r w:rsidRPr="005C3D85">
        <w:rPr>
          <w:lang w:val="sr-Latn-RS"/>
        </w:rPr>
        <w:t xml:space="preserv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w:t>
      </w:r>
      <w:del w:id="447" w:author="Korisnik" w:date="2024-09-19T16:03:00Z">
        <w:r w:rsidDel="00BF0545">
          <w:rPr>
            <w:lang w:val="sr-Latn-RS"/>
          </w:rPr>
          <w:delText xml:space="preserve">5 </w:delText>
        </w:r>
      </w:del>
      <w:ins w:id="448" w:author="Korisnik" w:date="2024-09-19T16:03:00Z">
        <w:r w:rsidR="00BF0545">
          <w:rPr>
            <w:lang w:val="sr-Latn-RS"/>
          </w:rPr>
          <w:t xml:space="preserve">4 </w:t>
        </w:r>
      </w:ins>
      <w:r>
        <w:rPr>
          <w:lang w:val="sr-Latn-RS"/>
        </w:rPr>
        <w:t xml:space="preserve">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14:paraId="07D9C80F" w14:textId="77777777" w:rsidR="00F93575" w:rsidRDefault="00F93575" w:rsidP="00F93575">
      <w:pPr>
        <w:pStyle w:val="Caption"/>
        <w:keepNext/>
      </w:pPr>
      <w:r>
        <w:rPr>
          <w:noProof/>
        </w:rPr>
        <w:drawing>
          <wp:inline distT="0" distB="0" distL="0" distR="0" wp14:anchorId="501BD518" wp14:editId="50B2477B">
            <wp:extent cx="3365500" cy="18920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5170" cy="1931182"/>
                    </a:xfrm>
                    <a:prstGeom prst="rect">
                      <a:avLst/>
                    </a:prstGeom>
                  </pic:spPr>
                </pic:pic>
              </a:graphicData>
            </a:graphic>
          </wp:inline>
        </w:drawing>
      </w:r>
    </w:p>
    <w:p w14:paraId="48DCAC75" w14:textId="0B5D7042" w:rsidR="00F93575" w:rsidRDefault="00F93575" w:rsidP="00F93575">
      <w:pPr>
        <w:pStyle w:val="Caption"/>
      </w:pPr>
      <w:r>
        <w:t xml:space="preserve">Slika </w:t>
      </w:r>
      <w:del w:id="449" w:author="Korisnik" w:date="2024-09-19T16:03:00Z">
        <w:r w:rsidDel="00BF0545">
          <w:delText>5</w:delText>
        </w:r>
      </w:del>
      <w:ins w:id="450" w:author="Korisnik" w:date="2024-09-19T16:03:00Z">
        <w:r w:rsidR="00BF0545">
          <w:t>4</w:t>
        </w:r>
      </w:ins>
      <w:r>
        <w:t>. Forward index</w:t>
      </w:r>
    </w:p>
    <w:p w14:paraId="54D0E982" w14:textId="265C1ACB" w:rsidR="00F93575" w:rsidRDefault="00F93575" w:rsidP="00F93575">
      <w:pPr>
        <w:pStyle w:val="ListParagraph"/>
        <w:numPr>
          <w:ilvl w:val="0"/>
          <w:numId w:val="8"/>
        </w:numPr>
        <w:jc w:val="both"/>
        <w:rPr>
          <w:ins w:id="451" w:author="Dunja Vrbaski" w:date="2024-09-17T23:33:00Z"/>
          <w:lang w:val="sr-Latn-RS"/>
        </w:rPr>
      </w:pPr>
      <w:r w:rsidRPr="00137593">
        <w:rPr>
          <w:b/>
          <w:i/>
          <w:lang w:val="sr-Latn-RS"/>
        </w:rPr>
        <w:lastRenderedPageBreak/>
        <w:t>inverted index</w:t>
      </w:r>
      <w:r>
        <w:rPr>
          <w:lang w:val="sr-Latn-RS"/>
        </w:rPr>
        <w:t xml:space="preserve"> - </w:t>
      </w:r>
      <w:ins w:id="452" w:author="Dunja Vrbaski" w:date="2024-09-17T23:33:00Z">
        <w:r w:rsidR="00894C4D">
          <w:rPr>
            <w:lang w:val="sr-Latn-RS"/>
          </w:rPr>
          <w:t>T</w:t>
        </w:r>
      </w:ins>
      <w:del w:id="453" w:author="Dunja Vrbaski" w:date="2024-09-17T23:33:00Z">
        <w:r w:rsidDel="00894C4D">
          <w:rPr>
            <w:lang w:val="sr-Latn-RS"/>
          </w:rPr>
          <w:delText>t</w:delText>
        </w:r>
      </w:del>
      <w:r>
        <w:rPr>
          <w:lang w:val="sr-Latn-RS"/>
        </w:rPr>
        <w:t xml:space="preserve">ermini se mapiraju na dokumente u kojima se nalaze. To znači da za svaku reč postoji lista dokumenata u kojima se nalazi. Kod ovakve strukture je indeksiranje sporije, pošto je za svaku reč potrebno proveriti da li već postoji u </w:t>
      </w:r>
      <w:r w:rsidR="00F05714" w:rsidRPr="00F05714">
        <w:rPr>
          <w:i/>
          <w:lang w:val="sr-Latn-RS"/>
        </w:rPr>
        <w:t>index</w:t>
      </w:r>
      <w:r w:rsidR="00F05714">
        <w:rPr>
          <w:lang w:val="sr-Latn-RS"/>
        </w:rPr>
        <w:t xml:space="preserve"> komponenti</w:t>
      </w:r>
      <w:r>
        <w:rPr>
          <w:lang w:val="sr-Latn-RS"/>
        </w:rPr>
        <w:t>, ali je pretraga veoma brza</w:t>
      </w:r>
      <w:r w:rsidR="001650FC">
        <w:rPr>
          <w:lang w:val="sr-Latn-RS"/>
        </w:rPr>
        <w:t>, čak i kada postoji veoma velika količina podataka</w:t>
      </w:r>
      <w:del w:id="454" w:author="Dunja Vrbaski" w:date="2024-09-17T23:33:00Z">
        <w:r w:rsidDel="00894C4D">
          <w:rPr>
            <w:lang w:val="sr-Latn-RS"/>
          </w:rPr>
          <w:delText>,</w:delText>
        </w:r>
      </w:del>
      <w:r>
        <w:rPr>
          <w:lang w:val="sr-Latn-RS"/>
        </w:rPr>
        <w:t xml:space="preserve">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w:t>
      </w:r>
      <w:del w:id="455" w:author="Korisnik" w:date="2024-09-19T16:03:00Z">
        <w:r w:rsidDel="00BF0545">
          <w:rPr>
            <w:lang w:val="sr-Latn-RS"/>
          </w:rPr>
          <w:delText xml:space="preserve">6 </w:delText>
        </w:r>
      </w:del>
      <w:ins w:id="456" w:author="Korisnik" w:date="2024-09-19T16:03:00Z">
        <w:r w:rsidR="00BF0545">
          <w:rPr>
            <w:lang w:val="sr-Latn-RS"/>
          </w:rPr>
          <w:t xml:space="preserve">5 </w:t>
        </w:r>
      </w:ins>
      <w:r>
        <w:rPr>
          <w:lang w:val="sr-Latn-RS"/>
        </w:rPr>
        <w:t xml:space="preserve">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w:t>
      </w:r>
      <w:del w:id="457" w:author="Dunja Vrbaski" w:date="2024-09-17T23:33:00Z">
        <w:r w:rsidDel="00894C4D">
          <w:rPr>
            <w:lang w:val="sr-Latn-RS"/>
          </w:rPr>
          <w:delText>,</w:delText>
        </w:r>
      </w:del>
      <w:r>
        <w:rPr>
          <w:lang w:val="sr-Latn-RS"/>
        </w:rPr>
        <w:t xml:space="preserve"> upravo iz razloga što se podaci čuvaju kao upiti </w:t>
      </w:r>
      <w:r w:rsidRPr="00D576B0">
        <w:t>[1</w:t>
      </w:r>
      <w:del w:id="458" w:author="Korisnik" w:date="2024-09-19T17:14:00Z">
        <w:r w:rsidRPr="00D576B0" w:rsidDel="001E5D56">
          <w:delText>5</w:delText>
        </w:r>
      </w:del>
      <w:ins w:id="459" w:author="Korisnik" w:date="2024-09-19T17:14:00Z">
        <w:r w:rsidR="001E5D56" w:rsidRPr="001E5D56">
          <w:rPr>
            <w:rPrChange w:id="460" w:author="Korisnik" w:date="2024-09-19T17:14:00Z">
              <w:rPr>
                <w:highlight w:val="green"/>
              </w:rPr>
            </w:rPrChange>
          </w:rPr>
          <w:t>6</w:t>
        </w:r>
      </w:ins>
      <w:r w:rsidRPr="00D576B0">
        <w:t>]</w:t>
      </w:r>
      <w:r w:rsidRPr="00D576B0">
        <w:rPr>
          <w:lang w:val="sr-Latn-RS"/>
        </w:rPr>
        <w:t>.</w:t>
      </w:r>
    </w:p>
    <w:p w14:paraId="34D6E8FB" w14:textId="77777777" w:rsidR="00894C4D" w:rsidRPr="00B46487" w:rsidRDefault="00894C4D" w:rsidP="00F93575">
      <w:pPr>
        <w:pStyle w:val="ListParagraph"/>
        <w:numPr>
          <w:ilvl w:val="0"/>
          <w:numId w:val="8"/>
        </w:numPr>
        <w:jc w:val="both"/>
        <w:rPr>
          <w:lang w:val="sr-Latn-RS"/>
        </w:rPr>
      </w:pPr>
    </w:p>
    <w:p w14:paraId="6D9AF45E" w14:textId="77777777" w:rsidR="00F93575" w:rsidRDefault="00F93575" w:rsidP="00153207">
      <w:pPr>
        <w:pStyle w:val="ListParagraph"/>
        <w:keepNext/>
        <w:tabs>
          <w:tab w:val="left" w:pos="630"/>
        </w:tabs>
        <w:ind w:left="0"/>
        <w:jc w:val="center"/>
      </w:pPr>
      <w:r>
        <w:rPr>
          <w:noProof/>
        </w:rPr>
        <w:drawing>
          <wp:inline distT="0" distB="0" distL="0" distR="0" wp14:anchorId="3D34515B" wp14:editId="3C12F19F">
            <wp:extent cx="2892156" cy="1625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857" cy="1704122"/>
                    </a:xfrm>
                    <a:prstGeom prst="rect">
                      <a:avLst/>
                    </a:prstGeom>
                  </pic:spPr>
                </pic:pic>
              </a:graphicData>
            </a:graphic>
          </wp:inline>
        </w:drawing>
      </w:r>
    </w:p>
    <w:p w14:paraId="6C9DB9AD" w14:textId="32A76AEE" w:rsidR="00F93575" w:rsidRDefault="00F93575" w:rsidP="00F93575">
      <w:pPr>
        <w:jc w:val="center"/>
      </w:pPr>
      <w:r>
        <w:t xml:space="preserve">Slika </w:t>
      </w:r>
      <w:del w:id="461" w:author="Korisnik" w:date="2024-09-19T16:03:00Z">
        <w:r w:rsidDel="00BF0545">
          <w:delText>6</w:delText>
        </w:r>
      </w:del>
      <w:ins w:id="462" w:author="Korisnik" w:date="2024-09-19T16:03:00Z">
        <w:r w:rsidR="00BF0545">
          <w:t>5</w:t>
        </w:r>
      </w:ins>
      <w:r>
        <w:t>. Inverted index</w:t>
      </w:r>
    </w:p>
    <w:p w14:paraId="79E901AE" w14:textId="77777777" w:rsidR="001F017F" w:rsidRDefault="001F017F" w:rsidP="00F93575">
      <w:pPr>
        <w:jc w:val="center"/>
      </w:pPr>
    </w:p>
    <w:p w14:paraId="7AF25656" w14:textId="77777777" w:rsidR="00387BB5" w:rsidRPr="00387BB5" w:rsidRDefault="00387BB5" w:rsidP="00387BB5">
      <w:pPr>
        <w:pStyle w:val="Heading3"/>
        <w:rPr>
          <w:i/>
        </w:rPr>
      </w:pPr>
      <w:bookmarkStart w:id="463" w:name="_Toc177675769"/>
      <w:r w:rsidRPr="00387BB5">
        <w:rPr>
          <w:i/>
        </w:rPr>
        <w:t>Shard</w:t>
      </w:r>
      <w:bookmarkEnd w:id="463"/>
    </w:p>
    <w:p w14:paraId="3DE71143" w14:textId="77777777" w:rsidR="00387BB5" w:rsidRDefault="00387BB5" w:rsidP="00387BB5"/>
    <w:p w14:paraId="648E0018" w14:textId="724DF3BC" w:rsidR="00E54BA3" w:rsidRDefault="00387BB5" w:rsidP="0072347E">
      <w:pPr>
        <w:jc w:val="both"/>
        <w:rPr>
          <w:lang w:val="sr-Latn-RS"/>
        </w:rPr>
      </w:pPr>
      <w:del w:id="464" w:author="Dunja Vrbaski" w:date="2024-09-17T23:35:00Z">
        <w:r w:rsidDel="00032904">
          <w:rPr>
            <w:lang w:val="sr-Latn-RS"/>
          </w:rPr>
          <w:delText>„</w:delText>
        </w:r>
      </w:del>
      <w:r w:rsidRPr="00B218A8">
        <w:rPr>
          <w:i/>
        </w:rPr>
        <w:t>Shard</w:t>
      </w:r>
      <w:r>
        <w:t xml:space="preserve"> predstavlja osnovnu gradivnu jedinicu </w:t>
      </w:r>
      <w:r w:rsidRPr="00387BB5">
        <w:rPr>
          <w:i/>
        </w:rPr>
        <w:t>Elasticsearch</w:t>
      </w:r>
      <w:r>
        <w:t xml:space="preserve"> distribuirane arhitekture.</w:t>
      </w:r>
      <w:del w:id="465" w:author="Dunja Vrbaski" w:date="2024-09-17T23:35:00Z">
        <w:r w:rsidDel="00032904">
          <w:rPr>
            <w:lang w:val="sr-Latn-RS"/>
          </w:rPr>
          <w:delText>“</w:delText>
        </w:r>
      </w:del>
      <w:r w:rsidR="00B218A8">
        <w:rPr>
          <w:lang w:val="sr-Latn-RS"/>
        </w:rPr>
        <w:t xml:space="preserve"> </w:t>
      </w:r>
      <w:r w:rsidR="00F05714" w:rsidRPr="00F05714">
        <w:rPr>
          <w:i/>
          <w:lang w:val="sr-Latn-RS"/>
        </w:rPr>
        <w:t>Index</w:t>
      </w:r>
      <w:r w:rsidR="000B13B6">
        <w:rPr>
          <w:lang w:val="sr-Latn-RS"/>
        </w:rPr>
        <w:t xml:space="preserve"> može da sadrži veoma veliku količinu podataka</w:t>
      </w:r>
      <w:r w:rsidR="00686251">
        <w:rPr>
          <w:lang w:val="sr-Latn-RS"/>
        </w:rPr>
        <w:t>,</w:t>
      </w:r>
      <w:r w:rsidR="00B218A8">
        <w:rPr>
          <w:lang w:val="sr-Latn-RS"/>
        </w:rPr>
        <w:t xml:space="preserve"> a </w:t>
      </w:r>
      <w:ins w:id="466" w:author="Dunja Vrbaski" w:date="2024-09-17T23:34:00Z">
        <w:r w:rsidR="00894C4D">
          <w:rPr>
            <w:lang w:val="sr-Latn-RS"/>
          </w:rPr>
          <w:t xml:space="preserve">da </w:t>
        </w:r>
      </w:ins>
      <w:r w:rsidR="00B218A8">
        <w:rPr>
          <w:lang w:val="sr-Latn-RS"/>
        </w:rPr>
        <w:t xml:space="preserve">bi </w:t>
      </w:r>
      <w:r w:rsidR="00D577F9">
        <w:rPr>
          <w:lang w:val="sr-Latn-RS"/>
        </w:rPr>
        <w:t>upravljanje podacima bilo što efikasnije</w:t>
      </w:r>
      <w:del w:id="467" w:author="Dunja Vrbaski" w:date="2024-09-17T23:34:00Z">
        <w:r w:rsidR="00B218A8" w:rsidDel="00894C4D">
          <w:rPr>
            <w:lang w:val="sr-Latn-RS"/>
          </w:rPr>
          <w:delText>,</w:delText>
        </w:r>
      </w:del>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rsidRPr="00D576B0">
        <w:t>[1</w:t>
      </w:r>
      <w:del w:id="468" w:author="Korisnik" w:date="2024-09-19T17:15:00Z">
        <w:r w:rsidR="004E6C75" w:rsidRPr="00D576B0" w:rsidDel="0005272F">
          <w:delText>8</w:delText>
        </w:r>
      </w:del>
      <w:ins w:id="469" w:author="Korisnik" w:date="2024-09-19T17:15:00Z">
        <w:r w:rsidR="0005272F" w:rsidRPr="0005272F">
          <w:rPr>
            <w:rPrChange w:id="470" w:author="Korisnik" w:date="2024-09-19T17:15:00Z">
              <w:rPr>
                <w:highlight w:val="green"/>
              </w:rPr>
            </w:rPrChange>
          </w:rPr>
          <w:t>7</w:t>
        </w:r>
      </w:ins>
      <w:r w:rsidR="004E6C75" w:rsidRPr="00D576B0">
        <w:t>]</w:t>
      </w:r>
      <w:r w:rsidR="00B218A8">
        <w:rPr>
          <w:lang w:val="sr-Latn-RS"/>
        </w:rPr>
        <w:t xml:space="preserve">. </w:t>
      </w:r>
      <w:r w:rsidR="00E54BA3">
        <w:rPr>
          <w:lang w:val="sr-Latn-RS"/>
        </w:rPr>
        <w:t xml:space="preserve">Na slici </w:t>
      </w:r>
      <w:del w:id="471" w:author="Korisnik" w:date="2024-09-19T16:03:00Z">
        <w:r w:rsidR="00E54BA3" w:rsidDel="00BF0545">
          <w:rPr>
            <w:lang w:val="sr-Latn-RS"/>
          </w:rPr>
          <w:delText xml:space="preserve">7 </w:delText>
        </w:r>
      </w:del>
      <w:ins w:id="472" w:author="Korisnik" w:date="2024-09-19T16:03:00Z">
        <w:r w:rsidR="00BF0545">
          <w:rPr>
            <w:lang w:val="sr-Latn-RS"/>
          </w:rPr>
          <w:t xml:space="preserve">6 </w:t>
        </w:r>
      </w:ins>
      <w:r w:rsidR="00E54BA3">
        <w:rPr>
          <w:lang w:val="sr-Latn-RS"/>
        </w:rPr>
        <w:t xml:space="preserve">se nalazi primer </w:t>
      </w:r>
      <w:r w:rsidR="00F05714" w:rsidRPr="00F05714">
        <w:rPr>
          <w:i/>
          <w:lang w:val="sr-Latn-RS"/>
        </w:rPr>
        <w:t>index</w:t>
      </w:r>
      <w:r w:rsidR="00F05714">
        <w:rPr>
          <w:lang w:val="sr-Latn-RS"/>
        </w:rPr>
        <w:t xml:space="preserve"> komponente</w:t>
      </w:r>
      <w:r w:rsidR="00E54BA3">
        <w:rPr>
          <w:lang w:val="sr-Latn-RS"/>
        </w:rPr>
        <w:t xml:space="preserve"> pod</w:t>
      </w:r>
      <w:r w:rsidR="00F05714">
        <w:rPr>
          <w:lang w:val="sr-Latn-RS"/>
        </w:rPr>
        <w:t>eljene</w:t>
      </w:r>
      <w:r w:rsidR="00E54BA3">
        <w:rPr>
          <w:lang w:val="sr-Latn-RS"/>
        </w:rPr>
        <w:t xml:space="preserve"> na </w:t>
      </w:r>
      <w:r w:rsidR="00F05714">
        <w:rPr>
          <w:lang w:val="sr-Latn-RS"/>
        </w:rPr>
        <w:t>šest</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14:paraId="36A680DF" w14:textId="77777777" w:rsidR="00FC4DF3" w:rsidRDefault="00FC4DF3" w:rsidP="00FC4DF3">
      <w:pPr>
        <w:keepNext/>
        <w:jc w:val="center"/>
      </w:pPr>
      <w:r>
        <w:rPr>
          <w:noProof/>
        </w:rPr>
        <w:drawing>
          <wp:inline distT="0" distB="0" distL="0" distR="0" wp14:anchorId="7E8A148F" wp14:editId="1243BBD2">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14:paraId="2CAAB0EC" w14:textId="30819EF4" w:rsidR="00E12169" w:rsidRDefault="00FC4DF3" w:rsidP="00FC4DF3">
      <w:pPr>
        <w:pStyle w:val="Caption"/>
        <w:rPr>
          <w:sz w:val="22"/>
        </w:rPr>
      </w:pPr>
      <w:r w:rsidRPr="00FC4DF3">
        <w:rPr>
          <w:sz w:val="22"/>
        </w:rPr>
        <w:t xml:space="preserve">Slika </w:t>
      </w:r>
      <w:del w:id="473" w:author="Korisnik" w:date="2024-09-19T16:03:00Z">
        <w:r w:rsidRPr="00FC4DF3" w:rsidDel="00BF0545">
          <w:rPr>
            <w:sz w:val="22"/>
          </w:rPr>
          <w:delText>7</w:delText>
        </w:r>
      </w:del>
      <w:ins w:id="474" w:author="Korisnik" w:date="2024-09-19T16:03:00Z">
        <w:r w:rsidR="00BF0545">
          <w:rPr>
            <w:sz w:val="22"/>
          </w:rPr>
          <w:t>6</w:t>
        </w:r>
      </w:ins>
      <w:r w:rsidRPr="00FC4DF3">
        <w:rPr>
          <w:sz w:val="22"/>
        </w:rPr>
        <w:t>. Shards in index</w:t>
      </w:r>
    </w:p>
    <w:p w14:paraId="2B521345" w14:textId="77777777"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14:paraId="06BA0720" w14:textId="14643049"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ins w:id="475" w:author="Dunja Vrbaski" w:date="2024-09-17T23:34:00Z">
        <w:r w:rsidR="00894C4D">
          <w:rPr>
            <w:lang w:val="sr-Latn-RS"/>
          </w:rPr>
          <w:t>S</w:t>
        </w:r>
      </w:ins>
      <w:del w:id="476" w:author="Dunja Vrbaski" w:date="2024-09-17T23:34:00Z">
        <w:r w:rsidR="00957AF3" w:rsidDel="00894C4D">
          <w:rPr>
            <w:lang w:val="sr-Latn-RS"/>
          </w:rPr>
          <w:delText>s</w:delText>
        </w:r>
      </w:del>
      <w:r w:rsidR="00957AF3">
        <w:rPr>
          <w:lang w:val="sr-Latn-RS"/>
        </w:rPr>
        <w:t xml:space="preserve">adrže originalne podatke i obavljaju indeksiranje i pretragu. Broj primarnih </w:t>
      </w:r>
      <w:r w:rsidR="00957AF3" w:rsidRPr="00957AF3">
        <w:rPr>
          <w:i/>
          <w:lang w:val="sr-Latn-RS"/>
        </w:rPr>
        <w:t>shard</w:t>
      </w:r>
      <w:r w:rsidR="00957AF3">
        <w:rPr>
          <w:lang w:val="sr-Latn-RS"/>
        </w:rPr>
        <w:t xml:space="preserve"> komponenti se definiše prilikom kreiranja </w:t>
      </w:r>
      <w:r w:rsidR="0041555E" w:rsidRPr="0041555E">
        <w:rPr>
          <w:i/>
          <w:lang w:val="sr-Latn-RS"/>
        </w:rPr>
        <w:t>index</w:t>
      </w:r>
      <w:r w:rsidR="0041555E">
        <w:rPr>
          <w:lang w:val="sr-Latn-RS"/>
        </w:rPr>
        <w:t xml:space="preserve"> komponente</w:t>
      </w:r>
      <w:r w:rsidR="00957AF3">
        <w:rPr>
          <w:lang w:val="sr-Latn-RS"/>
        </w:rPr>
        <w:t xml:space="preserve"> i ne može se naknadno menjati.</w:t>
      </w:r>
    </w:p>
    <w:p w14:paraId="29B00DEC" w14:textId="5CD85CED"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w:t>
      </w:r>
      <w:ins w:id="477" w:author="Dunja Vrbaski" w:date="2024-09-17T23:34:00Z">
        <w:r w:rsidR="00894C4D">
          <w:rPr>
            <w:lang w:val="sr-Latn-RS"/>
          </w:rPr>
          <w:t>P</w:t>
        </w:r>
      </w:ins>
      <w:del w:id="478" w:author="Dunja Vrbaski" w:date="2024-09-17T23:34:00Z">
        <w:r w:rsidR="00957AF3" w:rsidDel="00894C4D">
          <w:rPr>
            <w:lang w:val="sr-Latn-RS"/>
          </w:rPr>
          <w:delText>p</w:delText>
        </w:r>
      </w:del>
      <w:r w:rsidR="00957AF3">
        <w:rPr>
          <w:lang w:val="sr-Latn-RS"/>
        </w:rPr>
        <w:t xml:space="preserve">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w:t>
      </w:r>
      <w:del w:id="479" w:author="Dunja Vrbaski" w:date="2024-09-17T23:34:00Z">
        <w:r w:rsidR="0001309A" w:rsidDel="00894C4D">
          <w:rPr>
            <w:lang w:val="sr-Latn-RS"/>
          </w:rPr>
          <w:delText>,</w:delText>
        </w:r>
      </w:del>
      <w:r w:rsidR="0001309A">
        <w:rPr>
          <w:lang w:val="sr-Latn-RS"/>
        </w:rPr>
        <w:t xml:space="preserv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w:t>
      </w:r>
      <w:r w:rsidR="0001309A" w:rsidRPr="00894C4D">
        <w:rPr>
          <w:i/>
          <w:iCs/>
          <w:lang w:val="sr-Latn-RS"/>
          <w:rPrChange w:id="480" w:author="Dunja Vrbaski" w:date="2024-09-17T23:34:00Z">
            <w:rPr>
              <w:lang w:val="sr-Latn-RS"/>
            </w:rPr>
          </w:rPrChange>
        </w:rPr>
        <w:t>node</w:t>
      </w:r>
      <w:r w:rsidR="0001309A">
        <w:rPr>
          <w:lang w:val="sr-Latn-RS"/>
        </w:rPr>
        <w:t xml:space="preserve"> komponent</w:t>
      </w:r>
      <w:r w:rsidR="00B44D9F">
        <w:rPr>
          <w:lang w:val="sr-Latn-RS"/>
        </w:rPr>
        <w:t>ama</w:t>
      </w:r>
      <w:r w:rsidR="0001309A">
        <w:rPr>
          <w:lang w:val="sr-Latn-RS"/>
        </w:rPr>
        <w:t xml:space="preserve"> u </w:t>
      </w:r>
      <w:r w:rsidR="0001309A" w:rsidRPr="00894C4D">
        <w:rPr>
          <w:i/>
          <w:iCs/>
          <w:lang w:val="sr-Latn-RS"/>
          <w:rPrChange w:id="481" w:author="Dunja Vrbaski" w:date="2024-09-17T23:34:00Z">
            <w:rPr>
              <w:lang w:val="sr-Latn-RS"/>
            </w:rPr>
          </w:rPrChange>
        </w:rPr>
        <w:t>cluster</w:t>
      </w:r>
      <w:r w:rsidR="0001309A">
        <w:rPr>
          <w:lang w:val="sr-Latn-RS"/>
        </w:rPr>
        <w:t xml:space="preserve">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w:t>
      </w:r>
      <w:r w:rsidR="000B13B6" w:rsidRPr="00D576B0">
        <w:rPr>
          <w:lang w:val="sr-Latn-RS"/>
        </w:rPr>
        <w:t>[1</w:t>
      </w:r>
      <w:del w:id="482" w:author="Korisnik" w:date="2024-09-19T17:15:00Z">
        <w:r w:rsidR="000B13B6" w:rsidRPr="00D576B0" w:rsidDel="0005272F">
          <w:rPr>
            <w:lang w:val="sr-Latn-RS"/>
          </w:rPr>
          <w:delText>7</w:delText>
        </w:r>
      </w:del>
      <w:ins w:id="483" w:author="Korisnik" w:date="2024-09-19T17:15:00Z">
        <w:r w:rsidR="0005272F" w:rsidRPr="0005272F">
          <w:rPr>
            <w:lang w:val="sr-Latn-RS"/>
            <w:rPrChange w:id="484" w:author="Korisnik" w:date="2024-09-19T17:15:00Z">
              <w:rPr>
                <w:highlight w:val="green"/>
                <w:lang w:val="sr-Latn-RS"/>
              </w:rPr>
            </w:rPrChange>
          </w:rPr>
          <w:t>8]</w:t>
        </w:r>
      </w:ins>
      <w:del w:id="485" w:author="Korisnik" w:date="2024-09-19T17:15:00Z">
        <w:r w:rsidR="000B13B6" w:rsidRPr="00D576B0" w:rsidDel="0005272F">
          <w:rPr>
            <w:lang w:val="sr-Latn-RS"/>
          </w:rPr>
          <w:delText>]</w:delText>
        </w:r>
      </w:del>
      <w:r w:rsidR="00D4339C" w:rsidRPr="00D576B0">
        <w:rPr>
          <w:lang w:val="sr-Latn-RS"/>
        </w:rPr>
        <w:t>.</w:t>
      </w:r>
    </w:p>
    <w:p w14:paraId="6212F285" w14:textId="4A1B07BC" w:rsidR="003430D9" w:rsidRDefault="009E6C9A" w:rsidP="0072347E">
      <w:pPr>
        <w:jc w:val="both"/>
        <w:rPr>
          <w:lang w:val="sr-Latn-RS"/>
        </w:rPr>
      </w:pPr>
      <w:del w:id="486" w:author="Dunja Vrbaski" w:date="2024-09-17T23:35:00Z">
        <w:r w:rsidDel="00032904">
          <w:rPr>
            <w:lang w:val="sr-Latn-RS"/>
          </w:rPr>
          <w:lastRenderedPageBreak/>
          <w:delText>„</w:delText>
        </w:r>
      </w:del>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ins w:id="487" w:author="Dunja Vrbaski" w:date="2024-09-17T23:36:00Z">
        <w:r w:rsidR="00032904">
          <w:rPr>
            <w:lang w:val="sr-Latn-RS"/>
          </w:rPr>
          <w:t xml:space="preserve"> </w:t>
        </w:r>
      </w:ins>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del w:id="488" w:author="Dunja Vrbaski" w:date="2024-09-17T23:36:00Z">
        <w:r w:rsidDel="00032904">
          <w:rPr>
            <w:lang w:val="sr-Latn-RS"/>
          </w:rPr>
          <w:delText>“</w:delText>
        </w:r>
      </w:del>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14:paraId="0BEEC5B7" w14:textId="77777777"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14:paraId="6223B873" w14:textId="77777777"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14:paraId="0F67EBBF" w14:textId="3B742741"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del w:id="489" w:author="Dunja Vrbaski" w:date="2024-09-17T23:36:00Z">
        <w:r w:rsidDel="00032904">
          <w:rPr>
            <w:lang w:val="sr-Latn-RS"/>
          </w:rPr>
          <w:delText>„</w:delText>
        </w:r>
      </w:del>
      <w:ins w:id="490" w:author="Dunja Vrbaski" w:date="2024-09-17T23:36:00Z">
        <w:r w:rsidR="00032904">
          <w:rPr>
            <w:i/>
            <w:lang w:val="sr-Latn-RS"/>
          </w:rPr>
          <w:t>S</w:t>
        </w:r>
      </w:ins>
      <w:del w:id="491" w:author="Dunja Vrbaski" w:date="2024-09-17T23:36:00Z">
        <w:r w:rsidRPr="00265881" w:rsidDel="00032904">
          <w:rPr>
            <w:i/>
            <w:lang w:val="sr-Latn-RS"/>
          </w:rPr>
          <w:delText>s</w:delText>
        </w:r>
      </w:del>
      <w:r w:rsidRPr="00265881">
        <w:rPr>
          <w:i/>
          <w:lang w:val="sr-Latn-RS"/>
        </w:rPr>
        <w:t>harding</w:t>
      </w:r>
      <w:del w:id="492" w:author="Dunja Vrbaski" w:date="2024-09-17T23:36:00Z">
        <w:r w:rsidDel="00032904">
          <w:rPr>
            <w:lang w:val="sr-Latn-RS"/>
          </w:rPr>
          <w:delText>“</w:delText>
        </w:r>
      </w:del>
      <w:r>
        <w:rPr>
          <w:lang w:val="sr-Latn-RS"/>
        </w:rPr>
        <w:t xml:space="preserve"> je isto što i horizontalno particionisanje, a to je horizontalna podela podataka u više baza</w:t>
      </w:r>
      <w:r w:rsidR="00541C94">
        <w:rPr>
          <w:lang w:val="sr-Latn-RS"/>
        </w:rPr>
        <w:t>. T</w:t>
      </w:r>
      <w:r w:rsidR="00EB4A3E">
        <w:rPr>
          <w:lang w:val="sr-Latn-RS"/>
        </w:rPr>
        <w:t xml:space="preserve">o znači da se jedan set podataka sa svim poljima prebaci u jednu bazu, a drugi set podataka sa svim njegovim poljima prebaci u drugu bazu, kao što je prikazano na slici </w:t>
      </w:r>
      <w:del w:id="493" w:author="Korisnik" w:date="2024-09-19T16:03:00Z">
        <w:r w:rsidR="00EB4A3E" w:rsidDel="00BF0545">
          <w:rPr>
            <w:lang w:val="sr-Latn-RS"/>
          </w:rPr>
          <w:delText>8</w:delText>
        </w:r>
      </w:del>
      <w:ins w:id="494" w:author="Korisnik" w:date="2024-09-19T16:03:00Z">
        <w:r w:rsidR="00BF0545">
          <w:rPr>
            <w:lang w:val="sr-Latn-RS"/>
          </w:rPr>
          <w:t>7</w:t>
        </w:r>
      </w:ins>
      <w:r>
        <w:rPr>
          <w:lang w:val="sr-Latn-RS"/>
        </w:rPr>
        <w:t>.</w:t>
      </w:r>
      <w:r w:rsidR="00027151">
        <w:rPr>
          <w:lang w:val="sr-Latn-RS"/>
        </w:rPr>
        <w:t xml:space="preserve"> Zahvaljujući tome</w:t>
      </w:r>
      <w:del w:id="495" w:author="Dunja Vrbaski" w:date="2024-09-17T23:36:00Z">
        <w:r w:rsidR="00027151" w:rsidDel="00032904">
          <w:rPr>
            <w:lang w:val="sr-Latn-RS"/>
          </w:rPr>
          <w:delText>,</w:delText>
        </w:r>
      </w:del>
      <w:r w:rsidR="00027151">
        <w:rPr>
          <w:lang w:val="sr-Latn-RS"/>
        </w:rPr>
        <w:t xml:space="preserv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14:paraId="20CBBB4E" w14:textId="77777777" w:rsidR="00EB4A3E" w:rsidRDefault="00ED0AE9" w:rsidP="00EB4A3E">
      <w:pPr>
        <w:keepNext/>
        <w:jc w:val="center"/>
      </w:pPr>
      <w:r>
        <w:rPr>
          <w:noProof/>
        </w:rPr>
        <w:drawing>
          <wp:inline distT="0" distB="0" distL="0" distR="0" wp14:anchorId="4B892328" wp14:editId="67169463">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22">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14:paraId="42DD6CA9" w14:textId="7D03D8B9" w:rsidR="00ED0AE9" w:rsidRPr="00ED0AE9" w:rsidRDefault="00EB4A3E" w:rsidP="00EB4A3E">
      <w:pPr>
        <w:pStyle w:val="Caption"/>
        <w:rPr>
          <w:lang w:val="sr-Latn-RS"/>
        </w:rPr>
      </w:pPr>
      <w:r>
        <w:t xml:space="preserve">Slika </w:t>
      </w:r>
      <w:del w:id="496" w:author="Korisnik" w:date="2024-09-19T16:03:00Z">
        <w:r w:rsidDel="00BF0545">
          <w:delText>8</w:delText>
        </w:r>
      </w:del>
      <w:ins w:id="497" w:author="Korisnik" w:date="2024-09-19T16:03:00Z">
        <w:r w:rsidR="00BF0545">
          <w:t>7</w:t>
        </w:r>
      </w:ins>
      <w:r>
        <w:t xml:space="preserve">. Sharding </w:t>
      </w:r>
      <w:r w:rsidR="00650DDB">
        <w:t>[20]</w:t>
      </w:r>
    </w:p>
    <w:p w14:paraId="439E7A9E" w14:textId="3E45F89F" w:rsidR="00265881" w:rsidRDefault="00265881" w:rsidP="00265881">
      <w:pPr>
        <w:pStyle w:val="ListParagraph"/>
        <w:numPr>
          <w:ilvl w:val="0"/>
          <w:numId w:val="9"/>
        </w:numPr>
        <w:jc w:val="both"/>
        <w:rPr>
          <w:lang w:val="sr-Latn-RS"/>
        </w:rPr>
      </w:pPr>
      <w:r w:rsidRPr="00137593">
        <w:rPr>
          <w:b/>
          <w:lang w:val="sr-Latn-RS"/>
        </w:rPr>
        <w:t>bolje performanse pretrage</w:t>
      </w:r>
      <w:r w:rsidR="006408EA">
        <w:rPr>
          <w:lang w:val="sr-Latn-RS"/>
        </w:rPr>
        <w:t xml:space="preserve"> - </w:t>
      </w:r>
      <w:ins w:id="498" w:author="Dunja Vrbaski" w:date="2024-09-17T23:36:00Z">
        <w:r w:rsidR="00EF60CF">
          <w:rPr>
            <w:lang w:val="sr-Latn-RS"/>
          </w:rPr>
          <w:t>U</w:t>
        </w:r>
      </w:ins>
      <w:del w:id="499" w:author="Dunja Vrbaski" w:date="2024-09-17T23:36:00Z">
        <w:r w:rsidR="00E62F22" w:rsidDel="00EF60CF">
          <w:rPr>
            <w:lang w:val="sr-Latn-RS"/>
          </w:rPr>
          <w:delText>u</w:delText>
        </w:r>
      </w:del>
      <w:r w:rsidR="00E62F22">
        <w:rPr>
          <w:lang w:val="sr-Latn-RS"/>
        </w:rPr>
        <w:t xml:space="preserve">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w:t>
      </w:r>
      <w:r w:rsidR="0041555E" w:rsidRPr="0041555E">
        <w:rPr>
          <w:i/>
          <w:lang w:val="sr-Latn-RS"/>
        </w:rPr>
        <w:t>index</w:t>
      </w:r>
      <w:r w:rsidR="0041555E">
        <w:rPr>
          <w:lang w:val="sr-Latn-RS"/>
        </w:rPr>
        <w:t xml:space="preserve"> komponentom</w:t>
      </w:r>
      <w:r w:rsidR="00E62F22">
        <w:rPr>
          <w:lang w:val="sr-Latn-RS"/>
        </w:rPr>
        <w:t xml:space="preserve"> koji sadrži samo jednu </w:t>
      </w:r>
      <w:r w:rsidR="00E62F22" w:rsidRPr="002061BF">
        <w:rPr>
          <w:i/>
          <w:lang w:val="sr-Latn-RS"/>
        </w:rPr>
        <w:t>shard</w:t>
      </w:r>
      <w:r w:rsidR="00E62F22">
        <w:rPr>
          <w:lang w:val="sr-Latn-RS"/>
        </w:rPr>
        <w:t xml:space="preserve"> komponentu.</w:t>
      </w:r>
    </w:p>
    <w:p w14:paraId="31D2D677" w14:textId="3CC04749" w:rsidR="002061BF" w:rsidRPr="00ED44A0" w:rsidRDefault="002061BF" w:rsidP="00265881">
      <w:pPr>
        <w:pStyle w:val="ListParagraph"/>
        <w:numPr>
          <w:ilvl w:val="0"/>
          <w:numId w:val="9"/>
        </w:numPr>
        <w:jc w:val="both"/>
        <w:rPr>
          <w:lang w:val="sr-Latn-RS"/>
        </w:rPr>
      </w:pPr>
      <w:r w:rsidRPr="00EF60CF">
        <w:rPr>
          <w:b/>
          <w:lang w:val="sr-Latn-RS"/>
        </w:rPr>
        <w:t>veća dostupnost</w:t>
      </w:r>
      <w:r w:rsidR="00637DC3" w:rsidRPr="00EF60CF">
        <w:rPr>
          <w:lang w:val="sr-Latn-RS"/>
        </w:rPr>
        <w:t xml:space="preserve"> - </w:t>
      </w:r>
      <w:ins w:id="500" w:author="Dunja Vrbaski" w:date="2024-09-17T23:36:00Z">
        <w:r w:rsidR="00EF60CF">
          <w:rPr>
            <w:i/>
            <w:lang w:val="sr-Latn-RS"/>
          </w:rPr>
          <w:t>N</w:t>
        </w:r>
      </w:ins>
      <w:del w:id="501" w:author="Dunja Vrbaski" w:date="2024-09-17T23:36:00Z">
        <w:r w:rsidR="00637DC3" w:rsidRPr="00EF60CF" w:rsidDel="00EF60CF">
          <w:rPr>
            <w:i/>
            <w:lang w:val="sr-Latn-RS"/>
          </w:rPr>
          <w:delText>n</w:delText>
        </w:r>
      </w:del>
      <w:r w:rsidR="00637DC3" w:rsidRPr="00EF60CF">
        <w:rPr>
          <w:i/>
          <w:lang w:val="sr-Latn-RS"/>
        </w:rPr>
        <w:t>ode</w:t>
      </w:r>
      <w:r w:rsidR="00637DC3" w:rsidRPr="00EF60CF">
        <w:rPr>
          <w:lang w:val="sr-Latn-RS"/>
        </w:rPr>
        <w:t xml:space="preserve"> komponente mogu da prestanu da rade iz mnogo razloga, bilo zbog nedostatka resursa, problema sa konekcijom ili nekih konfiguracionih grešaka. </w:t>
      </w:r>
      <w:r w:rsidR="00353A0C" w:rsidRPr="00EF60CF">
        <w:rPr>
          <w:lang w:val="sr-Latn-RS"/>
          <w:rPrChange w:id="502" w:author="Dunja Vrbaski" w:date="2024-09-17T23:36:00Z">
            <w:rPr/>
          </w:rPrChange>
        </w:rPr>
        <w:t xml:space="preserve">Praksa je da se prilikom raspodele </w:t>
      </w:r>
      <w:r w:rsidR="00353A0C" w:rsidRPr="00EF60CF">
        <w:rPr>
          <w:i/>
          <w:lang w:val="sr-Latn-RS"/>
          <w:rPrChange w:id="503" w:author="Dunja Vrbaski" w:date="2024-09-17T23:36:00Z">
            <w:rPr>
              <w:i/>
            </w:rPr>
          </w:rPrChange>
        </w:rPr>
        <w:t>shard</w:t>
      </w:r>
      <w:r w:rsidR="00353A0C" w:rsidRPr="00EF60CF">
        <w:rPr>
          <w:lang w:val="sr-Latn-RS"/>
          <w:rPrChange w:id="504" w:author="Dunja Vrbaski" w:date="2024-09-17T23:36:00Z">
            <w:rPr/>
          </w:rPrChange>
        </w:rPr>
        <w:t xml:space="preserve"> komponenti po </w:t>
      </w:r>
      <w:r w:rsidR="00353A0C" w:rsidRPr="00EF60CF">
        <w:rPr>
          <w:i/>
          <w:lang w:val="sr-Latn-RS"/>
          <w:rPrChange w:id="505" w:author="Dunja Vrbaski" w:date="2024-09-17T23:36:00Z">
            <w:rPr>
              <w:i/>
            </w:rPr>
          </w:rPrChange>
        </w:rPr>
        <w:t>node</w:t>
      </w:r>
      <w:r w:rsidR="00353A0C" w:rsidRPr="00EF60CF">
        <w:rPr>
          <w:lang w:val="sr-Latn-RS"/>
          <w:rPrChange w:id="506" w:author="Dunja Vrbaski" w:date="2024-09-17T23:36:00Z">
            <w:rPr/>
          </w:rPrChange>
        </w:rPr>
        <w:t xml:space="preserve"> komponentama, u istoj </w:t>
      </w:r>
      <w:r w:rsidR="00353A0C" w:rsidRPr="00EF60CF">
        <w:rPr>
          <w:i/>
          <w:lang w:val="sr-Latn-RS"/>
          <w:rPrChange w:id="507" w:author="Dunja Vrbaski" w:date="2024-09-17T23:36:00Z">
            <w:rPr>
              <w:i/>
            </w:rPr>
          </w:rPrChange>
        </w:rPr>
        <w:t>node</w:t>
      </w:r>
      <w:r w:rsidR="00353A0C" w:rsidRPr="00EF60CF">
        <w:rPr>
          <w:lang w:val="sr-Latn-RS"/>
          <w:rPrChange w:id="508" w:author="Dunja Vrbaski" w:date="2024-09-17T23:36:00Z">
            <w:rPr/>
          </w:rPrChange>
        </w:rPr>
        <w:t xml:space="preserve"> komponenti ne nađe primarna </w:t>
      </w:r>
      <w:r w:rsidR="00353A0C" w:rsidRPr="00EF60CF">
        <w:rPr>
          <w:i/>
          <w:lang w:val="sr-Latn-RS"/>
          <w:rPrChange w:id="509" w:author="Dunja Vrbaski" w:date="2024-09-17T23:36:00Z">
            <w:rPr>
              <w:i/>
            </w:rPr>
          </w:rPrChange>
        </w:rPr>
        <w:t>shard</w:t>
      </w:r>
      <w:r w:rsidR="00353A0C" w:rsidRPr="00EF60CF">
        <w:rPr>
          <w:lang w:val="sr-Latn-RS"/>
          <w:rPrChange w:id="510" w:author="Dunja Vrbaski" w:date="2024-09-17T23:36:00Z">
            <w:rPr/>
          </w:rPrChange>
        </w:rPr>
        <w:t xml:space="preserve"> komponenta i njena kopija [20].</w:t>
      </w:r>
      <w:r w:rsidR="00637DC3" w:rsidRPr="00EF60CF">
        <w:rPr>
          <w:lang w:val="sr-Latn-RS"/>
        </w:rPr>
        <w:t xml:space="preserve"> </w:t>
      </w:r>
      <w:r w:rsidR="00353A0C" w:rsidRPr="00EF60CF">
        <w:rPr>
          <w:lang w:val="sr-Latn-RS"/>
        </w:rPr>
        <w:t xml:space="preserve">To znači da iako neki node otkaže, </w:t>
      </w:r>
      <w:r w:rsidR="00637DC3" w:rsidRPr="00ED44A0">
        <w:rPr>
          <w:lang w:val="sr-Latn-RS"/>
        </w:rPr>
        <w:t>podaci i</w:t>
      </w:r>
      <w:ins w:id="511" w:author="Dunja Vrbaski" w:date="2024-09-17T23:37:00Z">
        <w:r w:rsidR="00EF60CF">
          <w:rPr>
            <w:lang w:val="sr-Latn-RS"/>
          </w:rPr>
          <w:t xml:space="preserve"> </w:t>
        </w:r>
      </w:ins>
      <w:r w:rsidR="00637DC3" w:rsidRPr="00EF60CF">
        <w:rPr>
          <w:lang w:val="sr-Latn-RS"/>
        </w:rPr>
        <w:t xml:space="preserve">dalje ostaju dostupni krajnjem korisniku, </w:t>
      </w:r>
      <w:r w:rsidR="002806A6" w:rsidRPr="00EF60CF">
        <w:rPr>
          <w:lang w:val="sr-Latn-RS"/>
        </w:rPr>
        <w:t>jer se</w:t>
      </w:r>
      <w:r w:rsidR="00637DC3" w:rsidRPr="00EF60CF">
        <w:rPr>
          <w:lang w:val="sr-Latn-RS"/>
        </w:rPr>
        <w:t xml:space="preserve"> sve operacije preusmeravaju na one </w:t>
      </w:r>
      <w:r w:rsidR="00637DC3" w:rsidRPr="00EF60CF">
        <w:rPr>
          <w:i/>
          <w:lang w:val="sr-Latn-RS"/>
        </w:rPr>
        <w:t>shard</w:t>
      </w:r>
      <w:r w:rsidR="00637DC3" w:rsidRPr="00EF60CF">
        <w:rPr>
          <w:lang w:val="sr-Latn-RS"/>
        </w:rPr>
        <w:t xml:space="preserve"> komponente koje su dostupne</w:t>
      </w:r>
      <w:r w:rsidR="002806A6" w:rsidRPr="00EF60CF">
        <w:rPr>
          <w:lang w:val="sr-Latn-RS"/>
        </w:rPr>
        <w:t xml:space="preserve"> </w:t>
      </w:r>
      <w:r w:rsidR="002806A6" w:rsidRPr="00EF60CF">
        <w:rPr>
          <w:lang w:val="sr-Latn-RS"/>
          <w:rPrChange w:id="512" w:author="Dunja Vrbaski" w:date="2024-09-17T23:36:00Z">
            <w:rPr/>
          </w:rPrChange>
        </w:rPr>
        <w:t>[17]</w:t>
      </w:r>
      <w:r w:rsidR="00637DC3" w:rsidRPr="00EF60CF">
        <w:rPr>
          <w:lang w:val="sr-Latn-RS"/>
        </w:rPr>
        <w:t>.</w:t>
      </w:r>
    </w:p>
    <w:p w14:paraId="007A6F9F" w14:textId="77777777" w:rsidR="0032303B" w:rsidRDefault="0032303B" w:rsidP="00A4635A">
      <w:pPr>
        <w:jc w:val="both"/>
        <w:rPr>
          <w:lang w:val="sr-Latn-RS"/>
        </w:rPr>
      </w:pPr>
    </w:p>
    <w:p w14:paraId="7418D8D0" w14:textId="77777777" w:rsidR="001E1EB0" w:rsidRDefault="001E1EB0" w:rsidP="001E1EB0">
      <w:pPr>
        <w:pStyle w:val="Heading3"/>
        <w:rPr>
          <w:i/>
          <w:lang w:val="sr-Latn-RS"/>
        </w:rPr>
      </w:pPr>
      <w:bookmarkStart w:id="513" w:name="_Toc177675770"/>
      <w:r w:rsidRPr="001E1EB0">
        <w:rPr>
          <w:i/>
          <w:lang w:val="sr-Latn-RS"/>
        </w:rPr>
        <w:t>Segment</w:t>
      </w:r>
      <w:bookmarkEnd w:id="513"/>
    </w:p>
    <w:p w14:paraId="78428A4A" w14:textId="77777777" w:rsidR="001E1EB0" w:rsidRDefault="001E1EB0" w:rsidP="001E1EB0">
      <w:pPr>
        <w:rPr>
          <w:lang w:val="sr-Latn-RS"/>
        </w:rPr>
      </w:pPr>
    </w:p>
    <w:p w14:paraId="2BC01F76" w14:textId="77777777"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14:paraId="0483BEF9" w14:textId="668C16AE" w:rsidR="00CD2766" w:rsidRDefault="00CD2766" w:rsidP="006F0788">
      <w:pPr>
        <w:jc w:val="both"/>
        <w:rPr>
          <w:lang w:val="sr-Latn-RS"/>
        </w:rPr>
      </w:pPr>
      <w:r>
        <w:rPr>
          <w:lang w:val="sr-Latn-RS"/>
        </w:rPr>
        <w:lastRenderedPageBreak/>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komponente se osvežava pretraga</w:t>
      </w:r>
      <w:del w:id="514" w:author="Dunja Vrbaski" w:date="2024-09-17T23:37:00Z">
        <w:r w:rsidDel="00ED44A0">
          <w:rPr>
            <w:lang w:val="sr-Latn-RS"/>
          </w:rPr>
          <w:delText>,</w:delText>
        </w:r>
      </w:del>
      <w:r>
        <w:rPr>
          <w:lang w:val="sr-Latn-RS"/>
        </w:rPr>
        <w:t xml:space="preserve"> kako bi podaci koji su </w:t>
      </w:r>
      <w:r w:rsidR="00202825">
        <w:rPr>
          <w:lang w:val="sr-Latn-RS"/>
        </w:rPr>
        <w:t>u njemu</w:t>
      </w:r>
      <w:r>
        <w:rPr>
          <w:lang w:val="sr-Latn-RS"/>
        </w:rPr>
        <w:t xml:space="preserve"> sačuvani mogli da se koriste.</w:t>
      </w:r>
    </w:p>
    <w:p w14:paraId="4D420669" w14:textId="1AE0F4C9"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w:t>
      </w:r>
      <w:ins w:id="515" w:author="Dunja Vrbaski" w:date="2024-09-17T23:37:00Z">
        <w:r w:rsidR="00ED44A0">
          <w:rPr>
            <w:i/>
            <w:lang w:val="sr-Latn-RS"/>
          </w:rPr>
          <w:t>g</w:t>
        </w:r>
      </w:ins>
      <w:r w:rsidRPr="005D1C76">
        <w:rPr>
          <w:i/>
          <w:lang w:val="sr-Latn-RS"/>
        </w:rPr>
        <w:t>m</w:t>
      </w:r>
      <w:del w:id="516" w:author="Dunja Vrbaski" w:date="2024-09-17T23:37:00Z">
        <w:r w:rsidRPr="005D1C76" w:rsidDel="00ED44A0">
          <w:rPr>
            <w:i/>
            <w:lang w:val="sr-Latn-RS"/>
          </w:rPr>
          <w:delText>g</w:delText>
        </w:r>
      </w:del>
      <w:r w:rsidRPr="005D1C76">
        <w:rPr>
          <w:i/>
          <w:lang w:val="sr-Latn-RS"/>
        </w:rPr>
        <w:t>net</w:t>
      </w:r>
      <w:r w:rsidR="008B4AD9">
        <w:rPr>
          <w:lang w:val="sr-Latn-RS"/>
        </w:rPr>
        <w:t xml:space="preserve"> komponenti, a umesto njega se </w:t>
      </w:r>
      <w:r>
        <w:rPr>
          <w:lang w:val="sr-Latn-RS"/>
        </w:rPr>
        <w:t>indeksira novi sa navedenim izmenama.</w:t>
      </w:r>
    </w:p>
    <w:p w14:paraId="78FCCD92" w14:textId="17FC63F0"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w:t>
      </w:r>
      <w:del w:id="517" w:author="Korisnik" w:date="2024-09-19T17:45:00Z">
        <w:r w:rsidR="009E6693" w:rsidDel="00C20DFC">
          <w:delText>44</w:delText>
        </w:r>
      </w:del>
      <w:ins w:id="518" w:author="Korisnik" w:date="2024-09-19T17:45:00Z">
        <w:r w:rsidR="00C20DFC">
          <w:t>21</w:t>
        </w:r>
      </w:ins>
      <w:r w:rsidR="009E6693">
        <w:t>]</w:t>
      </w:r>
      <w:r>
        <w:rPr>
          <w:lang w:val="sr-Latn-RS"/>
        </w:rPr>
        <w:t>.</w:t>
      </w:r>
    </w:p>
    <w:p w14:paraId="15675BAB" w14:textId="77777777" w:rsidR="001E1EB0" w:rsidRPr="00A4635A" w:rsidRDefault="001E1EB0" w:rsidP="00A4635A">
      <w:pPr>
        <w:jc w:val="both"/>
        <w:rPr>
          <w:lang w:val="sr-Latn-RS"/>
        </w:rPr>
      </w:pPr>
    </w:p>
    <w:p w14:paraId="39346BE4" w14:textId="77777777" w:rsidR="004D4CA6" w:rsidRPr="008B4524" w:rsidRDefault="00147393" w:rsidP="008B4524">
      <w:pPr>
        <w:pStyle w:val="Heading3"/>
        <w:rPr>
          <w:i/>
        </w:rPr>
      </w:pPr>
      <w:bookmarkStart w:id="519" w:name="_Toc177675771"/>
      <w:r w:rsidRPr="00387BB5">
        <w:rPr>
          <w:i/>
        </w:rPr>
        <w:t>Cluster</w:t>
      </w:r>
      <w:r>
        <w:t xml:space="preserve"> i </w:t>
      </w:r>
      <w:r w:rsidRPr="00387BB5">
        <w:rPr>
          <w:i/>
        </w:rPr>
        <w:t>node</w:t>
      </w:r>
      <w:bookmarkEnd w:id="519"/>
    </w:p>
    <w:p w14:paraId="2B1BC938" w14:textId="77777777" w:rsidR="004D4CA6" w:rsidRDefault="004D4CA6" w:rsidP="004D4CA6"/>
    <w:p w14:paraId="64033671" w14:textId="77777777" w:rsidR="00040EFF" w:rsidRPr="003F25BC" w:rsidRDefault="006D3DE6" w:rsidP="00137593">
      <w:pPr>
        <w:jc w:val="both"/>
        <w:rPr>
          <w:lang w:val="sr-Latn-RS"/>
        </w:rPr>
      </w:pPr>
      <w:r w:rsidRPr="003F25BC">
        <w:rPr>
          <w:i/>
          <w:lang w:val="sr-Latn-RS"/>
        </w:rPr>
        <w:t>Node</w:t>
      </w:r>
      <w:r w:rsidRPr="003F25BC">
        <w:rPr>
          <w:lang w:val="sr-Latn-RS"/>
        </w:rPr>
        <w:t xml:space="preserve"> predstavlja server na kome se izvršava jedna </w:t>
      </w:r>
      <w:r w:rsidRPr="003F25BC">
        <w:rPr>
          <w:i/>
          <w:lang w:val="sr-Latn-RS"/>
        </w:rPr>
        <w:t>Elasticsearch</w:t>
      </w:r>
      <w:r w:rsidRPr="003F25BC">
        <w:rPr>
          <w:lang w:val="sr-Latn-RS"/>
        </w:rPr>
        <w:t xml:space="preserve"> instanca. </w:t>
      </w:r>
      <w:r w:rsidR="00F568D9" w:rsidRPr="003F25BC">
        <w:rPr>
          <w:lang w:val="sr-Latn-RS"/>
        </w:rPr>
        <w:t>Jedna</w:t>
      </w:r>
      <w:r w:rsidR="004F4C71" w:rsidRPr="003F25BC">
        <w:rPr>
          <w:lang w:val="sr-Latn-RS"/>
        </w:rPr>
        <w:t xml:space="preserve"> ili v</w:t>
      </w:r>
      <w:r w:rsidRPr="003F25BC">
        <w:rPr>
          <w:lang w:val="sr-Latn-RS"/>
        </w:rPr>
        <w:t xml:space="preserve">iše </w:t>
      </w:r>
      <w:r w:rsidRPr="003F25BC">
        <w:rPr>
          <w:i/>
          <w:lang w:val="sr-Latn-RS"/>
        </w:rPr>
        <w:t>node</w:t>
      </w:r>
      <w:r w:rsidRPr="003F25BC">
        <w:rPr>
          <w:lang w:val="sr-Latn-RS"/>
        </w:rPr>
        <w:t xml:space="preserve"> komponenti povezanih zajedno čine </w:t>
      </w:r>
      <w:r w:rsidRPr="003F25BC">
        <w:rPr>
          <w:i/>
          <w:lang w:val="sr-Latn-RS"/>
        </w:rPr>
        <w:t>cluster</w:t>
      </w:r>
      <w:r w:rsidRPr="003F25BC">
        <w:rPr>
          <w:lang w:val="sr-Latn-RS"/>
        </w:rPr>
        <w:t>.</w:t>
      </w:r>
      <w:r w:rsidR="00305AE0" w:rsidRPr="003F25BC">
        <w:rPr>
          <w:lang w:val="sr-Latn-RS"/>
        </w:rPr>
        <w:t xml:space="preserve"> Svaki </w:t>
      </w:r>
      <w:r w:rsidR="00305AE0" w:rsidRPr="003F25BC">
        <w:rPr>
          <w:i/>
          <w:lang w:val="sr-Latn-RS"/>
        </w:rPr>
        <w:t>node</w:t>
      </w:r>
      <w:r w:rsidR="00305AE0" w:rsidRPr="003F25BC">
        <w:rPr>
          <w:lang w:val="sr-Latn-RS"/>
        </w:rPr>
        <w:t xml:space="preserve"> </w:t>
      </w:r>
      <w:r w:rsidR="00F568D9" w:rsidRPr="003F25BC">
        <w:rPr>
          <w:lang w:val="sr-Latn-RS"/>
        </w:rPr>
        <w:t xml:space="preserve">u okviru </w:t>
      </w:r>
      <w:r w:rsidR="00305AE0" w:rsidRPr="003F25BC">
        <w:rPr>
          <w:lang w:val="sr-Latn-RS"/>
        </w:rPr>
        <w:t xml:space="preserve">jedne </w:t>
      </w:r>
      <w:r w:rsidR="00305AE0" w:rsidRPr="003F25BC">
        <w:rPr>
          <w:i/>
          <w:lang w:val="sr-Latn-RS"/>
        </w:rPr>
        <w:t>cluster</w:t>
      </w:r>
      <w:r w:rsidR="00305AE0" w:rsidRPr="003F25BC">
        <w:rPr>
          <w:lang w:val="sr-Latn-RS"/>
        </w:rPr>
        <w:t xml:space="preserve"> komponente zna za ostale </w:t>
      </w:r>
      <w:r w:rsidR="00305AE0" w:rsidRPr="003F25BC">
        <w:rPr>
          <w:i/>
          <w:lang w:val="sr-Latn-RS"/>
        </w:rPr>
        <w:t>node</w:t>
      </w:r>
      <w:r w:rsidR="00305AE0" w:rsidRPr="003F25BC">
        <w:rPr>
          <w:lang w:val="sr-Latn-RS"/>
        </w:rPr>
        <w:t xml:space="preserve"> komponente, što omogućava preusmeravanje zahteva ka odgovarajućoj </w:t>
      </w:r>
      <w:r w:rsidR="00305AE0" w:rsidRPr="003F25BC">
        <w:rPr>
          <w:i/>
          <w:lang w:val="sr-Latn-RS"/>
        </w:rPr>
        <w:t>node</w:t>
      </w:r>
      <w:r w:rsidR="00305AE0" w:rsidRPr="003F25BC">
        <w:rPr>
          <w:lang w:val="sr-Latn-RS"/>
        </w:rPr>
        <w:t xml:space="preserve"> komponenti.</w:t>
      </w:r>
    </w:p>
    <w:p w14:paraId="6A4C89BB" w14:textId="77777777" w:rsidR="006432EA" w:rsidRPr="003F25BC" w:rsidRDefault="006432EA" w:rsidP="00137593">
      <w:pPr>
        <w:jc w:val="both"/>
        <w:rPr>
          <w:lang w:val="sr-Latn-RS"/>
        </w:rPr>
      </w:pPr>
      <w:r w:rsidRPr="003F25BC">
        <w:rPr>
          <w:i/>
          <w:lang w:val="sr-Latn-RS"/>
        </w:rPr>
        <w:t>Node</w:t>
      </w:r>
      <w:r w:rsidRPr="003F25BC">
        <w:rPr>
          <w:lang w:val="sr-Latn-RS"/>
        </w:rPr>
        <w:t xml:space="preserve"> komponente imaju svoje uloge (</w:t>
      </w:r>
      <w:r w:rsidRPr="003F25BC">
        <w:rPr>
          <w:i/>
          <w:lang w:val="sr-Latn-RS"/>
        </w:rPr>
        <w:t>eng. roles</w:t>
      </w:r>
      <w:r w:rsidRPr="003F25BC">
        <w:rPr>
          <w:lang w:val="sr-Latn-RS"/>
        </w:rPr>
        <w:t>)</w:t>
      </w:r>
      <w:r w:rsidR="00F568D9" w:rsidRPr="003F25BC">
        <w:rPr>
          <w:lang w:val="sr-Latn-RS"/>
        </w:rPr>
        <w:t xml:space="preserve"> i na osnovu toga se razlikuje više </w:t>
      </w:r>
      <w:r w:rsidR="00FE368B" w:rsidRPr="003F25BC">
        <w:rPr>
          <w:lang w:val="sr-Latn-RS"/>
        </w:rPr>
        <w:t xml:space="preserve">node </w:t>
      </w:r>
      <w:r w:rsidR="00F568D9" w:rsidRPr="003F25BC">
        <w:rPr>
          <w:lang w:val="sr-Latn-RS"/>
        </w:rPr>
        <w:t>tipova:</w:t>
      </w:r>
    </w:p>
    <w:p w14:paraId="154CAE5E" w14:textId="2DE0F0F3" w:rsidR="00FE368B" w:rsidRPr="003F25BC" w:rsidRDefault="00FE368B" w:rsidP="005668FF">
      <w:pPr>
        <w:pStyle w:val="ListParagraph"/>
        <w:numPr>
          <w:ilvl w:val="0"/>
          <w:numId w:val="10"/>
        </w:numPr>
        <w:jc w:val="both"/>
        <w:rPr>
          <w:lang w:val="sr-Latn-RS"/>
        </w:rPr>
      </w:pPr>
      <w:r w:rsidRPr="003F25BC">
        <w:rPr>
          <w:b/>
          <w:i/>
          <w:lang w:val="sr-Latn-RS"/>
        </w:rPr>
        <w:t>master-eligible node</w:t>
      </w:r>
      <w:r w:rsidRPr="003F25BC">
        <w:rPr>
          <w:lang w:val="sr-Latn-RS"/>
        </w:rPr>
        <w:t xml:space="preserve"> - ova uloga omoguć</w:t>
      </w:r>
      <w:r w:rsidR="00464B18" w:rsidRPr="003F25BC">
        <w:rPr>
          <w:lang w:val="sr-Latn-RS"/>
        </w:rPr>
        <w:t>ava</w:t>
      </w:r>
      <w:r w:rsidRPr="003F25BC">
        <w:rPr>
          <w:lang w:val="sr-Latn-RS"/>
        </w:rPr>
        <w:t xml:space="preserve"> da </w:t>
      </w:r>
      <w:r w:rsidRPr="003F25BC">
        <w:rPr>
          <w:i/>
          <w:lang w:val="sr-Latn-RS"/>
        </w:rPr>
        <w:t>node</w:t>
      </w:r>
      <w:r w:rsidRPr="003F25BC">
        <w:rPr>
          <w:lang w:val="sr-Latn-RS"/>
        </w:rPr>
        <w:t xml:space="preserve"> </w:t>
      </w:r>
      <w:r w:rsidR="00BB1FE4" w:rsidRPr="003F25BC">
        <w:rPr>
          <w:lang w:val="sr-Latn-RS"/>
        </w:rPr>
        <w:t>može biti</w:t>
      </w:r>
      <w:r w:rsidRPr="003F25BC">
        <w:rPr>
          <w:lang w:val="sr-Latn-RS"/>
        </w:rPr>
        <w:t xml:space="preserve"> izabran za </w:t>
      </w:r>
      <w:r w:rsidRPr="003F25BC">
        <w:rPr>
          <w:i/>
          <w:lang w:val="sr-Latn-RS"/>
        </w:rPr>
        <w:t>master node</w:t>
      </w:r>
      <w:r w:rsidRPr="003F25BC">
        <w:rPr>
          <w:lang w:val="sr-Latn-RS"/>
        </w:rPr>
        <w:t xml:space="preserve">, čije je zaduženje da upravlja celokupnom </w:t>
      </w:r>
      <w:r w:rsidRPr="003F25BC">
        <w:rPr>
          <w:i/>
          <w:lang w:val="sr-Latn-RS"/>
        </w:rPr>
        <w:t>cluster</w:t>
      </w:r>
      <w:r w:rsidRPr="003F25BC">
        <w:rPr>
          <w:lang w:val="sr-Latn-RS"/>
        </w:rPr>
        <w:t xml:space="preserve"> komponentom.</w:t>
      </w:r>
      <w:r w:rsidR="008A5E8D" w:rsidRPr="003F25BC">
        <w:rPr>
          <w:lang w:val="sr-Latn-RS"/>
        </w:rPr>
        <w:t xml:space="preserve"> </w:t>
      </w:r>
      <w:r w:rsidR="008A5E8D" w:rsidRPr="003F25BC">
        <w:rPr>
          <w:b/>
          <w:i/>
          <w:lang w:val="sr-Latn-RS"/>
        </w:rPr>
        <w:t>Master node</w:t>
      </w:r>
      <w:r w:rsidR="008A5E8D" w:rsidRPr="003F25BC">
        <w:rPr>
          <w:lang w:val="sr-Latn-RS"/>
        </w:rPr>
        <w:t xml:space="preserve"> je zadužen za kreiranje</w:t>
      </w:r>
      <w:ins w:id="520" w:author="Dunja Vrbaski" w:date="2024-09-17T23:38:00Z">
        <w:r w:rsidR="005B3789">
          <w:rPr>
            <w:lang w:val="sr-Latn-RS"/>
          </w:rPr>
          <w:t xml:space="preserve"> i </w:t>
        </w:r>
      </w:ins>
      <w:del w:id="521" w:author="Dunja Vrbaski" w:date="2024-09-17T23:38:00Z">
        <w:r w:rsidR="008A5E8D" w:rsidRPr="003F25BC" w:rsidDel="005B3789">
          <w:rPr>
            <w:lang w:val="sr-Latn-RS"/>
          </w:rPr>
          <w:delText>/</w:delText>
        </w:r>
      </w:del>
      <w:r w:rsidR="008A5E8D" w:rsidRPr="003F25BC">
        <w:rPr>
          <w:lang w:val="sr-Latn-RS"/>
        </w:rPr>
        <w:t xml:space="preserve">brisanje </w:t>
      </w:r>
      <w:r w:rsidR="00CA0157" w:rsidRPr="003F25BC">
        <w:rPr>
          <w:i/>
          <w:lang w:val="sr-Latn-RS"/>
        </w:rPr>
        <w:t>index</w:t>
      </w:r>
      <w:r w:rsidR="00CA0157" w:rsidRPr="003F25BC">
        <w:rPr>
          <w:lang w:val="sr-Latn-RS"/>
        </w:rPr>
        <w:t xml:space="preserve"> komponenti</w:t>
      </w:r>
      <w:r w:rsidR="008A5E8D" w:rsidRPr="003F25BC">
        <w:rPr>
          <w:lang w:val="sr-Latn-RS"/>
        </w:rPr>
        <w:t xml:space="preserve">, praćenje koje </w:t>
      </w:r>
      <w:r w:rsidR="008A5E8D" w:rsidRPr="003F25BC">
        <w:rPr>
          <w:i/>
          <w:lang w:val="sr-Latn-RS"/>
        </w:rPr>
        <w:t>node</w:t>
      </w:r>
      <w:r w:rsidR="008A5E8D" w:rsidRPr="003F25BC">
        <w:rPr>
          <w:lang w:val="sr-Latn-RS"/>
        </w:rPr>
        <w:t xml:space="preserve"> komponente su u okviru</w:t>
      </w:r>
      <w:r w:rsidR="00474787" w:rsidRPr="003F25BC">
        <w:rPr>
          <w:lang w:val="sr-Latn-RS"/>
        </w:rPr>
        <w:t xml:space="preserve"> njegove</w:t>
      </w:r>
      <w:r w:rsidR="008A5E8D" w:rsidRPr="003F25BC">
        <w:rPr>
          <w:lang w:val="sr-Latn-RS"/>
        </w:rPr>
        <w:t xml:space="preserve"> </w:t>
      </w:r>
      <w:r w:rsidR="008A5E8D" w:rsidRPr="003F25BC">
        <w:rPr>
          <w:i/>
          <w:lang w:val="sr-Latn-RS"/>
        </w:rPr>
        <w:t>cluster</w:t>
      </w:r>
      <w:r w:rsidR="008A5E8D" w:rsidRPr="003F25BC">
        <w:rPr>
          <w:lang w:val="sr-Latn-RS"/>
        </w:rPr>
        <w:t xml:space="preserve"> komponente i odlučuje koje </w:t>
      </w:r>
      <w:r w:rsidR="008A5E8D" w:rsidRPr="003F25BC">
        <w:rPr>
          <w:i/>
          <w:lang w:val="sr-Latn-RS"/>
        </w:rPr>
        <w:t>shard</w:t>
      </w:r>
      <w:r w:rsidR="008A5E8D" w:rsidRPr="003F25BC">
        <w:rPr>
          <w:lang w:val="sr-Latn-RS"/>
        </w:rPr>
        <w:t xml:space="preserve"> komponente će biti dodeljene koj</w:t>
      </w:r>
      <w:r w:rsidR="00137593" w:rsidRPr="003F25BC">
        <w:rPr>
          <w:lang w:val="sr-Latn-RS"/>
        </w:rPr>
        <w:t>im</w:t>
      </w:r>
      <w:r w:rsidR="008A5E8D" w:rsidRPr="003F25BC">
        <w:rPr>
          <w:lang w:val="sr-Latn-RS"/>
        </w:rPr>
        <w:t xml:space="preserve"> </w:t>
      </w:r>
      <w:r w:rsidR="008A5E8D" w:rsidRPr="003F25BC">
        <w:rPr>
          <w:i/>
          <w:lang w:val="sr-Latn-RS"/>
        </w:rPr>
        <w:t>node</w:t>
      </w:r>
      <w:r w:rsidR="008A5E8D" w:rsidRPr="003F25BC">
        <w:rPr>
          <w:lang w:val="sr-Latn-RS"/>
        </w:rPr>
        <w:t xml:space="preserve"> komponent</w:t>
      </w:r>
      <w:r w:rsidR="00137593" w:rsidRPr="003F25BC">
        <w:rPr>
          <w:lang w:val="sr-Latn-RS"/>
        </w:rPr>
        <w:t>ama</w:t>
      </w:r>
      <w:r w:rsidR="008A5E8D" w:rsidRPr="003F25BC">
        <w:rPr>
          <w:lang w:val="sr-Latn-RS"/>
        </w:rPr>
        <w:t>.</w:t>
      </w:r>
    </w:p>
    <w:p w14:paraId="39CA010C" w14:textId="77777777" w:rsidR="00F568D9" w:rsidRPr="003F25BC" w:rsidRDefault="00145752" w:rsidP="005668FF">
      <w:pPr>
        <w:pStyle w:val="ListParagraph"/>
        <w:numPr>
          <w:ilvl w:val="0"/>
          <w:numId w:val="10"/>
        </w:numPr>
        <w:jc w:val="both"/>
        <w:rPr>
          <w:lang w:val="sr-Latn-RS"/>
        </w:rPr>
      </w:pPr>
      <w:r w:rsidRPr="003F25BC">
        <w:rPr>
          <w:b/>
          <w:i/>
          <w:lang w:val="sr-Latn-RS"/>
        </w:rPr>
        <w:t>data node</w:t>
      </w:r>
      <w:r w:rsidRPr="003F25BC">
        <w:rPr>
          <w:lang w:val="sr-Latn-RS"/>
        </w:rPr>
        <w:t xml:space="preserve"> - </w:t>
      </w:r>
      <w:r w:rsidR="00542374" w:rsidRPr="003F25BC">
        <w:rPr>
          <w:lang w:val="sr-Latn-RS"/>
        </w:rPr>
        <w:t>sadrž</w:t>
      </w:r>
      <w:r w:rsidR="00DF7028" w:rsidRPr="003F25BC">
        <w:rPr>
          <w:lang w:val="sr-Latn-RS"/>
        </w:rPr>
        <w:t>i</w:t>
      </w:r>
      <w:r w:rsidR="005E3F55" w:rsidRPr="003F25BC">
        <w:rPr>
          <w:lang w:val="sr-Latn-RS"/>
        </w:rPr>
        <w:t xml:space="preserve"> podatke i izvršava </w:t>
      </w:r>
      <w:r w:rsidR="005E3F55" w:rsidRPr="003F25BC">
        <w:rPr>
          <w:i/>
          <w:lang w:val="sr-Latn-RS"/>
        </w:rPr>
        <w:t>CRUD</w:t>
      </w:r>
      <w:r w:rsidR="005E3F55" w:rsidRPr="003F25BC">
        <w:rPr>
          <w:lang w:val="sr-Latn-RS"/>
        </w:rPr>
        <w:t xml:space="preserve"> operacije, pretragu i agregaciju.</w:t>
      </w:r>
    </w:p>
    <w:p w14:paraId="15970C58" w14:textId="0AA04A71" w:rsidR="005E60CE" w:rsidRPr="003F25BC" w:rsidRDefault="005E60CE" w:rsidP="005668FF">
      <w:pPr>
        <w:pStyle w:val="ListParagraph"/>
        <w:numPr>
          <w:ilvl w:val="0"/>
          <w:numId w:val="10"/>
        </w:numPr>
        <w:jc w:val="both"/>
        <w:rPr>
          <w:b/>
          <w:i/>
          <w:lang w:val="sr-Latn-RS"/>
        </w:rPr>
      </w:pPr>
      <w:r w:rsidRPr="003F25BC">
        <w:rPr>
          <w:b/>
          <w:i/>
          <w:lang w:val="sr-Latn-RS"/>
        </w:rPr>
        <w:t>ingest node</w:t>
      </w:r>
      <w:r w:rsidRPr="003F25BC">
        <w:rPr>
          <w:lang w:val="sr-Latn-RS"/>
        </w:rPr>
        <w:t xml:space="preserve"> - </w:t>
      </w:r>
      <w:r w:rsidR="003E7C51" w:rsidRPr="003F25BC">
        <w:rPr>
          <w:lang w:val="sr-Latn-RS"/>
        </w:rPr>
        <w:t xml:space="preserve">ima mogućnost korišćenja </w:t>
      </w:r>
      <w:r w:rsidR="003E7C51" w:rsidRPr="003F25BC">
        <w:rPr>
          <w:i/>
          <w:lang w:val="sr-Latn-RS"/>
        </w:rPr>
        <w:t>ingest pipeline</w:t>
      </w:r>
      <w:r w:rsidR="003E7C51" w:rsidRPr="003F25BC">
        <w:rPr>
          <w:lang w:val="sr-Latn-RS"/>
        </w:rPr>
        <w:t xml:space="preserve"> </w:t>
      </w:r>
      <w:r w:rsidR="00C32B04" w:rsidRPr="003F25BC">
        <w:rPr>
          <w:lang w:val="sr-Latn-RS"/>
        </w:rPr>
        <w:t>procesora</w:t>
      </w:r>
      <w:r w:rsidR="00BE4C1B" w:rsidRPr="003F25BC">
        <w:rPr>
          <w:lang w:val="sr-Latn-RS"/>
        </w:rPr>
        <w:t>,</w:t>
      </w:r>
      <w:r w:rsidR="00C32B04" w:rsidRPr="003F25BC">
        <w:rPr>
          <w:lang w:val="sr-Latn-RS"/>
        </w:rPr>
        <w:t xml:space="preserve"> uz pomoć kojih se sekvencijalno vrše transformacij</w:t>
      </w:r>
      <w:r w:rsidR="00BE4C1B" w:rsidRPr="003F25BC">
        <w:rPr>
          <w:lang w:val="sr-Latn-RS"/>
        </w:rPr>
        <w:t>e</w:t>
      </w:r>
      <w:r w:rsidR="00C32B04" w:rsidRPr="003F25BC">
        <w:rPr>
          <w:lang w:val="sr-Latn-RS"/>
        </w:rPr>
        <w:t xml:space="preserve"> nad podacima pre njihovog indeksiranja </w:t>
      </w:r>
      <w:r w:rsidR="00EE5B0D" w:rsidRPr="00D576B0">
        <w:rPr>
          <w:lang w:val="sr-Latn-RS"/>
        </w:rPr>
        <w:t>[2</w:t>
      </w:r>
      <w:del w:id="522" w:author="Korisnik" w:date="2024-09-19T17:47:00Z">
        <w:r w:rsidR="00EE5B0D" w:rsidRPr="00D576B0" w:rsidDel="0036700F">
          <w:rPr>
            <w:lang w:val="sr-Latn-RS"/>
          </w:rPr>
          <w:delText>3</w:delText>
        </w:r>
      </w:del>
      <w:ins w:id="523" w:author="Korisnik" w:date="2024-09-19T17:47:00Z">
        <w:r w:rsidR="0036700F" w:rsidRPr="0036700F">
          <w:rPr>
            <w:lang w:val="sr-Latn-RS"/>
            <w:rPrChange w:id="524" w:author="Korisnik" w:date="2024-09-19T17:47:00Z">
              <w:rPr>
                <w:highlight w:val="green"/>
                <w:lang w:val="sr-Latn-RS"/>
              </w:rPr>
            </w:rPrChange>
          </w:rPr>
          <w:t>2</w:t>
        </w:r>
      </w:ins>
      <w:r w:rsidR="00EE5B0D" w:rsidRPr="00D576B0">
        <w:rPr>
          <w:lang w:val="sr-Latn-RS"/>
        </w:rPr>
        <w:t>]</w:t>
      </w:r>
      <w:r w:rsidR="00C32B04" w:rsidRPr="00D576B0">
        <w:rPr>
          <w:lang w:val="sr-Latn-RS"/>
        </w:rPr>
        <w:t>.</w:t>
      </w:r>
    </w:p>
    <w:p w14:paraId="5EC13D6B" w14:textId="77777777" w:rsidR="00BC345D" w:rsidRPr="003F25BC" w:rsidRDefault="00BC345D" w:rsidP="005668FF">
      <w:pPr>
        <w:pStyle w:val="ListParagraph"/>
        <w:numPr>
          <w:ilvl w:val="0"/>
          <w:numId w:val="10"/>
        </w:numPr>
        <w:jc w:val="both"/>
        <w:rPr>
          <w:b/>
          <w:i/>
          <w:lang w:val="sr-Latn-RS"/>
        </w:rPr>
      </w:pPr>
      <w:r w:rsidRPr="003F25BC">
        <w:rPr>
          <w:b/>
          <w:i/>
          <w:lang w:val="sr-Latn-RS"/>
        </w:rPr>
        <w:t>remote-eligible node</w:t>
      </w:r>
      <w:r w:rsidRPr="003F25BC">
        <w:rPr>
          <w:lang w:val="sr-Latn-RS"/>
        </w:rPr>
        <w:t xml:space="preserve"> - može se ponašati kao krajnji korisnik</w:t>
      </w:r>
      <w:r w:rsidR="00997F59" w:rsidRPr="003F25BC">
        <w:rPr>
          <w:lang w:val="sr-Latn-RS"/>
        </w:rPr>
        <w:t>.</w:t>
      </w:r>
    </w:p>
    <w:p w14:paraId="365E2D94" w14:textId="77777777" w:rsidR="00BC345D" w:rsidRPr="005B3789" w:rsidRDefault="00BC345D" w:rsidP="005668FF">
      <w:pPr>
        <w:pStyle w:val="ListParagraph"/>
        <w:numPr>
          <w:ilvl w:val="0"/>
          <w:numId w:val="10"/>
        </w:numPr>
        <w:jc w:val="both"/>
        <w:rPr>
          <w:b/>
          <w:i/>
          <w:lang w:val="sr-Latn-RS"/>
        </w:rPr>
      </w:pPr>
      <w:r w:rsidRPr="005B3789">
        <w:rPr>
          <w:b/>
          <w:i/>
          <w:lang w:val="sr-Latn-RS"/>
        </w:rPr>
        <w:t>machine-learning node</w:t>
      </w:r>
      <w:r w:rsidRPr="005B3789">
        <w:rPr>
          <w:lang w:val="sr-Latn-RS"/>
        </w:rPr>
        <w:t xml:space="preserve"> - </w:t>
      </w:r>
      <w:r w:rsidRPr="005B3789">
        <w:rPr>
          <w:i/>
          <w:lang w:val="sr-Latn-RS"/>
        </w:rPr>
        <w:t>node</w:t>
      </w:r>
      <w:r w:rsidRPr="005B3789">
        <w:rPr>
          <w:lang w:val="sr-Latn-RS"/>
        </w:rPr>
        <w:t xml:space="preserve"> koji se mora dodati kako bi moglo da se koristi mašinsko učenje, a može ih biti i više.</w:t>
      </w:r>
    </w:p>
    <w:p w14:paraId="56075C55" w14:textId="7C9448FA" w:rsidR="00BC345D" w:rsidRPr="005B3789" w:rsidRDefault="00BC345D" w:rsidP="005668FF">
      <w:pPr>
        <w:pStyle w:val="ListParagraph"/>
        <w:numPr>
          <w:ilvl w:val="0"/>
          <w:numId w:val="10"/>
        </w:numPr>
        <w:jc w:val="both"/>
        <w:rPr>
          <w:b/>
          <w:i/>
          <w:lang w:val="sr-Latn-RS"/>
        </w:rPr>
      </w:pPr>
      <w:r w:rsidRPr="005B3789">
        <w:rPr>
          <w:b/>
          <w:i/>
          <w:lang w:val="sr-Latn-RS"/>
        </w:rPr>
        <w:t>transform</w:t>
      </w:r>
      <w:r w:rsidR="00976010" w:rsidRPr="005B3789">
        <w:rPr>
          <w:b/>
          <w:i/>
          <w:lang w:val="sr-Latn-RS"/>
        </w:rPr>
        <w:t xml:space="preserve"> </w:t>
      </w:r>
      <w:r w:rsidRPr="005B3789">
        <w:rPr>
          <w:b/>
          <w:i/>
          <w:lang w:val="sr-Latn-RS"/>
        </w:rPr>
        <w:t>node</w:t>
      </w:r>
      <w:r w:rsidRPr="005B3789">
        <w:rPr>
          <w:lang w:val="sr-Latn-RS"/>
        </w:rPr>
        <w:t xml:space="preserve"> - </w:t>
      </w:r>
      <w:r w:rsidRPr="005B3789">
        <w:rPr>
          <w:i/>
          <w:lang w:val="sr-Latn-RS"/>
        </w:rPr>
        <w:t>node</w:t>
      </w:r>
      <w:r w:rsidRPr="005B3789">
        <w:rPr>
          <w:lang w:val="sr-Latn-RS"/>
        </w:rPr>
        <w:t xml:space="preserve"> koji se mora dodati kako bi mogle da se koriste transformacije </w:t>
      </w:r>
      <w:r w:rsidR="000A71EC" w:rsidRPr="005B3789">
        <w:rPr>
          <w:lang w:val="sr-Latn-RS"/>
        </w:rPr>
        <w:t xml:space="preserve">nad podacima. Transformacije omogućavaju kreiranje sumarizovanih </w:t>
      </w:r>
      <w:r w:rsidR="0041555E" w:rsidRPr="0041555E">
        <w:rPr>
          <w:i/>
          <w:lang w:val="sr-Latn-RS"/>
        </w:rPr>
        <w:t>index</w:t>
      </w:r>
      <w:r w:rsidR="0041555E">
        <w:rPr>
          <w:lang w:val="sr-Latn-RS"/>
        </w:rPr>
        <w:t xml:space="preserve"> komponenti</w:t>
      </w:r>
      <w:r w:rsidR="000A71EC" w:rsidRPr="005B3789">
        <w:rPr>
          <w:lang w:val="sr-Latn-RS"/>
        </w:rPr>
        <w:t xml:space="preserve"> od postojećih </w:t>
      </w:r>
      <w:r w:rsidR="000A71EC" w:rsidRPr="00D576B0">
        <w:rPr>
          <w:lang w:val="sr-Latn-RS"/>
        </w:rPr>
        <w:t>[2</w:t>
      </w:r>
      <w:ins w:id="525" w:author="Korisnik" w:date="2024-09-19T17:47:00Z">
        <w:r w:rsidR="00257CA1" w:rsidRPr="00257CA1">
          <w:rPr>
            <w:lang w:val="sr-Latn-RS"/>
            <w:rPrChange w:id="526" w:author="Korisnik" w:date="2024-09-19T17:47:00Z">
              <w:rPr>
                <w:highlight w:val="green"/>
                <w:lang w:val="sr-Latn-RS"/>
              </w:rPr>
            </w:rPrChange>
          </w:rPr>
          <w:t>3</w:t>
        </w:r>
      </w:ins>
      <w:del w:id="527" w:author="Korisnik" w:date="2024-09-19T17:47:00Z">
        <w:r w:rsidR="000A71EC" w:rsidRPr="00D576B0" w:rsidDel="00257CA1">
          <w:rPr>
            <w:lang w:val="sr-Latn-RS"/>
          </w:rPr>
          <w:delText>4</w:delText>
        </w:r>
      </w:del>
      <w:r w:rsidR="000A71EC" w:rsidRPr="00D576B0">
        <w:rPr>
          <w:lang w:val="sr-Latn-RS"/>
        </w:rPr>
        <w:t>].</w:t>
      </w:r>
    </w:p>
    <w:p w14:paraId="736E1359" w14:textId="4989D337" w:rsidR="00976010" w:rsidRPr="005B3789" w:rsidRDefault="00976010" w:rsidP="005668FF">
      <w:pPr>
        <w:pStyle w:val="ListParagraph"/>
        <w:numPr>
          <w:ilvl w:val="0"/>
          <w:numId w:val="10"/>
        </w:numPr>
        <w:jc w:val="both"/>
        <w:rPr>
          <w:b/>
          <w:i/>
          <w:lang w:val="sr-Latn-RS"/>
        </w:rPr>
      </w:pPr>
      <w:r w:rsidRPr="005B3789">
        <w:rPr>
          <w:b/>
          <w:i/>
          <w:lang w:val="sr-Latn-RS"/>
        </w:rPr>
        <w:t>coordinating node</w:t>
      </w:r>
      <w:r w:rsidRPr="005B3789">
        <w:rPr>
          <w:lang w:val="sr-Latn-RS"/>
        </w:rPr>
        <w:t xml:space="preserve"> - vrši koordinaciju između dve faze pretrage. Prva faza je </w:t>
      </w:r>
      <w:r w:rsidRPr="005B3789">
        <w:rPr>
          <w:i/>
          <w:lang w:val="sr-Latn-RS"/>
        </w:rPr>
        <w:t>scatter</w:t>
      </w:r>
      <w:r w:rsidRPr="005B3789">
        <w:rPr>
          <w:lang w:val="sr-Latn-RS"/>
        </w:rPr>
        <w:t xml:space="preserve"> faza i u njoj </w:t>
      </w:r>
      <w:r w:rsidR="0044682E" w:rsidRPr="005B3789">
        <w:rPr>
          <w:i/>
          <w:lang w:val="sr-Latn-RS"/>
        </w:rPr>
        <w:t>coordinating node</w:t>
      </w:r>
      <w:r w:rsidRPr="005B3789">
        <w:rPr>
          <w:lang w:val="sr-Latn-RS"/>
        </w:rPr>
        <w:t xml:space="preserve"> prosleđuje zahtev onim </w:t>
      </w:r>
      <w:r w:rsidRPr="005B3789">
        <w:rPr>
          <w:i/>
          <w:lang w:val="sr-Latn-RS"/>
        </w:rPr>
        <w:t>node</w:t>
      </w:r>
      <w:r w:rsidR="00C30A52" w:rsidRPr="005B3789">
        <w:rPr>
          <w:lang w:val="sr-Latn-RS"/>
        </w:rPr>
        <w:t xml:space="preserve"> komponentama koje</w:t>
      </w:r>
      <w:r w:rsidRPr="005B3789">
        <w:rPr>
          <w:lang w:val="sr-Latn-RS"/>
        </w:rPr>
        <w:t xml:space="preserve"> imaju tražene podatke. Nakon što </w:t>
      </w:r>
      <w:r w:rsidRPr="005B3789">
        <w:rPr>
          <w:i/>
          <w:lang w:val="sr-Latn-RS"/>
        </w:rPr>
        <w:t>data node</w:t>
      </w:r>
      <w:r w:rsidRPr="005B3789">
        <w:rPr>
          <w:lang w:val="sr-Latn-RS"/>
        </w:rPr>
        <w:t xml:space="preserve"> komponente izvrše zahtev, rezultat vraćaju </w:t>
      </w:r>
      <w:r w:rsidR="002331FD" w:rsidRPr="005B3789">
        <w:rPr>
          <w:i/>
          <w:lang w:val="sr-Latn-RS"/>
        </w:rPr>
        <w:t>coordinating node</w:t>
      </w:r>
      <w:r w:rsidR="002331FD" w:rsidRPr="005B3789">
        <w:rPr>
          <w:lang w:val="sr-Latn-RS"/>
        </w:rPr>
        <w:t xml:space="preserve"> komponenti</w:t>
      </w:r>
      <w:r w:rsidRPr="005B3789">
        <w:rPr>
          <w:lang w:val="sr-Latn-RS"/>
        </w:rPr>
        <w:t xml:space="preserve">. </w:t>
      </w:r>
      <w:r w:rsidR="002D2CFC" w:rsidRPr="005B3789">
        <w:rPr>
          <w:lang w:val="sr-Latn-RS"/>
        </w:rPr>
        <w:t>S</w:t>
      </w:r>
      <w:r w:rsidRPr="005B3789">
        <w:rPr>
          <w:lang w:val="sr-Latn-RS"/>
        </w:rPr>
        <w:t xml:space="preserve">ledi </w:t>
      </w:r>
      <w:r w:rsidRPr="005B3789">
        <w:rPr>
          <w:i/>
          <w:lang w:val="sr-Latn-RS"/>
        </w:rPr>
        <w:t>gather</w:t>
      </w:r>
      <w:r w:rsidRPr="005B3789">
        <w:rPr>
          <w:lang w:val="sr-Latn-RS"/>
        </w:rPr>
        <w:t xml:space="preserve"> faza u kojoj </w:t>
      </w:r>
      <w:r w:rsidR="00841A72" w:rsidRPr="005B3789">
        <w:rPr>
          <w:i/>
          <w:lang w:val="sr-Latn-RS"/>
        </w:rPr>
        <w:t>coordinating node</w:t>
      </w:r>
      <w:r w:rsidR="00841A72" w:rsidRPr="005B3789">
        <w:rPr>
          <w:lang w:val="sr-Latn-RS"/>
        </w:rPr>
        <w:t xml:space="preserve"> </w:t>
      </w:r>
      <w:r w:rsidRPr="005B3789">
        <w:rPr>
          <w:lang w:val="sr-Latn-RS"/>
        </w:rPr>
        <w:t>uzima sve rezultate koje je dobio i stapa ih u jedan.</w:t>
      </w:r>
      <w:r w:rsidR="00294AF7" w:rsidRPr="005B3789">
        <w:rPr>
          <w:lang w:val="sr-Latn-RS"/>
        </w:rPr>
        <w:t xml:space="preserve"> Svaki </w:t>
      </w:r>
      <w:r w:rsidR="00294AF7" w:rsidRPr="005B3789">
        <w:rPr>
          <w:i/>
          <w:lang w:val="sr-Latn-RS"/>
        </w:rPr>
        <w:t>node</w:t>
      </w:r>
      <w:r w:rsidR="00294AF7" w:rsidRPr="005B3789">
        <w:rPr>
          <w:lang w:val="sr-Latn-RS"/>
        </w:rPr>
        <w:t xml:space="preserve"> je implicitno </w:t>
      </w:r>
      <w:r w:rsidR="00790860" w:rsidRPr="005B3789">
        <w:rPr>
          <w:i/>
          <w:lang w:val="sr-Latn-RS"/>
        </w:rPr>
        <w:t>coordinating node</w:t>
      </w:r>
      <w:r w:rsidR="00294AF7" w:rsidRPr="005B3789">
        <w:rPr>
          <w:lang w:val="sr-Latn-RS"/>
        </w:rPr>
        <w:t xml:space="preserve">, međutim ukoliko postoji neki </w:t>
      </w:r>
      <w:r w:rsidR="00294AF7" w:rsidRPr="005B3789">
        <w:rPr>
          <w:i/>
          <w:lang w:val="sr-Latn-RS"/>
        </w:rPr>
        <w:t>node</w:t>
      </w:r>
      <w:r w:rsidR="00294AF7" w:rsidRPr="005B3789">
        <w:rPr>
          <w:lang w:val="sr-Latn-RS"/>
        </w:rPr>
        <w:t xml:space="preserve"> kome nije eksplicitno navedena nijedna uloga, taj </w:t>
      </w:r>
      <w:r w:rsidR="00294AF7" w:rsidRPr="005B3789">
        <w:rPr>
          <w:i/>
          <w:lang w:val="sr-Latn-RS"/>
        </w:rPr>
        <w:t>node</w:t>
      </w:r>
      <w:r w:rsidR="00294AF7" w:rsidRPr="005B3789">
        <w:rPr>
          <w:lang w:val="sr-Latn-RS"/>
        </w:rPr>
        <w:t xml:space="preserve"> će onda jedini biti </w:t>
      </w:r>
      <w:r w:rsidR="00790860" w:rsidRPr="005B3789">
        <w:rPr>
          <w:i/>
          <w:lang w:val="sr-Latn-RS"/>
        </w:rPr>
        <w:t>coordinating node</w:t>
      </w:r>
      <w:r w:rsidR="00790860" w:rsidRPr="005B3789">
        <w:rPr>
          <w:lang w:val="sr-Latn-RS"/>
        </w:rPr>
        <w:t xml:space="preserve"> </w:t>
      </w:r>
      <w:r w:rsidR="007A1F9E" w:rsidRPr="00D576B0">
        <w:rPr>
          <w:lang w:val="sr-Latn-RS"/>
        </w:rPr>
        <w:t>[2</w:t>
      </w:r>
      <w:del w:id="528" w:author="Korisnik" w:date="2024-09-19T17:47:00Z">
        <w:r w:rsidR="007A1F9E" w:rsidRPr="00D576B0" w:rsidDel="0036700F">
          <w:rPr>
            <w:lang w:val="sr-Latn-RS"/>
          </w:rPr>
          <w:delText>2</w:delText>
        </w:r>
      </w:del>
      <w:ins w:id="529" w:author="Korisnik" w:date="2024-09-19T17:47:00Z">
        <w:r w:rsidR="00257CA1" w:rsidRPr="00257CA1">
          <w:rPr>
            <w:lang w:val="sr-Latn-RS"/>
            <w:rPrChange w:id="530" w:author="Korisnik" w:date="2024-09-19T17:47:00Z">
              <w:rPr>
                <w:highlight w:val="green"/>
                <w:lang w:val="sr-Latn-RS"/>
              </w:rPr>
            </w:rPrChange>
          </w:rPr>
          <w:t>4</w:t>
        </w:r>
      </w:ins>
      <w:r w:rsidR="007A1F9E" w:rsidRPr="00D576B0">
        <w:rPr>
          <w:lang w:val="sr-Latn-RS"/>
        </w:rPr>
        <w:t>]</w:t>
      </w:r>
      <w:r w:rsidR="00294AF7" w:rsidRPr="005B3789">
        <w:rPr>
          <w:lang w:val="sr-Latn-RS"/>
        </w:rPr>
        <w:t>.</w:t>
      </w:r>
    </w:p>
    <w:p w14:paraId="60E941CE" w14:textId="1349EC9B" w:rsidR="00A84BEA" w:rsidRPr="00A84BEA" w:rsidRDefault="00A84BEA" w:rsidP="00A84BEA">
      <w:pPr>
        <w:jc w:val="both"/>
        <w:rPr>
          <w:lang w:val="sr-Latn-RS"/>
        </w:rPr>
      </w:pPr>
      <w:r>
        <w:t xml:space="preserve">Na slici </w:t>
      </w:r>
      <w:del w:id="531" w:author="Korisnik" w:date="2024-09-19T16:03:00Z">
        <w:r w:rsidDel="00BF0545">
          <w:delText xml:space="preserve">9 </w:delText>
        </w:r>
      </w:del>
      <w:ins w:id="532" w:author="Korisnik" w:date="2024-09-19T16:03:00Z">
        <w:r w:rsidR="00BF0545">
          <w:t xml:space="preserve">8 </w:t>
        </w:r>
      </w:ins>
      <w:r>
        <w:t xml:space="preserve">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w:t>
      </w:r>
      <w:ins w:id="533" w:author="Dunja Vrbaski" w:date="2024-09-17T23:39:00Z">
        <w:r w:rsidR="005B3789">
          <w:rPr>
            <w:lang w:val="sr-Latn-RS"/>
          </w:rPr>
          <w:t xml:space="preserve">označene slovom </w:t>
        </w:r>
      </w:ins>
      <w:del w:id="534" w:author="Dunja Vrbaski" w:date="2024-09-17T23:39:00Z">
        <w:r w:rsidDel="005B3789">
          <w:rPr>
            <w:lang w:val="sr-Latn-RS"/>
          </w:rPr>
          <w:delText xml:space="preserve">sa slovo </w:delText>
        </w:r>
      </w:del>
      <w:r>
        <w:rPr>
          <w:lang w:val="sr-Latn-RS"/>
        </w:rPr>
        <w:t xml:space="preserve">P </w:t>
      </w:r>
      <w:del w:id="535" w:author="Dunja Vrbaski" w:date="2024-09-17T23:39:00Z">
        <w:r w:rsidDel="005B3789">
          <w:rPr>
            <w:lang w:val="sr-Latn-RS"/>
          </w:rPr>
          <w:delText>na početku</w:delText>
        </w:r>
      </w:del>
      <w:r>
        <w:rPr>
          <w:lang w:val="sr-Latn-RS"/>
        </w:rPr>
        <w:t xml:space="preserve"> označavaju primarne, a </w:t>
      </w:r>
      <w:del w:id="536" w:author="Dunja Vrbaski" w:date="2024-09-17T23:39:00Z">
        <w:r w:rsidDel="005A5D1A">
          <w:rPr>
            <w:lang w:val="sr-Latn-RS"/>
          </w:rPr>
          <w:delText xml:space="preserve">sa </w:delText>
        </w:r>
      </w:del>
      <w:r>
        <w:rPr>
          <w:lang w:val="sr-Latn-RS"/>
        </w:rPr>
        <w:t xml:space="preserve">slovom R kopije </w:t>
      </w:r>
      <w:r w:rsidRPr="00A84BEA">
        <w:rPr>
          <w:i/>
          <w:lang w:val="sr-Latn-RS"/>
        </w:rPr>
        <w:t>shard</w:t>
      </w:r>
      <w:r>
        <w:rPr>
          <w:lang w:val="sr-Latn-RS"/>
        </w:rPr>
        <w:t xml:space="preserve"> komponenti.</w:t>
      </w:r>
    </w:p>
    <w:p w14:paraId="6F8E5B11" w14:textId="77777777" w:rsidR="00511D9A" w:rsidRDefault="005668FF" w:rsidP="00511D9A">
      <w:pPr>
        <w:keepNext/>
        <w:jc w:val="center"/>
      </w:pPr>
      <w:r>
        <w:rPr>
          <w:noProof/>
        </w:rPr>
        <w:lastRenderedPageBreak/>
        <w:drawing>
          <wp:inline distT="0" distB="0" distL="0" distR="0" wp14:anchorId="68479884" wp14:editId="1DB2F824">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3489635" w14:textId="211496DC" w:rsidR="007B6A13" w:rsidRDefault="00511D9A" w:rsidP="006A2CAC">
      <w:pPr>
        <w:pStyle w:val="Caption"/>
      </w:pPr>
      <w:r>
        <w:t xml:space="preserve">Slika </w:t>
      </w:r>
      <w:del w:id="537" w:author="Korisnik" w:date="2024-09-19T16:03:00Z">
        <w:r w:rsidDel="00BF0545">
          <w:delText>9</w:delText>
        </w:r>
      </w:del>
      <w:ins w:id="538" w:author="Korisnik" w:date="2024-09-19T16:03:00Z">
        <w:r w:rsidR="00BF0545">
          <w:t>8</w:t>
        </w:r>
      </w:ins>
      <w:r>
        <w:t>. Cluster nodes with shards [25]</w:t>
      </w:r>
    </w:p>
    <w:p w14:paraId="52B752FC" w14:textId="77777777" w:rsidR="00021814" w:rsidRPr="00021814" w:rsidRDefault="00021814" w:rsidP="00021814"/>
    <w:p w14:paraId="5DF75E51" w14:textId="77777777" w:rsidR="006A2CAC" w:rsidRDefault="006A2CAC" w:rsidP="006A2CAC">
      <w:pPr>
        <w:pStyle w:val="Heading3"/>
        <w:rPr>
          <w:i/>
        </w:rPr>
      </w:pPr>
      <w:bookmarkStart w:id="539" w:name="_Toc177675772"/>
      <w:r w:rsidRPr="006A2CAC">
        <w:rPr>
          <w:i/>
        </w:rPr>
        <w:t>Index template</w:t>
      </w:r>
      <w:r>
        <w:t xml:space="preserve"> i </w:t>
      </w:r>
      <w:r w:rsidRPr="006A2CAC">
        <w:rPr>
          <w:i/>
        </w:rPr>
        <w:t>data mapping</w:t>
      </w:r>
      <w:bookmarkEnd w:id="539"/>
    </w:p>
    <w:p w14:paraId="75EA4248" w14:textId="77777777" w:rsidR="006A2CAC" w:rsidRDefault="006A2CAC" w:rsidP="006A2CAC"/>
    <w:p w14:paraId="36FDC3D6" w14:textId="77777777"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14:paraId="404EB000" w14:textId="77777777"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14:paraId="25C2BFE0" w14:textId="77777777"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14:paraId="3B47BFFA" w14:textId="77777777"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14:paraId="4A9CBE39" w14:textId="125C49E7"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w:t>
      </w:r>
      <w:r w:rsidR="0041555E" w:rsidRPr="0041555E">
        <w:rPr>
          <w:i/>
          <w:lang w:val="sr-Latn-RS"/>
        </w:rPr>
        <w:t>index</w:t>
      </w:r>
      <w:r>
        <w:rPr>
          <w:lang w:val="sr-Latn-RS"/>
        </w:rPr>
        <w:t xml:space="preserve">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w:t>
      </w:r>
      <w:r w:rsidR="0041555E" w:rsidRPr="0041555E">
        <w:rPr>
          <w:i/>
          <w:lang w:val="sr-Latn-RS"/>
        </w:rPr>
        <w:t>index</w:t>
      </w:r>
      <w:r w:rsidR="0041555E">
        <w:rPr>
          <w:lang w:val="sr-Latn-RS"/>
        </w:rPr>
        <w:t xml:space="preserve"> komponente</w:t>
      </w:r>
      <w:r w:rsidR="00836789">
        <w:rPr>
          <w:lang w:val="sr-Latn-RS"/>
        </w:rPr>
        <w:t>.</w:t>
      </w:r>
    </w:p>
    <w:p w14:paraId="7A3A79D4" w14:textId="77777777" w:rsidR="00137D67" w:rsidRDefault="00836789" w:rsidP="002F2BDD">
      <w:pPr>
        <w:jc w:val="both"/>
        <w:rPr>
          <w:lang w:val="sr-Latn-RS"/>
        </w:rPr>
      </w:pPr>
      <w:r>
        <w:rPr>
          <w:lang w:val="sr-Latn-RS"/>
        </w:rPr>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14:paraId="3060B426" w14:textId="77777777"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14:paraId="08EBF2A5" w14:textId="77777777" w:rsidR="001002FB" w:rsidRDefault="00137D67" w:rsidP="00137D67">
      <w:pPr>
        <w:pStyle w:val="Kod"/>
      </w:pPr>
      <w:r>
        <w:tab/>
        <w:t>"ime":"Marko",</w:t>
      </w:r>
      <w:r w:rsidR="001002FB">
        <w:tab/>
      </w:r>
      <w:r w:rsidR="001002FB">
        <w:tab/>
      </w:r>
      <w:r w:rsidR="001002FB">
        <w:tab/>
      </w:r>
      <w:r w:rsidR="001002FB">
        <w:tab/>
      </w:r>
      <w:r w:rsidR="001002FB">
        <w:tab/>
        <w:t>"ime":"Marko",</w:t>
      </w:r>
    </w:p>
    <w:p w14:paraId="5EC85970" w14:textId="77777777" w:rsidR="00137D67" w:rsidRDefault="00137D67" w:rsidP="00137D67">
      <w:pPr>
        <w:pStyle w:val="Kod"/>
      </w:pPr>
      <w:r>
        <w:tab/>
        <w:t>"prezime":"Markovic",</w:t>
      </w:r>
      <w:r w:rsidR="001002FB">
        <w:tab/>
      </w:r>
      <w:r w:rsidR="001002FB">
        <w:tab/>
      </w:r>
      <w:r w:rsidR="001002FB">
        <w:tab/>
      </w:r>
      <w:r w:rsidR="001002FB">
        <w:tab/>
        <w:t>"prezime":"Marko",</w:t>
      </w:r>
    </w:p>
    <w:p w14:paraId="471C120D" w14:textId="77777777"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14:paraId="1AED59F0" w14:textId="77777777"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14:paraId="1E9FFE2B" w14:textId="77777777"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14:paraId="7AE67103" w14:textId="77777777" w:rsidR="00947C09" w:rsidRDefault="00947C09" w:rsidP="00517E5C">
      <w:pPr>
        <w:jc w:val="center"/>
        <w:rPr>
          <w:i/>
          <w:lang w:val="sr-Latn-RS"/>
        </w:rPr>
      </w:pPr>
    </w:p>
    <w:p w14:paraId="758A8589" w14:textId="77777777" w:rsidR="00244B3C" w:rsidRPr="00F13759" w:rsidRDefault="00244B3C" w:rsidP="00244B3C">
      <w:pPr>
        <w:pStyle w:val="Heading3"/>
        <w:rPr>
          <w:i/>
        </w:rPr>
      </w:pPr>
      <w:bookmarkStart w:id="540" w:name="_Toc177675773"/>
      <w:r w:rsidRPr="00F13759">
        <w:rPr>
          <w:i/>
        </w:rPr>
        <w:t>Alias</w:t>
      </w:r>
      <w:bookmarkEnd w:id="540"/>
    </w:p>
    <w:p w14:paraId="5E31C5F0" w14:textId="77777777" w:rsidR="00244B3C" w:rsidRDefault="00244B3C" w:rsidP="00244B3C">
      <w:pPr>
        <w:jc w:val="both"/>
      </w:pPr>
    </w:p>
    <w:p w14:paraId="36837B0E" w14:textId="0841A91D" w:rsidR="00A94A2F" w:rsidRDefault="00E97136" w:rsidP="00244B3C">
      <w:pPr>
        <w:jc w:val="both"/>
        <w:rPr>
          <w:ins w:id="541" w:author="Korisnik" w:date="2024-09-19T16:22:00Z"/>
          <w:lang w:val="sr-Latn-RS"/>
        </w:rPr>
      </w:pPr>
      <w:r w:rsidRPr="00660E66">
        <w:rPr>
          <w:lang w:val="sr-Latn-RS"/>
        </w:rPr>
        <w:t xml:space="preserve">Aliasi se koriste za grupisanje </w:t>
      </w:r>
      <w:r w:rsidR="0041555E" w:rsidRPr="0041555E">
        <w:rPr>
          <w:i/>
          <w:lang w:val="sr-Latn-RS"/>
        </w:rPr>
        <w:t>index</w:t>
      </w:r>
      <w:r w:rsidR="0041555E">
        <w:rPr>
          <w:lang w:val="sr-Latn-RS"/>
        </w:rPr>
        <w:t xml:space="preserve"> komponenti</w:t>
      </w:r>
      <w:r w:rsidRPr="00660E66">
        <w:rPr>
          <w:lang w:val="sr-Latn-RS"/>
        </w:rPr>
        <w:t>.</w:t>
      </w:r>
      <w:r w:rsidR="00366851" w:rsidRPr="00660E66">
        <w:rPr>
          <w:lang w:val="sr-Latn-RS"/>
        </w:rPr>
        <w:t xml:space="preserve"> Na listingu </w:t>
      </w:r>
      <w:r w:rsidR="0040004D" w:rsidRPr="00660E66">
        <w:rPr>
          <w:lang w:val="sr-Latn-RS"/>
        </w:rPr>
        <w:t>2</w:t>
      </w:r>
      <w:r w:rsidR="00366851" w:rsidRPr="00660E66">
        <w:rPr>
          <w:lang w:val="sr-Latn-RS"/>
        </w:rPr>
        <w:t xml:space="preserve"> se nalazi primer kreiranja aliasa, gde se </w:t>
      </w:r>
      <w:r w:rsidR="00A94A2F" w:rsidRPr="00660E66">
        <w:rPr>
          <w:lang w:val="sr-Latn-RS"/>
        </w:rPr>
        <w:t>nalaze</w:t>
      </w:r>
      <w:r w:rsidR="00366851" w:rsidRPr="00660E66">
        <w:rPr>
          <w:lang w:val="sr-Latn-RS"/>
        </w:rPr>
        <w:t xml:space="preserve"> svi logovi vezani za </w:t>
      </w:r>
      <w:r w:rsidR="008D3B20" w:rsidRPr="00660E66">
        <w:rPr>
          <w:i/>
          <w:lang w:val="sr-Latn-RS"/>
        </w:rPr>
        <w:t>index</w:t>
      </w:r>
      <w:r w:rsidR="008D3B20" w:rsidRPr="00660E66">
        <w:rPr>
          <w:lang w:val="sr-Latn-RS"/>
        </w:rPr>
        <w:t xml:space="preserve"> komponente</w:t>
      </w:r>
      <w:r w:rsidR="00366851" w:rsidRPr="00660E66">
        <w:rPr>
          <w:lang w:val="sr-Latn-RS"/>
        </w:rPr>
        <w:t xml:space="preserve">: </w:t>
      </w:r>
      <w:r w:rsidR="008D3B20" w:rsidRPr="00660E66">
        <w:rPr>
          <w:i/>
          <w:lang w:val="sr-Latn-RS"/>
        </w:rPr>
        <w:t>user-logs</w:t>
      </w:r>
      <w:r w:rsidR="00366851" w:rsidRPr="00660E66">
        <w:rPr>
          <w:lang w:val="sr-Latn-RS"/>
        </w:rPr>
        <w:t xml:space="preserve">, </w:t>
      </w:r>
      <w:r w:rsidR="008D3B20" w:rsidRPr="00660E66">
        <w:rPr>
          <w:i/>
          <w:lang w:val="sr-Latn-RS"/>
        </w:rPr>
        <w:t>question-logs</w:t>
      </w:r>
      <w:r w:rsidR="00366851" w:rsidRPr="00660E66">
        <w:rPr>
          <w:lang w:val="sr-Latn-RS"/>
        </w:rPr>
        <w:t xml:space="preserve"> i</w:t>
      </w:r>
      <w:r w:rsidR="008D3B20" w:rsidRPr="00660E66">
        <w:rPr>
          <w:lang w:val="sr-Latn-RS"/>
        </w:rPr>
        <w:t xml:space="preserve"> </w:t>
      </w:r>
      <w:r w:rsidR="008D3B20" w:rsidRPr="00660E66">
        <w:rPr>
          <w:i/>
          <w:lang w:val="sr-Latn-RS"/>
        </w:rPr>
        <w:t>comment-logs</w:t>
      </w:r>
      <w:r w:rsidR="00360E58" w:rsidRPr="00660E66">
        <w:rPr>
          <w:lang w:val="sr-Latn-RS"/>
        </w:rPr>
        <w:t xml:space="preserve"> [28]</w:t>
      </w:r>
      <w:r w:rsidR="00366851" w:rsidRPr="00660E66">
        <w:rPr>
          <w:lang w:val="sr-Latn-RS"/>
        </w:rPr>
        <w:t>.</w:t>
      </w:r>
    </w:p>
    <w:p w14:paraId="2417B9A0" w14:textId="77777777" w:rsidR="00E4205F" w:rsidRPr="00660E66" w:rsidRDefault="00E4205F" w:rsidP="00244B3C">
      <w:pPr>
        <w:jc w:val="both"/>
        <w:rPr>
          <w:lang w:val="sr-Latn-RS"/>
        </w:rPr>
      </w:pPr>
    </w:p>
    <w:p w14:paraId="6D148D04" w14:textId="77777777" w:rsidR="00366851" w:rsidRDefault="00366851" w:rsidP="00366851">
      <w:pPr>
        <w:pStyle w:val="Kod"/>
      </w:pPr>
      <w:r>
        <w:t>POST _aliases</w:t>
      </w:r>
    </w:p>
    <w:p w14:paraId="4872D6DA" w14:textId="77777777" w:rsidR="00366851" w:rsidRDefault="00366851" w:rsidP="00366851">
      <w:pPr>
        <w:pStyle w:val="Kod"/>
      </w:pPr>
      <w:r>
        <w:t>{</w:t>
      </w:r>
    </w:p>
    <w:p w14:paraId="78A94188" w14:textId="77777777" w:rsidR="00366851" w:rsidRDefault="00366851" w:rsidP="00366851">
      <w:pPr>
        <w:pStyle w:val="Kod"/>
      </w:pPr>
      <w:r>
        <w:t xml:space="preserve">  "actions": [</w:t>
      </w:r>
    </w:p>
    <w:p w14:paraId="10440488" w14:textId="77777777" w:rsidR="00366851" w:rsidRDefault="00366851" w:rsidP="00366851">
      <w:pPr>
        <w:pStyle w:val="Kod"/>
      </w:pPr>
      <w:r>
        <w:t xml:space="preserve">    {</w:t>
      </w:r>
    </w:p>
    <w:p w14:paraId="1C6E8E48" w14:textId="77777777" w:rsidR="00366851" w:rsidRDefault="00366851" w:rsidP="00366851">
      <w:pPr>
        <w:pStyle w:val="Kod"/>
      </w:pPr>
      <w:r>
        <w:t xml:space="preserve">      "add": {</w:t>
      </w:r>
    </w:p>
    <w:p w14:paraId="58550E76" w14:textId="77777777" w:rsidR="00366851" w:rsidRDefault="00366851" w:rsidP="00366851">
      <w:pPr>
        <w:pStyle w:val="Kod"/>
      </w:pPr>
      <w:r>
        <w:t xml:space="preserve">        "</w:t>
      </w:r>
      <w:r w:rsidR="008A6D41">
        <w:t>indices</w:t>
      </w:r>
      <w:r>
        <w:t>": ["user-logs","question-logs", "comment-logs"],</w:t>
      </w:r>
    </w:p>
    <w:p w14:paraId="5218A872" w14:textId="77777777" w:rsidR="00366851" w:rsidRDefault="00366851" w:rsidP="00366851">
      <w:pPr>
        <w:pStyle w:val="Kod"/>
      </w:pPr>
      <w:r>
        <w:t xml:space="preserve">        "alias": "logs"</w:t>
      </w:r>
    </w:p>
    <w:p w14:paraId="1703069E" w14:textId="77777777" w:rsidR="00366851" w:rsidRDefault="00366851" w:rsidP="00366851">
      <w:pPr>
        <w:pStyle w:val="Kod"/>
      </w:pPr>
      <w:r>
        <w:t xml:space="preserve">      }</w:t>
      </w:r>
    </w:p>
    <w:p w14:paraId="6A218FC5" w14:textId="77777777" w:rsidR="00366851" w:rsidRDefault="00366851" w:rsidP="00366851">
      <w:pPr>
        <w:pStyle w:val="Kod"/>
      </w:pPr>
      <w:r>
        <w:t xml:space="preserve">    }</w:t>
      </w:r>
    </w:p>
    <w:p w14:paraId="2495777F" w14:textId="77777777" w:rsidR="00366851" w:rsidRDefault="00366851" w:rsidP="00366851">
      <w:pPr>
        <w:pStyle w:val="Kod"/>
      </w:pPr>
      <w:r>
        <w:t xml:space="preserve">  ]</w:t>
      </w:r>
    </w:p>
    <w:p w14:paraId="15161171" w14:textId="77777777" w:rsidR="00366851" w:rsidRDefault="00366851" w:rsidP="00366851">
      <w:pPr>
        <w:pStyle w:val="Kod"/>
      </w:pPr>
      <w:r>
        <w:t>}</w:t>
      </w:r>
    </w:p>
    <w:p w14:paraId="0AA7C869" w14:textId="77777777"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14:paraId="61C02C00" w14:textId="77777777" w:rsidR="00EB170E" w:rsidRDefault="00EB170E" w:rsidP="00366851">
      <w:pPr>
        <w:jc w:val="center"/>
        <w:rPr>
          <w:i/>
          <w:lang w:val="sr-Latn-RS"/>
        </w:rPr>
      </w:pPr>
    </w:p>
    <w:p w14:paraId="2464DD42" w14:textId="77777777" w:rsidR="008963FB" w:rsidRPr="008963FB" w:rsidRDefault="00574298" w:rsidP="008963FB">
      <w:pPr>
        <w:pStyle w:val="Heading2"/>
        <w:rPr>
          <w:lang w:val="sr-Latn-RS"/>
        </w:rPr>
      </w:pPr>
      <w:bookmarkStart w:id="542" w:name="_Toc177675774"/>
      <w:r>
        <w:rPr>
          <w:lang w:val="sr-Latn-RS"/>
        </w:rPr>
        <w:t xml:space="preserve">Način rada </w:t>
      </w:r>
      <w:r w:rsidRPr="00574298">
        <w:rPr>
          <w:i/>
          <w:lang w:val="sr-Latn-RS"/>
        </w:rPr>
        <w:t>Elasticsearch</w:t>
      </w:r>
      <w:r>
        <w:rPr>
          <w:lang w:val="sr-Latn-RS"/>
        </w:rPr>
        <w:t xml:space="preserve"> mehanizma pretrage</w:t>
      </w:r>
      <w:bookmarkEnd w:id="542"/>
    </w:p>
    <w:p w14:paraId="4C88FDF9" w14:textId="77777777"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14:paraId="3E8420DC" w14:textId="77777777"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14:paraId="6DED64DF" w14:textId="77777777"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14:paraId="4743ADC1" w14:textId="77777777" w:rsidR="00CA2BC1" w:rsidRDefault="00CA2BC1" w:rsidP="0021554D">
      <w:pPr>
        <w:pStyle w:val="Kod"/>
        <w:ind w:left="450"/>
      </w:pPr>
      <w:r>
        <w:rPr>
          <w:color w:val="0000FF"/>
        </w:rPr>
        <w:t>var</w:t>
      </w:r>
      <w:r>
        <w:t xml:space="preserve"> response = _elasticClient.Search&lt;Question&gt;(s =&gt; s</w:t>
      </w:r>
    </w:p>
    <w:p w14:paraId="0A6DB0F0" w14:textId="77777777" w:rsidR="00CA2BC1" w:rsidRDefault="00CA2BC1" w:rsidP="0021554D">
      <w:pPr>
        <w:pStyle w:val="Kod"/>
        <w:ind w:left="450"/>
      </w:pPr>
      <w:r>
        <w:t xml:space="preserve">            .Query(q =&gt; q</w:t>
      </w:r>
    </w:p>
    <w:p w14:paraId="2D29A947" w14:textId="77777777" w:rsidR="00B82DF4" w:rsidRDefault="000B6A96" w:rsidP="0021554D">
      <w:pPr>
        <w:pStyle w:val="Kod"/>
        <w:ind w:left="450"/>
        <w:rPr>
          <w:lang w:val="en-US"/>
        </w:rPr>
      </w:pPr>
      <w:r>
        <w:tab/>
      </w:r>
      <w:r>
        <w:tab/>
        <w:t xml:space="preserve">       </w:t>
      </w:r>
      <w:r w:rsidR="00B82DF4">
        <w:t xml:space="preserve">.Bool(b </w:t>
      </w:r>
      <w:r w:rsidR="00B82DF4">
        <w:rPr>
          <w:lang w:val="en-US"/>
        </w:rPr>
        <w:t>=&gt; b</w:t>
      </w:r>
    </w:p>
    <w:p w14:paraId="324FC436" w14:textId="77777777"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14:paraId="39272708" w14:textId="77777777" w:rsidR="00CA2BC1" w:rsidRDefault="00CA2BC1" w:rsidP="0021554D">
      <w:pPr>
        <w:pStyle w:val="Kod"/>
        <w:ind w:left="450"/>
      </w:pPr>
      <w:r>
        <w:t xml:space="preserve">                </w:t>
      </w:r>
      <w:r w:rsidR="00B82DF4">
        <w:t xml:space="preserve">    </w:t>
      </w:r>
      <w:r w:rsidR="000B6A96">
        <w:t xml:space="preserve">    </w:t>
      </w:r>
      <w:r>
        <w:t>.DateRange(r =&gt; r</w:t>
      </w:r>
    </w:p>
    <w:p w14:paraId="2E112876" w14:textId="77777777"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14:paraId="634A0670" w14:textId="77777777" w:rsidR="00CA2BC1" w:rsidRDefault="00CA2BC1" w:rsidP="0021554D">
      <w:pPr>
        <w:pStyle w:val="Kod"/>
        <w:ind w:left="450"/>
      </w:pPr>
      <w:r>
        <w:t xml:space="preserve">                    </w:t>
      </w:r>
      <w:r w:rsidR="00B82DF4">
        <w:t xml:space="preserve">        </w:t>
      </w:r>
      <w:r>
        <w:t>.GreaterThanOrEquals(DateTime.UtcNow.AddDays(-7))</w:t>
      </w:r>
    </w:p>
    <w:p w14:paraId="29E5F325" w14:textId="77777777" w:rsidR="00B82DF4" w:rsidRDefault="00B82DF4" w:rsidP="0021554D">
      <w:pPr>
        <w:pStyle w:val="Kod"/>
        <w:ind w:left="450"/>
      </w:pPr>
      <w:r>
        <w:tab/>
      </w:r>
      <w:r>
        <w:tab/>
        <w:t xml:space="preserve">            </w:t>
      </w:r>
      <w:r w:rsidR="000B6A96">
        <w:t xml:space="preserve">    </w:t>
      </w:r>
      <w:r>
        <w:t>)</w:t>
      </w:r>
    </w:p>
    <w:p w14:paraId="75ADA0F7" w14:textId="77777777" w:rsidR="00B82DF4" w:rsidRDefault="00B82DF4" w:rsidP="0021554D">
      <w:pPr>
        <w:pStyle w:val="Kod"/>
        <w:ind w:left="450"/>
      </w:pPr>
      <w:r>
        <w:tab/>
      </w:r>
      <w:r>
        <w:tab/>
        <w:t xml:space="preserve">        </w:t>
      </w:r>
      <w:r w:rsidR="000B6A96">
        <w:t xml:space="preserve">   </w:t>
      </w:r>
      <w:r>
        <w:t>)</w:t>
      </w:r>
    </w:p>
    <w:p w14:paraId="21050B5C" w14:textId="77777777" w:rsidR="00CA2BC1" w:rsidRDefault="00CA2BC1" w:rsidP="0021554D">
      <w:pPr>
        <w:pStyle w:val="Kod"/>
        <w:ind w:left="450"/>
      </w:pPr>
      <w:r>
        <w:t xml:space="preserve">                )</w:t>
      </w:r>
    </w:p>
    <w:p w14:paraId="599183FD" w14:textId="77777777" w:rsidR="00CA2BC1" w:rsidRDefault="00CA2BC1" w:rsidP="0021554D">
      <w:pPr>
        <w:pStyle w:val="Kod"/>
        <w:ind w:left="450"/>
      </w:pPr>
      <w:r>
        <w:t xml:space="preserve">            )</w:t>
      </w:r>
    </w:p>
    <w:p w14:paraId="3E816A42" w14:textId="77777777" w:rsidR="00CA2BC1" w:rsidRDefault="00CA2BC1" w:rsidP="0021554D">
      <w:pPr>
        <w:pStyle w:val="Kod"/>
        <w:ind w:left="450"/>
      </w:pPr>
      <w:r>
        <w:t>);</w:t>
      </w:r>
      <w:r>
        <w:tab/>
      </w:r>
    </w:p>
    <w:p w14:paraId="05D64EA8" w14:textId="77777777" w:rsidR="004E6A00" w:rsidRPr="001615E5" w:rsidRDefault="004E6A00" w:rsidP="004E6A00">
      <w:pPr>
        <w:jc w:val="center"/>
        <w:rPr>
          <w:i/>
        </w:rPr>
      </w:pPr>
      <w:r w:rsidRPr="001615E5">
        <w:rPr>
          <w:i/>
        </w:rPr>
        <w:t xml:space="preserve">Listing 3: </w:t>
      </w:r>
      <w:r w:rsidR="00B25D67">
        <w:rPr>
          <w:i/>
        </w:rPr>
        <w:t>Struktuirana pretraga</w:t>
      </w:r>
    </w:p>
    <w:p w14:paraId="09942CFF" w14:textId="77777777" w:rsidR="00682034" w:rsidRDefault="00B33532" w:rsidP="00682034">
      <w:pPr>
        <w:pStyle w:val="ListParagraph"/>
        <w:numPr>
          <w:ilvl w:val="0"/>
          <w:numId w:val="13"/>
        </w:numPr>
        <w:jc w:val="both"/>
        <w:rPr>
          <w:lang w:val="sr-Latn-RS"/>
        </w:rPr>
      </w:pPr>
      <w:r w:rsidRPr="00BA7C2D">
        <w:rPr>
          <w:b/>
          <w:lang w:val="sr-Latn-RS"/>
        </w:rPr>
        <w:lastRenderedPageBreak/>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14:paraId="148EDB53" w14:textId="77777777" w:rsidR="00682034" w:rsidRPr="00682034" w:rsidRDefault="00682034" w:rsidP="0021554D">
      <w:pPr>
        <w:pStyle w:val="Kod"/>
        <w:ind w:left="450"/>
      </w:pPr>
      <w:r w:rsidRPr="00682034">
        <w:rPr>
          <w:color w:val="0000FF"/>
        </w:rPr>
        <w:t>var</w:t>
      </w:r>
      <w:r w:rsidRPr="00682034">
        <w:t xml:space="preserve"> response = _elasticClient.Search&lt;Question&gt;(s =&gt; s</w:t>
      </w:r>
    </w:p>
    <w:p w14:paraId="4780CAD4" w14:textId="77777777" w:rsidR="00682034" w:rsidRPr="00682034" w:rsidRDefault="00682034" w:rsidP="0021554D">
      <w:pPr>
        <w:pStyle w:val="Kod"/>
        <w:ind w:left="450"/>
      </w:pPr>
      <w:r w:rsidRPr="00682034">
        <w:t xml:space="preserve">                .Query(q =&gt; q</w:t>
      </w:r>
    </w:p>
    <w:p w14:paraId="32F21264" w14:textId="77777777" w:rsidR="00682034" w:rsidRPr="00682034" w:rsidRDefault="00682034" w:rsidP="0021554D">
      <w:pPr>
        <w:pStyle w:val="Kod"/>
        <w:ind w:left="450"/>
      </w:pPr>
      <w:r w:rsidRPr="00682034">
        <w:t xml:space="preserve">                    .Match(m =&gt; m</w:t>
      </w:r>
    </w:p>
    <w:p w14:paraId="0BB844F9" w14:textId="77777777" w:rsidR="00682034" w:rsidRPr="00682034" w:rsidRDefault="00682034" w:rsidP="0021554D">
      <w:pPr>
        <w:pStyle w:val="Kod"/>
        <w:ind w:left="450"/>
      </w:pPr>
      <w:r w:rsidRPr="00682034">
        <w:t xml:space="preserve">                        .Field(f =&gt; f.Title)</w:t>
      </w:r>
    </w:p>
    <w:p w14:paraId="373AB23D" w14:textId="77777777" w:rsidR="00682034" w:rsidRPr="00682034" w:rsidRDefault="00682034" w:rsidP="0021554D">
      <w:pPr>
        <w:pStyle w:val="Kod"/>
        <w:ind w:left="450"/>
      </w:pPr>
      <w:r w:rsidRPr="00682034">
        <w:t xml:space="preserve">                        .Query(</w:t>
      </w:r>
      <w:r w:rsidRPr="00682034">
        <w:rPr>
          <w:color w:val="A31515"/>
        </w:rPr>
        <w:t>"implementacija"</w:t>
      </w:r>
      <w:r w:rsidRPr="00682034">
        <w:t>)</w:t>
      </w:r>
    </w:p>
    <w:p w14:paraId="61D4A753" w14:textId="77777777" w:rsidR="00682034" w:rsidRPr="00682034" w:rsidRDefault="00682034" w:rsidP="0021554D">
      <w:pPr>
        <w:pStyle w:val="Kod"/>
        <w:ind w:left="450"/>
      </w:pPr>
      <w:r w:rsidRPr="00682034">
        <w:t xml:space="preserve">                    )</w:t>
      </w:r>
    </w:p>
    <w:p w14:paraId="3623FAD6" w14:textId="77777777" w:rsidR="00682034" w:rsidRPr="00682034" w:rsidRDefault="00682034" w:rsidP="0021554D">
      <w:pPr>
        <w:pStyle w:val="Kod"/>
        <w:ind w:left="450"/>
      </w:pPr>
      <w:r w:rsidRPr="00682034">
        <w:t xml:space="preserve">                )</w:t>
      </w:r>
    </w:p>
    <w:p w14:paraId="1D5ABBDC" w14:textId="77777777" w:rsidR="00682034" w:rsidRDefault="00682034" w:rsidP="0021554D">
      <w:pPr>
        <w:pStyle w:val="Kod"/>
        <w:ind w:left="450"/>
      </w:pPr>
      <w:r w:rsidRPr="00682034">
        <w:t xml:space="preserve">            );</w:t>
      </w:r>
    </w:p>
    <w:p w14:paraId="3CE5B1C7" w14:textId="77777777" w:rsidR="00682034" w:rsidRPr="0021554D" w:rsidRDefault="00682034" w:rsidP="00682034">
      <w:pPr>
        <w:jc w:val="center"/>
        <w:rPr>
          <w:i/>
        </w:rPr>
      </w:pPr>
      <w:r w:rsidRPr="0021554D">
        <w:rPr>
          <w:i/>
        </w:rPr>
        <w:t xml:space="preserve">Listing 4: </w:t>
      </w:r>
      <w:r w:rsidR="00B25D67">
        <w:rPr>
          <w:i/>
        </w:rPr>
        <w:t>Nestruktuirana pretraga</w:t>
      </w:r>
    </w:p>
    <w:p w14:paraId="52E1E460" w14:textId="671120EA" w:rsidR="00AB5D5E" w:rsidRPr="002E6BD7" w:rsidDel="00AE4E6C" w:rsidRDefault="00B33532" w:rsidP="00AB5D5E">
      <w:pPr>
        <w:pStyle w:val="ListParagraph"/>
        <w:numPr>
          <w:ilvl w:val="0"/>
          <w:numId w:val="13"/>
        </w:numPr>
        <w:jc w:val="both"/>
        <w:rPr>
          <w:del w:id="543" w:author="Korisnik" w:date="2024-09-19T16:22:00Z"/>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w:t>
      </w:r>
      <w:del w:id="544" w:author="Korisnik" w:date="2024-09-19T17:48:00Z">
        <w:r w:rsidR="00FD796C" w:rsidDel="00C03CB6">
          <w:delText>30</w:delText>
        </w:r>
      </w:del>
      <w:ins w:id="545" w:author="Korisnik" w:date="2024-09-19T17:48:00Z">
        <w:r w:rsidR="00C03CB6">
          <w:t>29</w:t>
        </w:r>
      </w:ins>
      <w:r w:rsidR="00FD796C">
        <w:t>].</w:t>
      </w:r>
    </w:p>
    <w:p w14:paraId="3F0322D9" w14:textId="77777777" w:rsidR="002E6BD7" w:rsidRPr="00D576B0" w:rsidDel="00AE4E6C" w:rsidRDefault="002E6BD7">
      <w:pPr>
        <w:pStyle w:val="ListParagraph"/>
        <w:numPr>
          <w:ilvl w:val="0"/>
          <w:numId w:val="13"/>
        </w:numPr>
        <w:jc w:val="both"/>
        <w:rPr>
          <w:del w:id="546" w:author="Korisnik" w:date="2024-09-19T16:22:00Z"/>
          <w:lang w:val="sr-Latn-RS"/>
        </w:rPr>
        <w:pPrChange w:id="547" w:author="Korisnik" w:date="2024-09-19T16:22:00Z">
          <w:pPr>
            <w:jc w:val="both"/>
          </w:pPr>
        </w:pPrChange>
      </w:pPr>
    </w:p>
    <w:p w14:paraId="765CAEDA" w14:textId="77777777" w:rsidR="002E6BD7" w:rsidDel="00AE4E6C" w:rsidRDefault="002E6BD7">
      <w:pPr>
        <w:pStyle w:val="ListParagraph"/>
        <w:rPr>
          <w:del w:id="548" w:author="Korisnik" w:date="2024-09-19T16:22:00Z"/>
          <w:lang w:val="sr-Latn-RS"/>
        </w:rPr>
        <w:pPrChange w:id="549" w:author="Korisnik" w:date="2024-09-19T16:22:00Z">
          <w:pPr>
            <w:jc w:val="both"/>
          </w:pPr>
        </w:pPrChange>
      </w:pPr>
    </w:p>
    <w:p w14:paraId="5CACE119" w14:textId="77777777" w:rsidR="002E6BD7" w:rsidDel="00AE4E6C" w:rsidRDefault="002E6BD7">
      <w:pPr>
        <w:pStyle w:val="ListParagraph"/>
        <w:rPr>
          <w:del w:id="550" w:author="Korisnik" w:date="2024-09-19T16:22:00Z"/>
          <w:lang w:val="sr-Latn-RS"/>
        </w:rPr>
        <w:pPrChange w:id="551" w:author="Korisnik" w:date="2024-09-19T16:22:00Z">
          <w:pPr>
            <w:jc w:val="both"/>
          </w:pPr>
        </w:pPrChange>
      </w:pPr>
    </w:p>
    <w:p w14:paraId="6F445851" w14:textId="40CC5C5F" w:rsidR="002E6BD7" w:rsidDel="00AE4E6C" w:rsidRDefault="002E6BD7">
      <w:pPr>
        <w:pStyle w:val="ListParagraph"/>
        <w:numPr>
          <w:ilvl w:val="0"/>
          <w:numId w:val="13"/>
        </w:numPr>
        <w:jc w:val="both"/>
        <w:rPr>
          <w:del w:id="552" w:author="Korisnik" w:date="2024-09-19T16:22:00Z"/>
          <w:lang w:val="sr-Latn-RS"/>
        </w:rPr>
        <w:pPrChange w:id="553" w:author="Korisnik" w:date="2024-09-19T16:22:00Z">
          <w:pPr>
            <w:jc w:val="both"/>
          </w:pPr>
        </w:pPrChange>
      </w:pPr>
    </w:p>
    <w:p w14:paraId="2BFD0C45" w14:textId="77777777" w:rsidR="002E6BD7" w:rsidRPr="00D576B0" w:rsidDel="00AE4E6C" w:rsidRDefault="002E6BD7">
      <w:pPr>
        <w:pStyle w:val="ListParagraph"/>
        <w:numPr>
          <w:ilvl w:val="0"/>
          <w:numId w:val="13"/>
        </w:numPr>
        <w:jc w:val="both"/>
        <w:rPr>
          <w:del w:id="554" w:author="Korisnik" w:date="2024-09-19T16:22:00Z"/>
          <w:lang w:val="sr-Latn-RS"/>
        </w:rPr>
        <w:pPrChange w:id="555" w:author="Korisnik" w:date="2024-09-19T16:22:00Z">
          <w:pPr>
            <w:jc w:val="both"/>
          </w:pPr>
        </w:pPrChange>
      </w:pPr>
    </w:p>
    <w:p w14:paraId="25CC7BD3" w14:textId="77777777" w:rsidR="002E6BD7" w:rsidDel="00AE4E6C" w:rsidRDefault="002E6BD7">
      <w:pPr>
        <w:pStyle w:val="ListParagraph"/>
        <w:rPr>
          <w:del w:id="556" w:author="Korisnik" w:date="2024-09-19T16:22:00Z"/>
          <w:lang w:val="sr-Latn-RS"/>
        </w:rPr>
        <w:pPrChange w:id="557" w:author="Korisnik" w:date="2024-09-19T16:22:00Z">
          <w:pPr>
            <w:jc w:val="both"/>
          </w:pPr>
        </w:pPrChange>
      </w:pPr>
    </w:p>
    <w:p w14:paraId="30B70F71" w14:textId="77777777" w:rsidR="002E6BD7" w:rsidRPr="002E6BD7" w:rsidRDefault="002E6BD7">
      <w:pPr>
        <w:pStyle w:val="ListParagraph"/>
        <w:numPr>
          <w:ilvl w:val="0"/>
          <w:numId w:val="13"/>
        </w:numPr>
        <w:jc w:val="both"/>
        <w:rPr>
          <w:lang w:val="sr-Latn-RS"/>
        </w:rPr>
        <w:pPrChange w:id="558" w:author="Korisnik" w:date="2024-09-19T16:22:00Z">
          <w:pPr>
            <w:jc w:val="both"/>
          </w:pPr>
        </w:pPrChange>
      </w:pPr>
    </w:p>
    <w:p w14:paraId="79D827F5" w14:textId="77777777" w:rsidR="0021554D" w:rsidRPr="0021554D" w:rsidRDefault="0021554D" w:rsidP="0021554D">
      <w:pPr>
        <w:pStyle w:val="Kod"/>
        <w:ind w:left="450"/>
      </w:pPr>
      <w:r w:rsidRPr="0021554D">
        <w:rPr>
          <w:color w:val="0000FF"/>
        </w:rPr>
        <w:t>var</w:t>
      </w:r>
      <w:r w:rsidRPr="0021554D">
        <w:t xml:space="preserve"> response = _elasticClient.Search&lt;Question&gt;(s =&gt; s</w:t>
      </w:r>
    </w:p>
    <w:p w14:paraId="7481CDE6" w14:textId="77777777" w:rsidR="0021554D" w:rsidRPr="0021554D" w:rsidRDefault="0021554D" w:rsidP="0021554D">
      <w:pPr>
        <w:pStyle w:val="Kod"/>
        <w:ind w:left="450"/>
      </w:pPr>
      <w:r w:rsidRPr="0021554D">
        <w:t xml:space="preserve">            .Query(q =&gt; q</w:t>
      </w:r>
    </w:p>
    <w:p w14:paraId="32C4DFF9" w14:textId="77777777" w:rsidR="0021554D" w:rsidRPr="0021554D" w:rsidRDefault="0021554D" w:rsidP="0021554D">
      <w:pPr>
        <w:pStyle w:val="Kod"/>
        <w:ind w:left="450"/>
      </w:pPr>
      <w:r w:rsidRPr="0021554D">
        <w:t xml:space="preserve">                .Bool(b =&gt; b</w:t>
      </w:r>
    </w:p>
    <w:p w14:paraId="45D13131" w14:textId="77777777" w:rsidR="0021554D" w:rsidRPr="0021554D" w:rsidRDefault="0021554D" w:rsidP="0021554D">
      <w:pPr>
        <w:pStyle w:val="Kod"/>
        <w:ind w:left="450"/>
      </w:pPr>
      <w:r w:rsidRPr="0021554D">
        <w:t xml:space="preserve">                    .Must(m =&gt; m</w:t>
      </w:r>
    </w:p>
    <w:p w14:paraId="0559078F" w14:textId="77777777" w:rsidR="0021554D" w:rsidRPr="0021554D" w:rsidRDefault="0021554D" w:rsidP="0021554D">
      <w:pPr>
        <w:pStyle w:val="Kod"/>
        <w:ind w:left="450"/>
      </w:pPr>
      <w:r w:rsidRPr="0021554D">
        <w:t xml:space="preserve">                        .Match(mm =&gt; mm</w:t>
      </w:r>
    </w:p>
    <w:p w14:paraId="4383BBDC" w14:textId="77777777" w:rsidR="0021554D" w:rsidRPr="0021554D" w:rsidRDefault="0021554D" w:rsidP="0021554D">
      <w:pPr>
        <w:pStyle w:val="Kod"/>
        <w:ind w:left="450"/>
      </w:pPr>
      <w:r w:rsidRPr="0021554D">
        <w:t xml:space="preserve">                             .Field(f =&gt; f.Title)</w:t>
      </w:r>
    </w:p>
    <w:p w14:paraId="2FCAC8A1" w14:textId="77777777" w:rsidR="0021554D" w:rsidRPr="0021554D" w:rsidRDefault="0021554D" w:rsidP="0021554D">
      <w:pPr>
        <w:pStyle w:val="Kod"/>
        <w:ind w:left="450"/>
      </w:pPr>
      <w:r w:rsidRPr="0021554D">
        <w:t xml:space="preserve">                             .Query(</w:t>
      </w:r>
      <w:r w:rsidRPr="0021554D">
        <w:rPr>
          <w:color w:val="A31515"/>
        </w:rPr>
        <w:t>"implementacija"</w:t>
      </w:r>
      <w:r w:rsidRPr="0021554D">
        <w:t>)</w:t>
      </w:r>
    </w:p>
    <w:p w14:paraId="117F9CF0" w14:textId="77777777" w:rsidR="0021554D" w:rsidRPr="0021554D" w:rsidRDefault="0021554D" w:rsidP="0021554D">
      <w:pPr>
        <w:pStyle w:val="Kod"/>
        <w:ind w:left="450"/>
      </w:pPr>
      <w:r w:rsidRPr="0021554D">
        <w:t xml:space="preserve">                        )</w:t>
      </w:r>
    </w:p>
    <w:p w14:paraId="67B44B7F" w14:textId="77777777" w:rsidR="0021554D" w:rsidRPr="0021554D" w:rsidRDefault="0021554D" w:rsidP="0021554D">
      <w:pPr>
        <w:pStyle w:val="Kod"/>
        <w:ind w:left="450"/>
      </w:pPr>
      <w:r w:rsidRPr="0021554D">
        <w:t xml:space="preserve">                    )</w:t>
      </w:r>
    </w:p>
    <w:p w14:paraId="0AC13CB4" w14:textId="77777777" w:rsidR="0021554D" w:rsidRPr="0021554D" w:rsidRDefault="0021554D" w:rsidP="0021554D">
      <w:pPr>
        <w:pStyle w:val="Kod"/>
        <w:ind w:left="450"/>
      </w:pPr>
      <w:r w:rsidRPr="0021554D">
        <w:t xml:space="preserve">                    .Filter(f =&gt; f</w:t>
      </w:r>
    </w:p>
    <w:p w14:paraId="324278A5" w14:textId="77777777" w:rsidR="0021554D" w:rsidRPr="0021554D" w:rsidRDefault="0021554D" w:rsidP="0021554D">
      <w:pPr>
        <w:pStyle w:val="Kod"/>
        <w:ind w:left="450"/>
      </w:pPr>
      <w:r w:rsidRPr="0021554D">
        <w:t xml:space="preserve">                            .DateRange(r =&gt; r</w:t>
      </w:r>
    </w:p>
    <w:p w14:paraId="3B1B0EB5" w14:textId="77777777" w:rsidR="0021554D" w:rsidRPr="0021554D" w:rsidRDefault="0021554D" w:rsidP="0021554D">
      <w:pPr>
        <w:pStyle w:val="Kod"/>
        <w:ind w:left="450"/>
      </w:pPr>
      <w:r w:rsidRPr="0021554D">
        <w:t xml:space="preserve">                                .Field(ff =&gt; ff.PostedOn)</w:t>
      </w:r>
    </w:p>
    <w:p w14:paraId="18101B82" w14:textId="77777777" w:rsidR="0021554D" w:rsidRPr="0021554D" w:rsidRDefault="0021554D" w:rsidP="0021554D">
      <w:pPr>
        <w:pStyle w:val="Kod"/>
        <w:ind w:left="450"/>
      </w:pPr>
      <w:r w:rsidRPr="0021554D">
        <w:t xml:space="preserve">                                .GreaterThanOrEquals(DateTime.UtcNow.AddDays(-7))</w:t>
      </w:r>
    </w:p>
    <w:p w14:paraId="3CFC1754" w14:textId="77777777" w:rsidR="0021554D" w:rsidRPr="0021554D" w:rsidRDefault="0021554D" w:rsidP="0021554D">
      <w:pPr>
        <w:pStyle w:val="Kod"/>
        <w:ind w:left="450"/>
      </w:pPr>
      <w:r w:rsidRPr="0021554D">
        <w:t xml:space="preserve">                        )</w:t>
      </w:r>
    </w:p>
    <w:p w14:paraId="2E17C7D6" w14:textId="77777777" w:rsidR="0021554D" w:rsidRPr="0021554D" w:rsidRDefault="0021554D" w:rsidP="0021554D">
      <w:pPr>
        <w:pStyle w:val="Kod"/>
        <w:ind w:left="450"/>
      </w:pPr>
      <w:r w:rsidRPr="0021554D">
        <w:t xml:space="preserve">                    )</w:t>
      </w:r>
    </w:p>
    <w:p w14:paraId="615A19CF" w14:textId="77777777" w:rsidR="0021554D" w:rsidRPr="0021554D" w:rsidRDefault="0021554D" w:rsidP="0021554D">
      <w:pPr>
        <w:pStyle w:val="Kod"/>
        <w:ind w:left="450"/>
      </w:pPr>
      <w:r w:rsidRPr="0021554D">
        <w:t xml:space="preserve">                )</w:t>
      </w:r>
    </w:p>
    <w:p w14:paraId="589CF576" w14:textId="77777777" w:rsidR="0021554D" w:rsidRPr="0021554D" w:rsidRDefault="0021554D" w:rsidP="0021554D">
      <w:pPr>
        <w:pStyle w:val="Kod"/>
        <w:ind w:left="450"/>
      </w:pPr>
      <w:r w:rsidRPr="0021554D">
        <w:t xml:space="preserve">            )</w:t>
      </w:r>
    </w:p>
    <w:p w14:paraId="188192DA" w14:textId="77777777" w:rsidR="0021554D" w:rsidRDefault="0021554D" w:rsidP="0021554D">
      <w:pPr>
        <w:pStyle w:val="Kod"/>
        <w:ind w:left="450"/>
      </w:pPr>
      <w:r>
        <w:t xml:space="preserve">        );</w:t>
      </w:r>
    </w:p>
    <w:p w14:paraId="3DEB66A6" w14:textId="77777777" w:rsidR="00EB170E" w:rsidRDefault="0021554D" w:rsidP="0021554D">
      <w:pPr>
        <w:jc w:val="center"/>
        <w:rPr>
          <w:i/>
        </w:rPr>
      </w:pPr>
      <w:r w:rsidRPr="0021554D">
        <w:rPr>
          <w:i/>
        </w:rPr>
        <w:t xml:space="preserve">Listing 5: </w:t>
      </w:r>
      <w:r w:rsidR="00D35A15">
        <w:rPr>
          <w:i/>
        </w:rPr>
        <w:t>Kombinovani upi</w:t>
      </w:r>
      <w:r w:rsidR="00C41965">
        <w:rPr>
          <w:i/>
        </w:rPr>
        <w:t>t</w:t>
      </w:r>
    </w:p>
    <w:p w14:paraId="0ACDC3A7" w14:textId="77777777" w:rsidR="009B0B71" w:rsidRDefault="009B0B71" w:rsidP="0021554D">
      <w:pPr>
        <w:jc w:val="center"/>
        <w:rPr>
          <w:i/>
        </w:rPr>
      </w:pPr>
    </w:p>
    <w:p w14:paraId="12D78CE0" w14:textId="77777777" w:rsidR="004036B6" w:rsidRPr="003134E8" w:rsidRDefault="00CD1B06" w:rsidP="004036B6">
      <w:pPr>
        <w:pStyle w:val="Heading3"/>
        <w:rPr>
          <w:i/>
        </w:rPr>
      </w:pPr>
      <w:bookmarkStart w:id="559" w:name="_Toc177675775"/>
      <w:r w:rsidRPr="003134E8">
        <w:rPr>
          <w:i/>
        </w:rPr>
        <w:t>Text analysis</w:t>
      </w:r>
      <w:bookmarkEnd w:id="559"/>
    </w:p>
    <w:p w14:paraId="7244317B" w14:textId="77777777" w:rsidR="003134E8" w:rsidRPr="003134E8" w:rsidRDefault="003134E8" w:rsidP="003134E8"/>
    <w:p w14:paraId="3D2B4028" w14:textId="77777777" w:rsidR="009656FB" w:rsidRPr="00660E66" w:rsidRDefault="007A4DC3" w:rsidP="00AB616C">
      <w:pPr>
        <w:jc w:val="both"/>
        <w:rPr>
          <w:lang w:val="sr-Latn-RS"/>
        </w:rPr>
      </w:pPr>
      <w:r w:rsidRPr="00660E66">
        <w:rPr>
          <w:lang w:val="sr-Latn-RS"/>
        </w:rPr>
        <w:t>Prilikom čuvanja i pretraživanja</w:t>
      </w:r>
      <w:r w:rsidR="003134E8" w:rsidRPr="00660E66">
        <w:rPr>
          <w:lang w:val="sr-Latn-RS"/>
        </w:rPr>
        <w:t xml:space="preserve"> podataka</w:t>
      </w:r>
      <w:r w:rsidRPr="00660E66">
        <w:rPr>
          <w:lang w:val="sr-Latn-RS"/>
        </w:rPr>
        <w:t xml:space="preserve">, </w:t>
      </w:r>
      <w:r w:rsidR="003134E8" w:rsidRPr="00660E66">
        <w:rPr>
          <w:lang w:val="sr-Latn-RS"/>
        </w:rPr>
        <w:t xml:space="preserve">sva </w:t>
      </w:r>
      <w:r w:rsidRPr="00660E66">
        <w:rPr>
          <w:lang w:val="sr-Latn-RS"/>
        </w:rPr>
        <w:t xml:space="preserve">tekstualna polja </w:t>
      </w:r>
      <w:r w:rsidR="003134E8" w:rsidRPr="00660E66">
        <w:rPr>
          <w:lang w:val="sr-Latn-RS"/>
        </w:rPr>
        <w:t xml:space="preserve">prolaze kroz </w:t>
      </w:r>
      <w:r w:rsidR="00FD5FD7" w:rsidRPr="00660E66">
        <w:rPr>
          <w:i/>
          <w:lang w:val="sr-Latn-RS"/>
        </w:rPr>
        <w:t>t</w:t>
      </w:r>
      <w:r w:rsidR="003134E8" w:rsidRPr="00660E66">
        <w:rPr>
          <w:i/>
          <w:lang w:val="sr-Latn-RS"/>
        </w:rPr>
        <w:t>ext analysis</w:t>
      </w:r>
      <w:r w:rsidR="003134E8" w:rsidRPr="00660E66">
        <w:rPr>
          <w:lang w:val="sr-Latn-RS"/>
        </w:rPr>
        <w:t xml:space="preserve"> proces</w:t>
      </w:r>
      <w:r w:rsidR="009656FB" w:rsidRPr="00660E66">
        <w:rPr>
          <w:lang w:val="sr-Latn-RS"/>
        </w:rPr>
        <w:t>, koji ima dve funkci</w:t>
      </w:r>
      <w:r w:rsidR="00CF52CD" w:rsidRPr="00660E66">
        <w:rPr>
          <w:lang w:val="sr-Latn-RS"/>
        </w:rPr>
        <w:t>je</w:t>
      </w:r>
      <w:r w:rsidR="009656FB" w:rsidRPr="00660E66">
        <w:rPr>
          <w:lang w:val="sr-Latn-RS"/>
        </w:rPr>
        <w:t>:</w:t>
      </w:r>
    </w:p>
    <w:p w14:paraId="3F491DC4" w14:textId="77777777" w:rsidR="00CE5593" w:rsidRPr="00660E66" w:rsidRDefault="009656FB" w:rsidP="00CE5593">
      <w:pPr>
        <w:pStyle w:val="ListParagraph"/>
        <w:numPr>
          <w:ilvl w:val="0"/>
          <w:numId w:val="13"/>
        </w:numPr>
        <w:jc w:val="both"/>
        <w:rPr>
          <w:lang w:val="sr-Latn-RS"/>
        </w:rPr>
      </w:pPr>
      <w:r w:rsidRPr="00660E66">
        <w:rPr>
          <w:b/>
          <w:lang w:val="sr-Latn-RS"/>
        </w:rPr>
        <w:t>tokenizacija</w:t>
      </w:r>
      <w:r w:rsidRPr="00660E66">
        <w:rPr>
          <w:lang w:val="sr-Latn-RS"/>
        </w:rPr>
        <w:t xml:space="preserve"> (</w:t>
      </w:r>
      <w:r w:rsidRPr="00660E66">
        <w:rPr>
          <w:i/>
          <w:lang w:val="sr-Latn-RS"/>
        </w:rPr>
        <w:t>eng. tokenization</w:t>
      </w:r>
      <w:r w:rsidRPr="00660E66">
        <w:rPr>
          <w:lang w:val="sr-Latn-RS"/>
        </w:rPr>
        <w:t xml:space="preserve">) </w:t>
      </w:r>
      <w:r w:rsidR="00CE5593" w:rsidRPr="00660E66">
        <w:rPr>
          <w:lang w:val="sr-Latn-RS"/>
        </w:rPr>
        <w:t>- proces</w:t>
      </w:r>
      <w:r w:rsidR="00A4569D" w:rsidRPr="00660E66">
        <w:rPr>
          <w:lang w:val="sr-Latn-RS"/>
        </w:rPr>
        <w:t xml:space="preserve"> u kome </w:t>
      </w:r>
      <w:r w:rsidR="00A4569D" w:rsidRPr="00660E66">
        <w:rPr>
          <w:i/>
          <w:lang w:val="sr-Latn-RS"/>
        </w:rPr>
        <w:t>tokenizer</w:t>
      </w:r>
      <w:r w:rsidR="00A4569D" w:rsidRPr="00660E66">
        <w:rPr>
          <w:lang w:val="sr-Latn-RS"/>
        </w:rPr>
        <w:t xml:space="preserve"> komponenta vrši</w:t>
      </w:r>
      <w:r w:rsidR="00CE5593" w:rsidRPr="00660E66">
        <w:rPr>
          <w:lang w:val="sr-Latn-RS"/>
        </w:rPr>
        <w:t xml:space="preserve"> deljenja teksta na tokene, </w:t>
      </w:r>
      <w:r w:rsidR="005D01AF" w:rsidRPr="00660E66">
        <w:rPr>
          <w:lang w:val="sr-Latn-RS"/>
        </w:rPr>
        <w:t>najčešće</w:t>
      </w:r>
      <w:r w:rsidR="00CE5593" w:rsidRPr="00660E66">
        <w:rPr>
          <w:lang w:val="sr-Latn-RS"/>
        </w:rPr>
        <w:t xml:space="preserve"> reči, na osnovu nekog definisanog pravila</w:t>
      </w:r>
      <w:r w:rsidR="00F1618D" w:rsidRPr="00660E66">
        <w:rPr>
          <w:lang w:val="sr-Latn-RS"/>
        </w:rPr>
        <w:t>.</w:t>
      </w:r>
      <w:r w:rsidR="000D4D35" w:rsidRPr="00660E66">
        <w:rPr>
          <w:lang w:val="sr-Latn-RS"/>
        </w:rPr>
        <w:t xml:space="preserve"> </w:t>
      </w:r>
    </w:p>
    <w:p w14:paraId="7307BCDF" w14:textId="0C621136" w:rsidR="003134E8" w:rsidRPr="00660E66" w:rsidRDefault="009656FB" w:rsidP="00BC577D">
      <w:pPr>
        <w:pStyle w:val="ListParagraph"/>
        <w:numPr>
          <w:ilvl w:val="0"/>
          <w:numId w:val="13"/>
        </w:numPr>
        <w:jc w:val="both"/>
        <w:rPr>
          <w:lang w:val="sr-Latn-RS"/>
        </w:rPr>
      </w:pPr>
      <w:r w:rsidRPr="00660E66">
        <w:rPr>
          <w:b/>
          <w:lang w:val="sr-Latn-RS"/>
        </w:rPr>
        <w:lastRenderedPageBreak/>
        <w:t>normalizacija</w:t>
      </w:r>
      <w:r w:rsidRPr="00660E66">
        <w:rPr>
          <w:lang w:val="sr-Latn-RS"/>
        </w:rPr>
        <w:t xml:space="preserve"> (</w:t>
      </w:r>
      <w:r w:rsidRPr="00660E66">
        <w:rPr>
          <w:i/>
          <w:lang w:val="sr-Latn-RS"/>
        </w:rPr>
        <w:t>eng. normalization</w:t>
      </w:r>
      <w:r w:rsidRPr="00660E66">
        <w:rPr>
          <w:lang w:val="sr-Latn-RS"/>
        </w:rPr>
        <w:t xml:space="preserve">) </w:t>
      </w:r>
      <w:r w:rsidR="00392F8E" w:rsidRPr="00660E66">
        <w:rPr>
          <w:lang w:val="sr-Latn-RS"/>
        </w:rPr>
        <w:t>- proces u kome se vrše</w:t>
      </w:r>
      <w:r w:rsidR="005B1EA1" w:rsidRPr="00660E66">
        <w:rPr>
          <w:lang w:val="sr-Latn-RS"/>
        </w:rPr>
        <w:t xml:space="preserve"> </w:t>
      </w:r>
      <w:r w:rsidR="00392F8E" w:rsidRPr="00660E66">
        <w:rPr>
          <w:lang w:val="sr-Latn-RS"/>
        </w:rPr>
        <w:t>transformacije</w:t>
      </w:r>
      <w:r w:rsidR="008B7DF7" w:rsidRPr="00660E66">
        <w:rPr>
          <w:lang w:val="sr-Latn-RS"/>
        </w:rPr>
        <w:t xml:space="preserve"> tokena</w:t>
      </w:r>
      <w:r w:rsidR="00392F8E" w:rsidRPr="00660E66">
        <w:rPr>
          <w:lang w:val="sr-Latn-RS"/>
        </w:rPr>
        <w:t>.</w:t>
      </w:r>
      <w:r w:rsidR="008B7DF7" w:rsidRPr="00660E66">
        <w:rPr>
          <w:lang w:val="sr-Latn-RS"/>
        </w:rPr>
        <w:t xml:space="preserve"> </w:t>
      </w:r>
      <w:r w:rsidR="00C938AD" w:rsidRPr="00660E66">
        <w:rPr>
          <w:lang w:val="sr-Latn-RS"/>
        </w:rPr>
        <w:t>Transformacije mogu biti različite, od</w:t>
      </w:r>
      <w:r w:rsidR="008B7DF7" w:rsidRPr="00660E66">
        <w:rPr>
          <w:lang w:val="sr-Latn-RS"/>
        </w:rPr>
        <w:t xml:space="preserve"> </w:t>
      </w:r>
      <w:r w:rsidR="008B7DF7" w:rsidRPr="00660E66">
        <w:rPr>
          <w:i/>
          <w:lang w:val="sr-Latn-RS"/>
        </w:rPr>
        <w:t>stemming</w:t>
      </w:r>
      <w:r w:rsidR="008B7DF7" w:rsidRPr="00660E66">
        <w:rPr>
          <w:lang w:val="sr-Latn-RS"/>
        </w:rPr>
        <w:t xml:space="preserve"> proces</w:t>
      </w:r>
      <w:r w:rsidR="00C938AD" w:rsidRPr="00660E66">
        <w:rPr>
          <w:lang w:val="sr-Latn-RS"/>
        </w:rPr>
        <w:t>a do</w:t>
      </w:r>
      <w:r w:rsidR="008B7DF7" w:rsidRPr="00660E66">
        <w:rPr>
          <w:lang w:val="sr-Latn-RS"/>
        </w:rPr>
        <w:t xml:space="preserve"> posmat</w:t>
      </w:r>
      <w:r w:rsidR="007B40A6" w:rsidRPr="00660E66">
        <w:rPr>
          <w:lang w:val="sr-Latn-RS"/>
        </w:rPr>
        <w:t>r</w:t>
      </w:r>
      <w:r w:rsidR="005D02CE" w:rsidRPr="00660E66">
        <w:rPr>
          <w:lang w:val="sr-Latn-RS"/>
        </w:rPr>
        <w:t>anj</w:t>
      </w:r>
      <w:ins w:id="560" w:author="Dunja Vrbaski" w:date="2024-09-17T23:44:00Z">
        <w:r w:rsidR="00660E66">
          <w:rPr>
            <w:lang w:val="sr-Latn-RS"/>
          </w:rPr>
          <w:t>a</w:t>
        </w:r>
      </w:ins>
      <w:del w:id="561" w:author="Dunja Vrbaski" w:date="2024-09-17T23:44:00Z">
        <w:r w:rsidR="005D02CE" w:rsidRPr="00660E66" w:rsidDel="00660E66">
          <w:rPr>
            <w:lang w:val="sr-Latn-RS"/>
          </w:rPr>
          <w:delText>u</w:delText>
        </w:r>
      </w:del>
      <w:r w:rsidR="005D02CE" w:rsidRPr="00660E66">
        <w:rPr>
          <w:lang w:val="sr-Latn-RS"/>
        </w:rPr>
        <w:t xml:space="preserve"> sinonima, </w:t>
      </w:r>
      <w:ins w:id="562" w:author="Dunja Vrbaski" w:date="2024-09-17T23:44:00Z">
        <w:r w:rsidR="005211B4">
          <w:rPr>
            <w:lang w:val="sr-Latn-RS"/>
          </w:rPr>
          <w:t>specijalnih reči</w:t>
        </w:r>
      </w:ins>
      <w:del w:id="563" w:author="Dunja Vrbaski" w:date="2024-09-17T23:44:00Z">
        <w:r w:rsidR="008B7DF7" w:rsidRPr="00660E66" w:rsidDel="005211B4">
          <w:rPr>
            <w:i/>
            <w:lang w:val="sr-Latn-RS"/>
          </w:rPr>
          <w:delText>stop words</w:delText>
        </w:r>
      </w:del>
      <w:r w:rsidR="008B7DF7" w:rsidRPr="00660E66">
        <w:rPr>
          <w:lang w:val="sr-Latn-RS"/>
        </w:rPr>
        <w:t xml:space="preserve"> i tako dalje</w:t>
      </w:r>
      <w:r w:rsidR="00577FA9" w:rsidRPr="00660E66">
        <w:rPr>
          <w:lang w:val="sr-Latn-RS"/>
        </w:rPr>
        <w:t xml:space="preserve"> [</w:t>
      </w:r>
      <w:del w:id="564" w:author="Korisnik" w:date="2024-09-19T17:48:00Z">
        <w:r w:rsidR="00577FA9" w:rsidRPr="00660E66" w:rsidDel="00C03CB6">
          <w:rPr>
            <w:lang w:val="sr-Latn-RS"/>
          </w:rPr>
          <w:delText>31</w:delText>
        </w:r>
      </w:del>
      <w:ins w:id="565" w:author="Korisnik" w:date="2024-09-19T17:48:00Z">
        <w:r w:rsidR="00C03CB6" w:rsidRPr="00660E66">
          <w:rPr>
            <w:lang w:val="sr-Latn-RS"/>
          </w:rPr>
          <w:t>3</w:t>
        </w:r>
        <w:r w:rsidR="00C03CB6">
          <w:rPr>
            <w:lang w:val="sr-Latn-RS"/>
          </w:rPr>
          <w:t>0</w:t>
        </w:r>
      </w:ins>
      <w:r w:rsidR="00577FA9" w:rsidRPr="00660E66">
        <w:rPr>
          <w:lang w:val="sr-Latn-RS"/>
        </w:rPr>
        <w:t>]</w:t>
      </w:r>
      <w:r w:rsidR="008B7DF7" w:rsidRPr="00660E66">
        <w:rPr>
          <w:lang w:val="sr-Latn-RS"/>
        </w:rPr>
        <w:t>.</w:t>
      </w:r>
    </w:p>
    <w:p w14:paraId="0AE59A98" w14:textId="191BB0DD" w:rsidR="00085F44" w:rsidRPr="00660E66" w:rsidRDefault="00980076" w:rsidP="00980076">
      <w:pPr>
        <w:jc w:val="both"/>
        <w:rPr>
          <w:lang w:val="sr-Latn-RS"/>
        </w:rPr>
      </w:pPr>
      <w:r w:rsidRPr="00660E66">
        <w:rPr>
          <w:i/>
          <w:lang w:val="sr-Latn-RS"/>
        </w:rPr>
        <w:t>Analyzer</w:t>
      </w:r>
      <w:r w:rsidRPr="00660E66">
        <w:rPr>
          <w:lang w:val="sr-Latn-RS"/>
        </w:rPr>
        <w:t xml:space="preserve"> modul izvršava </w:t>
      </w:r>
      <w:del w:id="566" w:author="Dunja Vrbaski" w:date="2024-09-17T23:44:00Z">
        <w:r w:rsidRPr="00660E66" w:rsidDel="005211B4">
          <w:rPr>
            <w:i/>
            <w:lang w:val="sr-Latn-RS"/>
          </w:rPr>
          <w:delText>text analysis</w:delText>
        </w:r>
        <w:r w:rsidRPr="00660E66" w:rsidDel="005211B4">
          <w:rPr>
            <w:lang w:val="sr-Latn-RS"/>
          </w:rPr>
          <w:delText xml:space="preserve"> </w:delText>
        </w:r>
      </w:del>
      <w:r w:rsidRPr="00660E66">
        <w:rPr>
          <w:lang w:val="sr-Latn-RS"/>
        </w:rPr>
        <w:t>proces</w:t>
      </w:r>
      <w:ins w:id="567" w:author="Dunja Vrbaski" w:date="2024-09-17T23:44:00Z">
        <w:r w:rsidR="005211B4">
          <w:rPr>
            <w:lang w:val="sr-Latn-RS"/>
          </w:rPr>
          <w:t xml:space="preserve"> analize teksta</w:t>
        </w:r>
      </w:ins>
      <w:r w:rsidRPr="00660E66">
        <w:rPr>
          <w:lang w:val="sr-Latn-RS"/>
        </w:rPr>
        <w:t xml:space="preserve">. </w:t>
      </w:r>
      <w:r w:rsidRPr="00660E66">
        <w:rPr>
          <w:i/>
          <w:lang w:val="sr-Latn-RS"/>
        </w:rPr>
        <w:t>Elasticsearch</w:t>
      </w:r>
      <w:r w:rsidRPr="00660E66">
        <w:rPr>
          <w:lang w:val="sr-Latn-RS"/>
        </w:rPr>
        <w:t xml:space="preserve"> ima nekoliko ugrađenih</w:t>
      </w:r>
      <w:r w:rsidR="00A83A15" w:rsidRPr="00660E66">
        <w:rPr>
          <w:lang w:val="sr-Latn-RS"/>
        </w:rPr>
        <w:t xml:space="preserve"> tipova</w:t>
      </w:r>
      <w:r w:rsidRPr="00660E66">
        <w:rPr>
          <w:lang w:val="sr-Latn-RS"/>
        </w:rPr>
        <w:t xml:space="preserve"> </w:t>
      </w:r>
      <w:r w:rsidRPr="00660E66">
        <w:rPr>
          <w:i/>
          <w:lang w:val="sr-Latn-RS"/>
        </w:rPr>
        <w:t>analyzer</w:t>
      </w:r>
      <w:r w:rsidRPr="00660E66">
        <w:rPr>
          <w:lang w:val="sr-Latn-RS"/>
        </w:rPr>
        <w:t xml:space="preserve"> modula </w:t>
      </w:r>
      <w:r w:rsidR="008104B7" w:rsidRPr="00660E66">
        <w:rPr>
          <w:lang w:val="sr-Latn-RS"/>
        </w:rPr>
        <w:t>i oni</w:t>
      </w:r>
      <w:r w:rsidRPr="00660E66">
        <w:rPr>
          <w:lang w:val="sr-Latn-RS"/>
        </w:rPr>
        <w:t xml:space="preserve"> imaju podršku za rad za različite jezike. Osim njih, moguće je kreirati i sopstveni</w:t>
      </w:r>
      <w:r w:rsidR="00E04FAE" w:rsidRPr="00660E66">
        <w:rPr>
          <w:lang w:val="sr-Latn-RS"/>
        </w:rPr>
        <w:t xml:space="preserve"> </w:t>
      </w:r>
      <w:r w:rsidR="00E04FAE" w:rsidRPr="00660E66">
        <w:rPr>
          <w:i/>
          <w:lang w:val="sr-Latn-RS"/>
        </w:rPr>
        <w:t>analyzer</w:t>
      </w:r>
      <w:r w:rsidRPr="00660E66">
        <w:rPr>
          <w:lang w:val="sr-Latn-RS"/>
        </w:rPr>
        <w:t xml:space="preserve"> modul, kombinujući </w:t>
      </w:r>
      <w:r w:rsidR="00085F44" w:rsidRPr="00660E66">
        <w:rPr>
          <w:lang w:val="sr-Latn-RS"/>
        </w:rPr>
        <w:t>komponente</w:t>
      </w:r>
      <w:r w:rsidRPr="00660E66">
        <w:rPr>
          <w:lang w:val="sr-Latn-RS"/>
        </w:rPr>
        <w:t>.</w:t>
      </w:r>
    </w:p>
    <w:p w14:paraId="25687C22" w14:textId="3312BD84" w:rsidR="00085F44" w:rsidRPr="00660E66" w:rsidRDefault="00085F44" w:rsidP="00980076">
      <w:pPr>
        <w:jc w:val="both"/>
        <w:rPr>
          <w:lang w:val="sr-Latn-RS"/>
        </w:rPr>
      </w:pPr>
      <w:r w:rsidRPr="00660E66">
        <w:rPr>
          <w:i/>
          <w:lang w:val="sr-Latn-RS"/>
        </w:rPr>
        <w:t>Analyzer</w:t>
      </w:r>
      <w:r w:rsidRPr="00660E66">
        <w:rPr>
          <w:lang w:val="sr-Latn-RS"/>
        </w:rPr>
        <w:t xml:space="preserve"> modul je sastavljen od tri </w:t>
      </w:r>
      <w:r w:rsidR="0025351B" w:rsidRPr="00660E66">
        <w:rPr>
          <w:lang w:val="sr-Latn-RS"/>
        </w:rPr>
        <w:t>tipa</w:t>
      </w:r>
      <w:r w:rsidRPr="00660E66">
        <w:rPr>
          <w:lang w:val="sr-Latn-RS"/>
        </w:rPr>
        <w:t xml:space="preserve"> komponen</w:t>
      </w:r>
      <w:r w:rsidR="00A77F62" w:rsidRPr="00660E66">
        <w:rPr>
          <w:lang w:val="sr-Latn-RS"/>
        </w:rPr>
        <w:t xml:space="preserve">ti kroz koje tekst prolazi u toku </w:t>
      </w:r>
      <w:ins w:id="568" w:author="Dunja Vrbaski" w:date="2024-09-17T23:45:00Z">
        <w:r w:rsidR="005211B4">
          <w:rPr>
            <w:lang w:val="sr-Latn-RS"/>
          </w:rPr>
          <w:t>analize</w:t>
        </w:r>
      </w:ins>
      <w:del w:id="569" w:author="Dunja Vrbaski" w:date="2024-09-17T23:45:00Z">
        <w:r w:rsidR="00A77F62" w:rsidRPr="00660E66" w:rsidDel="005211B4">
          <w:rPr>
            <w:i/>
            <w:lang w:val="sr-Latn-RS"/>
          </w:rPr>
          <w:delText>text analysis</w:delText>
        </w:r>
        <w:r w:rsidR="00A77F62" w:rsidRPr="00660E66" w:rsidDel="005211B4">
          <w:rPr>
            <w:lang w:val="sr-Latn-RS"/>
          </w:rPr>
          <w:delText xml:space="preserve"> procesa</w:delText>
        </w:r>
      </w:del>
      <w:r w:rsidR="00245137" w:rsidRPr="00660E66">
        <w:rPr>
          <w:lang w:val="sr-Latn-RS"/>
        </w:rPr>
        <w:t xml:space="preserve">, a primer njegove strukture je moguće videti na slici </w:t>
      </w:r>
      <w:del w:id="570" w:author="Korisnik" w:date="2024-09-19T16:04:00Z">
        <w:r w:rsidR="00245137" w:rsidRPr="00660E66" w:rsidDel="00BF0545">
          <w:rPr>
            <w:lang w:val="sr-Latn-RS"/>
          </w:rPr>
          <w:delText>10</w:delText>
        </w:r>
      </w:del>
      <w:ins w:id="571" w:author="Korisnik" w:date="2024-09-19T16:04:00Z">
        <w:r w:rsidR="00BF0545">
          <w:rPr>
            <w:lang w:val="sr-Latn-RS"/>
          </w:rPr>
          <w:t>9</w:t>
        </w:r>
      </w:ins>
      <w:r w:rsidRPr="00660E66">
        <w:rPr>
          <w:lang w:val="sr-Latn-RS"/>
        </w:rPr>
        <w:t>:</w:t>
      </w:r>
    </w:p>
    <w:p w14:paraId="346EDFB2" w14:textId="77777777" w:rsidR="00980076" w:rsidRPr="00660E66" w:rsidRDefault="00085F44" w:rsidP="00085F44">
      <w:pPr>
        <w:pStyle w:val="ListParagraph"/>
        <w:numPr>
          <w:ilvl w:val="0"/>
          <w:numId w:val="15"/>
        </w:numPr>
        <w:jc w:val="both"/>
        <w:rPr>
          <w:lang w:val="sr-Latn-RS"/>
        </w:rPr>
      </w:pPr>
      <w:r w:rsidRPr="00660E66">
        <w:rPr>
          <w:b/>
          <w:i/>
          <w:lang w:val="sr-Latn-RS"/>
        </w:rPr>
        <w:t>character filters</w:t>
      </w:r>
      <w:r w:rsidRPr="00660E66">
        <w:rPr>
          <w:lang w:val="sr-Latn-RS"/>
        </w:rPr>
        <w:t xml:space="preserve"> - koriste se za dodavanje, menjanje i brisanje karaktera iz niza karaktera koji</w:t>
      </w:r>
      <w:r w:rsidR="00335708" w:rsidRPr="00660E66">
        <w:rPr>
          <w:lang w:val="sr-Latn-RS"/>
        </w:rPr>
        <w:t xml:space="preserve">m je predstavljen tekst na ulazu. Izvršavaju se redom, </w:t>
      </w:r>
      <w:r w:rsidR="00360D9F" w:rsidRPr="00660E66">
        <w:rPr>
          <w:lang w:val="sr-Latn-RS"/>
        </w:rPr>
        <w:t>jedan za drugim</w:t>
      </w:r>
      <w:r w:rsidR="00335708" w:rsidRPr="00660E66">
        <w:rPr>
          <w:lang w:val="sr-Latn-RS"/>
        </w:rPr>
        <w:t xml:space="preserve">. </w:t>
      </w:r>
      <w:r w:rsidR="00A77F62" w:rsidRPr="00660E66">
        <w:rPr>
          <w:lang w:val="sr-Latn-RS"/>
        </w:rPr>
        <w:t xml:space="preserve">Primer primene bi bio uklanjanje </w:t>
      </w:r>
      <w:r w:rsidR="00A77F62" w:rsidRPr="00660E66">
        <w:rPr>
          <w:i/>
          <w:lang w:val="sr-Latn-RS"/>
        </w:rPr>
        <w:t>HTML</w:t>
      </w:r>
      <w:r w:rsidR="00A77F62" w:rsidRPr="00660E66">
        <w:rPr>
          <w:lang w:val="sr-Latn-RS"/>
        </w:rPr>
        <w:t xml:space="preserve"> tagova iz teksta. </w:t>
      </w:r>
      <w:r w:rsidR="00335708" w:rsidRPr="00660E66">
        <w:rPr>
          <w:i/>
          <w:lang w:val="sr-Latn-RS"/>
        </w:rPr>
        <w:t>Analyzer</w:t>
      </w:r>
      <w:r w:rsidR="00335708" w:rsidRPr="00660E66">
        <w:rPr>
          <w:lang w:val="sr-Latn-RS"/>
        </w:rPr>
        <w:t xml:space="preserve"> modul može </w:t>
      </w:r>
      <w:r w:rsidR="001C4920" w:rsidRPr="00660E66">
        <w:rPr>
          <w:lang w:val="sr-Latn-RS"/>
        </w:rPr>
        <w:t>imati</w:t>
      </w:r>
      <w:r w:rsidR="00335708" w:rsidRPr="00660E66">
        <w:rPr>
          <w:lang w:val="sr-Latn-RS"/>
        </w:rPr>
        <w:t xml:space="preserve"> nijedan ili više </w:t>
      </w:r>
      <w:r w:rsidR="00335708" w:rsidRPr="00660E66">
        <w:rPr>
          <w:i/>
          <w:lang w:val="sr-Latn-RS"/>
        </w:rPr>
        <w:t>character filter</w:t>
      </w:r>
      <w:r w:rsidR="00360D9F" w:rsidRPr="00660E66">
        <w:rPr>
          <w:i/>
          <w:lang w:val="sr-Latn-RS"/>
        </w:rPr>
        <w:t xml:space="preserve"> </w:t>
      </w:r>
      <w:r w:rsidR="00360D9F" w:rsidRPr="00660E66">
        <w:rPr>
          <w:lang w:val="sr-Latn-RS"/>
        </w:rPr>
        <w:t>komponenti</w:t>
      </w:r>
      <w:r w:rsidR="00335708" w:rsidRPr="00660E66">
        <w:rPr>
          <w:lang w:val="sr-Latn-RS"/>
        </w:rPr>
        <w:t>.</w:t>
      </w:r>
    </w:p>
    <w:p w14:paraId="1C88841C" w14:textId="77777777" w:rsidR="00085F44" w:rsidRPr="00660E66" w:rsidRDefault="0056687D" w:rsidP="00085F44">
      <w:pPr>
        <w:pStyle w:val="ListParagraph"/>
        <w:numPr>
          <w:ilvl w:val="0"/>
          <w:numId w:val="15"/>
        </w:numPr>
        <w:jc w:val="both"/>
        <w:rPr>
          <w:lang w:val="sr-Latn-RS"/>
        </w:rPr>
      </w:pPr>
      <w:r w:rsidRPr="00660E66">
        <w:rPr>
          <w:b/>
          <w:i/>
          <w:lang w:val="sr-Latn-RS"/>
        </w:rPr>
        <w:t>tokenizer</w:t>
      </w:r>
      <w:r w:rsidR="00085F44" w:rsidRPr="00660E66">
        <w:rPr>
          <w:lang w:val="sr-Latn-RS"/>
        </w:rPr>
        <w:t xml:space="preserve"> - </w:t>
      </w:r>
      <w:r w:rsidRPr="00660E66">
        <w:rPr>
          <w:lang w:val="sr-Latn-RS"/>
        </w:rPr>
        <w:t>na ulazu dobija</w:t>
      </w:r>
      <w:r w:rsidR="005F73EE" w:rsidRPr="00660E66">
        <w:rPr>
          <w:lang w:val="sr-Latn-RS"/>
        </w:rPr>
        <w:t xml:space="preserve"> tekst</w:t>
      </w:r>
      <w:r w:rsidR="009B0DB3" w:rsidRPr="00660E66">
        <w:rPr>
          <w:lang w:val="sr-Latn-RS"/>
        </w:rPr>
        <w:t xml:space="preserve"> predstavljen</w:t>
      </w:r>
      <w:r w:rsidR="005F73EE" w:rsidRPr="00660E66">
        <w:rPr>
          <w:lang w:val="sr-Latn-RS"/>
        </w:rPr>
        <w:t xml:space="preserve"> kao niz karakter koji del</w:t>
      </w:r>
      <w:r w:rsidRPr="00660E66">
        <w:rPr>
          <w:lang w:val="sr-Latn-RS"/>
        </w:rPr>
        <w:t>i</w:t>
      </w:r>
      <w:r w:rsidR="00B24D76" w:rsidRPr="00660E66">
        <w:rPr>
          <w:lang w:val="sr-Latn-RS"/>
        </w:rPr>
        <w:t xml:space="preserve"> na tokene, </w:t>
      </w:r>
      <w:r w:rsidR="00D132AA" w:rsidRPr="00660E66">
        <w:rPr>
          <w:lang w:val="sr-Latn-RS"/>
        </w:rPr>
        <w:t>najčešće to budu</w:t>
      </w:r>
      <w:r w:rsidR="00B24D76" w:rsidRPr="00660E66">
        <w:rPr>
          <w:lang w:val="sr-Latn-RS"/>
        </w:rPr>
        <w:t xml:space="preserve"> reči, na osnovu definisanog pravila. </w:t>
      </w:r>
      <w:r w:rsidR="00070453" w:rsidRPr="00660E66">
        <w:rPr>
          <w:lang w:val="sr-Latn-RS"/>
        </w:rPr>
        <w:t>Tekst</w:t>
      </w:r>
      <w:r w:rsidR="00B24D76" w:rsidRPr="00660E66">
        <w:rPr>
          <w:lang w:val="sr-Latn-RS"/>
        </w:rPr>
        <w:t xml:space="preserve"> se može podeliti na tokene posmatranjem: razmaka, određenog slova, šablona i slično.</w:t>
      </w:r>
      <w:r w:rsidR="005F73EE" w:rsidRPr="00660E66">
        <w:rPr>
          <w:lang w:val="sr-Latn-RS"/>
        </w:rPr>
        <w:t xml:space="preserve"> </w:t>
      </w:r>
      <w:r w:rsidR="005F73EE" w:rsidRPr="00660E66">
        <w:rPr>
          <w:i/>
          <w:lang w:val="sr-Latn-RS"/>
        </w:rPr>
        <w:t>Analyzer</w:t>
      </w:r>
      <w:r w:rsidR="005F73EE" w:rsidRPr="00660E66">
        <w:rPr>
          <w:lang w:val="sr-Latn-RS"/>
        </w:rPr>
        <w:t xml:space="preserve"> modul ima tačno jedan </w:t>
      </w:r>
      <w:r w:rsidR="005F73EE" w:rsidRPr="00660E66">
        <w:rPr>
          <w:i/>
          <w:lang w:val="sr-Latn-RS"/>
        </w:rPr>
        <w:t>tokenizer</w:t>
      </w:r>
      <w:r w:rsidR="005F73EE" w:rsidRPr="00660E66">
        <w:rPr>
          <w:lang w:val="sr-Latn-RS"/>
        </w:rPr>
        <w:t>.</w:t>
      </w:r>
    </w:p>
    <w:p w14:paraId="3C40F4D9" w14:textId="04FA5BF9" w:rsidR="003815F4" w:rsidRPr="00660E66" w:rsidRDefault="00085F44" w:rsidP="003815F4">
      <w:pPr>
        <w:pStyle w:val="ListParagraph"/>
        <w:numPr>
          <w:ilvl w:val="0"/>
          <w:numId w:val="15"/>
        </w:numPr>
        <w:jc w:val="both"/>
        <w:rPr>
          <w:lang w:val="sr-Latn-RS"/>
        </w:rPr>
      </w:pPr>
      <w:r w:rsidRPr="00660E66">
        <w:rPr>
          <w:b/>
          <w:i/>
          <w:lang w:val="sr-Latn-RS"/>
        </w:rPr>
        <w:t>token filters</w:t>
      </w:r>
      <w:r w:rsidRPr="00660E66">
        <w:rPr>
          <w:lang w:val="sr-Latn-RS"/>
        </w:rPr>
        <w:t xml:space="preserve"> - </w:t>
      </w:r>
      <w:r w:rsidR="00A93064" w:rsidRPr="00660E66">
        <w:rPr>
          <w:lang w:val="sr-Latn-RS"/>
        </w:rPr>
        <w:t>na ulazu dobijaju niz tokena. U taj niz je moguće dodati novi, izmeniti ili obrisati postojeći token</w:t>
      </w:r>
      <w:r w:rsidR="002B233D" w:rsidRPr="00660E66">
        <w:rPr>
          <w:lang w:val="sr-Latn-RS"/>
        </w:rPr>
        <w:t>, u cilju</w:t>
      </w:r>
      <w:r w:rsidR="006D2599" w:rsidRPr="00660E66">
        <w:rPr>
          <w:lang w:val="sr-Latn-RS"/>
        </w:rPr>
        <w:t xml:space="preserve"> što bolje</w:t>
      </w:r>
      <w:r w:rsidR="002B233D" w:rsidRPr="00660E66">
        <w:rPr>
          <w:lang w:val="sr-Latn-RS"/>
        </w:rPr>
        <w:t xml:space="preserve"> normalizacije teksta</w:t>
      </w:r>
      <w:r w:rsidR="00A93064" w:rsidRPr="00660E66">
        <w:rPr>
          <w:lang w:val="sr-Latn-RS"/>
        </w:rPr>
        <w:t>.</w:t>
      </w:r>
      <w:r w:rsidR="00F25F6B" w:rsidRPr="00660E66">
        <w:rPr>
          <w:lang w:val="sr-Latn-RS"/>
        </w:rPr>
        <w:t xml:space="preserve"> Izvršavaju se redom, jedan za drugim.</w:t>
      </w:r>
      <w:r w:rsidR="001C4920" w:rsidRPr="00660E66">
        <w:rPr>
          <w:lang w:val="sr-Latn-RS"/>
        </w:rPr>
        <w:t xml:space="preserve"> </w:t>
      </w:r>
      <w:r w:rsidR="001C4920" w:rsidRPr="00660E66">
        <w:rPr>
          <w:i/>
          <w:lang w:val="sr-Latn-RS"/>
        </w:rPr>
        <w:t>Analyzer</w:t>
      </w:r>
      <w:r w:rsidR="001C4920" w:rsidRPr="00660E66">
        <w:rPr>
          <w:lang w:val="sr-Latn-RS"/>
        </w:rPr>
        <w:t xml:space="preserve"> modul može imati nijedan ili više </w:t>
      </w:r>
      <w:r w:rsidR="001C4920" w:rsidRPr="00660E66">
        <w:rPr>
          <w:i/>
          <w:lang w:val="sr-Latn-RS"/>
        </w:rPr>
        <w:t>token filters</w:t>
      </w:r>
      <w:r w:rsidR="00577FA9" w:rsidRPr="00660E66">
        <w:rPr>
          <w:lang w:val="sr-Latn-RS"/>
        </w:rPr>
        <w:t xml:space="preserve"> komponenti</w:t>
      </w:r>
      <w:r w:rsidR="00F900BE" w:rsidRPr="00660E66">
        <w:rPr>
          <w:lang w:val="sr-Latn-RS"/>
        </w:rPr>
        <w:t xml:space="preserve"> </w:t>
      </w:r>
      <w:r w:rsidR="00F900BE" w:rsidRPr="00D576B0">
        <w:rPr>
          <w:lang w:val="sr-Latn-RS"/>
        </w:rPr>
        <w:t>[</w:t>
      </w:r>
      <w:del w:id="572" w:author="Korisnik" w:date="2024-09-19T17:48:00Z">
        <w:r w:rsidR="00F900BE" w:rsidRPr="00D576B0" w:rsidDel="00C03CB6">
          <w:rPr>
            <w:lang w:val="sr-Latn-RS"/>
          </w:rPr>
          <w:delText>33</w:delText>
        </w:r>
      </w:del>
      <w:ins w:id="573" w:author="Korisnik" w:date="2024-09-19T17:48:00Z">
        <w:r w:rsidR="00C03CB6" w:rsidRPr="00C001BA">
          <w:rPr>
            <w:lang w:val="sr-Latn-RS"/>
          </w:rPr>
          <w:t>3</w:t>
        </w:r>
      </w:ins>
      <w:ins w:id="574" w:author="Korisnik" w:date="2024-09-19T17:52:00Z">
        <w:r w:rsidR="00C001BA" w:rsidRPr="00C001BA">
          <w:rPr>
            <w:lang w:val="sr-Latn-RS"/>
            <w:rPrChange w:id="575" w:author="Korisnik" w:date="2024-09-19T17:52:00Z">
              <w:rPr>
                <w:highlight w:val="green"/>
                <w:lang w:val="sr-Latn-RS"/>
              </w:rPr>
            </w:rPrChange>
          </w:rPr>
          <w:t>1</w:t>
        </w:r>
      </w:ins>
      <w:r w:rsidR="00F900BE" w:rsidRPr="00D576B0">
        <w:rPr>
          <w:lang w:val="sr-Latn-RS"/>
        </w:rPr>
        <w:t>]</w:t>
      </w:r>
      <w:r w:rsidR="00577FA9" w:rsidRPr="00D576B0">
        <w:rPr>
          <w:lang w:val="sr-Latn-RS"/>
        </w:rPr>
        <w:t>.</w:t>
      </w:r>
    </w:p>
    <w:p w14:paraId="22FDF809" w14:textId="77777777" w:rsidR="00755843" w:rsidRDefault="00755843" w:rsidP="00755843">
      <w:pPr>
        <w:keepNext/>
        <w:jc w:val="center"/>
      </w:pPr>
      <w:r>
        <w:rPr>
          <w:noProof/>
        </w:rPr>
        <w:drawing>
          <wp:inline distT="0" distB="0" distL="0" distR="0" wp14:anchorId="75E63E0A" wp14:editId="1CE6F1FB">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14:paraId="04212486" w14:textId="6E0CFDAC" w:rsidR="00CF2ED3" w:rsidRDefault="00755843" w:rsidP="00755843">
      <w:pPr>
        <w:pStyle w:val="Caption"/>
        <w:rPr>
          <w:sz w:val="22"/>
        </w:rPr>
      </w:pPr>
      <w:r w:rsidRPr="00770103">
        <w:rPr>
          <w:sz w:val="22"/>
        </w:rPr>
        <w:t xml:space="preserve">Slika </w:t>
      </w:r>
      <w:del w:id="576" w:author="Korisnik" w:date="2024-09-19T16:04:00Z">
        <w:r w:rsidRPr="00770103" w:rsidDel="00BF0545">
          <w:rPr>
            <w:sz w:val="22"/>
          </w:rPr>
          <w:delText>10</w:delText>
        </w:r>
      </w:del>
      <w:ins w:id="577" w:author="Korisnik" w:date="2024-09-19T16:04:00Z">
        <w:r w:rsidR="00BF0545">
          <w:rPr>
            <w:sz w:val="22"/>
          </w:rPr>
          <w:t>9</w:t>
        </w:r>
      </w:ins>
      <w:r w:rsidRPr="00770103">
        <w:rPr>
          <w:sz w:val="22"/>
        </w:rPr>
        <w:t xml:space="preserve">.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D576B0">
        <w:rPr>
          <w:sz w:val="22"/>
        </w:rPr>
        <w:t>[</w:t>
      </w:r>
      <w:del w:id="578" w:author="Korisnik" w:date="2024-09-19T17:48:00Z">
        <w:r w:rsidR="004964FE" w:rsidRPr="00D576B0" w:rsidDel="00C03CB6">
          <w:rPr>
            <w:sz w:val="22"/>
          </w:rPr>
          <w:delText>34</w:delText>
        </w:r>
      </w:del>
      <w:ins w:id="579" w:author="Korisnik" w:date="2024-09-19T17:48:00Z">
        <w:r w:rsidR="00C03CB6" w:rsidRPr="00D576B0">
          <w:rPr>
            <w:sz w:val="22"/>
          </w:rPr>
          <w:t>3</w:t>
        </w:r>
      </w:ins>
      <w:ins w:id="580" w:author="Korisnik" w:date="2024-09-19T17:53:00Z">
        <w:r w:rsidR="006B1550" w:rsidRPr="006B1550">
          <w:rPr>
            <w:sz w:val="22"/>
            <w:rPrChange w:id="581" w:author="Korisnik" w:date="2024-09-19T17:53:00Z">
              <w:rPr>
                <w:sz w:val="22"/>
                <w:highlight w:val="green"/>
              </w:rPr>
            </w:rPrChange>
          </w:rPr>
          <w:t>2</w:t>
        </w:r>
      </w:ins>
      <w:r w:rsidR="004964FE" w:rsidRPr="00D576B0">
        <w:rPr>
          <w:sz w:val="22"/>
        </w:rPr>
        <w:t>]</w:t>
      </w:r>
    </w:p>
    <w:p w14:paraId="0682E573" w14:textId="65E25536"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w:t>
      </w:r>
      <w:r w:rsidR="003D295E" w:rsidRPr="00D576B0">
        <w:rPr>
          <w:lang w:val="sr-Latn-RS"/>
        </w:rPr>
        <w:t>[</w:t>
      </w:r>
      <w:del w:id="582" w:author="Korisnik" w:date="2024-09-19T17:54:00Z">
        <w:r w:rsidR="003D295E" w:rsidRPr="00D576B0" w:rsidDel="00DA58E4">
          <w:rPr>
            <w:lang w:val="sr-Latn-RS"/>
          </w:rPr>
          <w:delText>4</w:delText>
        </w:r>
      </w:del>
      <w:ins w:id="583" w:author="Korisnik" w:date="2024-09-19T17:54:00Z">
        <w:r w:rsidR="00DA58E4" w:rsidRPr="006A1048">
          <w:rPr>
            <w:lang w:val="sr-Latn-RS"/>
            <w:rPrChange w:id="584" w:author="Korisnik" w:date="2024-09-19T17:56:00Z">
              <w:rPr>
                <w:highlight w:val="green"/>
                <w:lang w:val="sr-Latn-RS"/>
              </w:rPr>
            </w:rPrChange>
          </w:rPr>
          <w:t>33</w:t>
        </w:r>
      </w:ins>
      <w:del w:id="585" w:author="Korisnik" w:date="2024-09-19T17:45:00Z">
        <w:r w:rsidR="003D295E" w:rsidRPr="00D576B0" w:rsidDel="00C20DFC">
          <w:rPr>
            <w:lang w:val="sr-Latn-RS"/>
          </w:rPr>
          <w:delText>6</w:delText>
        </w:r>
      </w:del>
      <w:r w:rsidR="003D295E" w:rsidRPr="00D576B0">
        <w:rPr>
          <w:lang w:val="sr-Latn-RS"/>
        </w:rPr>
        <w:t>]</w:t>
      </w:r>
      <w:r w:rsidR="00CA4058" w:rsidRPr="00D576B0">
        <w:rPr>
          <w:lang w:val="sr-Latn-RS"/>
        </w:rPr>
        <w:t>.</w:t>
      </w:r>
    </w:p>
    <w:p w14:paraId="66A92C2A" w14:textId="77777777" w:rsidR="00EB170E" w:rsidRPr="00EF6716" w:rsidRDefault="00EB170E" w:rsidP="001E2741"/>
    <w:p w14:paraId="03103ABA" w14:textId="77777777" w:rsidR="00595355" w:rsidRPr="00595355" w:rsidRDefault="00BC577D" w:rsidP="00595355">
      <w:pPr>
        <w:pStyle w:val="Heading3"/>
        <w:rPr>
          <w:i/>
        </w:rPr>
      </w:pPr>
      <w:bookmarkStart w:id="586" w:name="_Toc177675776"/>
      <w:r w:rsidRPr="00595355">
        <w:rPr>
          <w:i/>
        </w:rPr>
        <w:t>Stemming</w:t>
      </w:r>
      <w:bookmarkEnd w:id="586"/>
    </w:p>
    <w:p w14:paraId="20A9A187" w14:textId="77777777" w:rsidR="00595355" w:rsidRDefault="00595355" w:rsidP="00595355"/>
    <w:p w14:paraId="26A6751D" w14:textId="77777777" w:rsidR="00595355" w:rsidRPr="005211B4" w:rsidRDefault="00595355" w:rsidP="00595355">
      <w:pPr>
        <w:jc w:val="both"/>
        <w:rPr>
          <w:lang w:val="sr-Latn-RS"/>
        </w:rPr>
      </w:pPr>
      <w:r w:rsidRPr="005211B4">
        <w:rPr>
          <w:i/>
          <w:lang w:val="sr-Latn-RS"/>
        </w:rPr>
        <w:t>Stemming</w:t>
      </w:r>
      <w:r w:rsidRPr="005211B4">
        <w:rPr>
          <w:lang w:val="sr-Latn-RS"/>
        </w:rPr>
        <w:t xml:space="preserve"> je proces u kome se reč redukuje na svoj koren. </w:t>
      </w:r>
      <w:r w:rsidR="00D96F66" w:rsidRPr="005211B4">
        <w:rPr>
          <w:lang w:val="sr-Latn-RS"/>
        </w:rPr>
        <w:t xml:space="preserve">Koren na koji je reč redukovana ne mora biti prava reč, odnosno, ne mora ni zaista biti koren te reči. </w:t>
      </w:r>
      <w:r w:rsidR="00937D07" w:rsidRPr="005211B4">
        <w:rPr>
          <w:lang w:val="sr-Latn-RS"/>
        </w:rPr>
        <w:t>Bitno</w:t>
      </w:r>
      <w:r w:rsidR="00D96F66" w:rsidRPr="005211B4">
        <w:rPr>
          <w:lang w:val="sr-Latn-RS"/>
        </w:rPr>
        <w:t xml:space="preserve"> je da </w:t>
      </w:r>
      <w:r w:rsidR="00937D07" w:rsidRPr="005211B4">
        <w:rPr>
          <w:lang w:val="sr-Latn-RS"/>
        </w:rPr>
        <w:t xml:space="preserve">se postigne da </w:t>
      </w:r>
      <w:r w:rsidR="00D96F66" w:rsidRPr="005211B4">
        <w:rPr>
          <w:lang w:val="sr-Latn-RS"/>
        </w:rPr>
        <w:t>iste reči</w:t>
      </w:r>
      <w:r w:rsidR="002953AC" w:rsidRPr="005211B4">
        <w:rPr>
          <w:lang w:val="sr-Latn-RS"/>
        </w:rPr>
        <w:t xml:space="preserve"> </w:t>
      </w:r>
      <w:r w:rsidR="00D96F66" w:rsidRPr="005211B4">
        <w:rPr>
          <w:lang w:val="sr-Latn-RS"/>
        </w:rPr>
        <w:t>napisane u različitom obliku</w:t>
      </w:r>
      <w:r w:rsidR="00937D07" w:rsidRPr="005211B4">
        <w:rPr>
          <w:lang w:val="sr-Latn-RS"/>
        </w:rPr>
        <w:t xml:space="preserve"> budu</w:t>
      </w:r>
      <w:r w:rsidR="00D96F66" w:rsidRPr="005211B4">
        <w:rPr>
          <w:lang w:val="sr-Latn-RS"/>
        </w:rPr>
        <w:t xml:space="preserve"> prepoznate kao iste</w:t>
      </w:r>
      <w:r w:rsidR="000F51AC" w:rsidRPr="005211B4">
        <w:rPr>
          <w:lang w:val="sr-Latn-RS"/>
        </w:rPr>
        <w:t>.</w:t>
      </w:r>
    </w:p>
    <w:p w14:paraId="5AE7A570" w14:textId="77777777" w:rsidR="00F57697" w:rsidRPr="005211B4" w:rsidRDefault="00FC2E0E" w:rsidP="00595355">
      <w:pPr>
        <w:jc w:val="both"/>
        <w:rPr>
          <w:lang w:val="sr-Latn-RS"/>
        </w:rPr>
      </w:pPr>
      <w:r w:rsidRPr="005211B4">
        <w:rPr>
          <w:lang w:val="sr-Latn-RS"/>
        </w:rPr>
        <w:lastRenderedPageBreak/>
        <w:t xml:space="preserve">Koliko dobre rezultate će </w:t>
      </w:r>
      <w:r w:rsidRPr="005211B4">
        <w:rPr>
          <w:i/>
          <w:lang w:val="sr-Latn-RS"/>
        </w:rPr>
        <w:t>stemming</w:t>
      </w:r>
      <w:r w:rsidRPr="005211B4">
        <w:rPr>
          <w:lang w:val="sr-Latn-RS"/>
        </w:rPr>
        <w:t xml:space="preserve"> proces dati uveliko zavisi od jezika </w:t>
      </w:r>
      <w:r w:rsidR="00490ADB" w:rsidRPr="005211B4">
        <w:rPr>
          <w:lang w:val="sr-Latn-RS"/>
        </w:rPr>
        <w:t>nad kojim se primenju</w:t>
      </w:r>
      <w:r w:rsidR="006C1A37" w:rsidRPr="005211B4">
        <w:rPr>
          <w:lang w:val="sr-Latn-RS"/>
        </w:rPr>
        <w:t>je</w:t>
      </w:r>
      <w:r w:rsidRPr="005211B4">
        <w:rPr>
          <w:lang w:val="sr-Latn-RS"/>
        </w:rPr>
        <w:t>, ali i</w:t>
      </w:r>
      <w:r w:rsidR="0095776B" w:rsidRPr="005211B4">
        <w:rPr>
          <w:lang w:val="sr-Latn-RS"/>
        </w:rPr>
        <w:t xml:space="preserve"> od</w:t>
      </w:r>
      <w:r w:rsidRPr="005211B4">
        <w:rPr>
          <w:lang w:val="sr-Latn-RS"/>
        </w:rPr>
        <w:t xml:space="preserve"> tipa </w:t>
      </w:r>
      <w:r w:rsidRPr="005211B4">
        <w:rPr>
          <w:i/>
          <w:lang w:val="sr-Latn-RS"/>
        </w:rPr>
        <w:t xml:space="preserve">stemmer </w:t>
      </w:r>
      <w:r w:rsidR="00A70109" w:rsidRPr="005211B4">
        <w:rPr>
          <w:i/>
          <w:lang w:val="sr-Latn-RS"/>
        </w:rPr>
        <w:t>token filter</w:t>
      </w:r>
      <w:r w:rsidR="003C3937" w:rsidRPr="005211B4">
        <w:rPr>
          <w:lang w:val="sr-Latn-RS"/>
        </w:rPr>
        <w:t xml:space="preserve"> </w:t>
      </w:r>
      <w:r w:rsidR="00A70109" w:rsidRPr="005211B4">
        <w:rPr>
          <w:lang w:val="sr-Latn-RS"/>
        </w:rPr>
        <w:t xml:space="preserve">komponente </w:t>
      </w:r>
      <w:r w:rsidR="003C3937" w:rsidRPr="005211B4">
        <w:rPr>
          <w:lang w:val="sr-Latn-RS"/>
        </w:rPr>
        <w:t>koja se koristi</w:t>
      </w:r>
      <w:r w:rsidRPr="005211B4">
        <w:rPr>
          <w:lang w:val="sr-Latn-RS"/>
        </w:rPr>
        <w:t>.</w:t>
      </w:r>
    </w:p>
    <w:p w14:paraId="03C2939B" w14:textId="77777777" w:rsidR="00AD181A" w:rsidRPr="005211B4" w:rsidRDefault="00AD181A" w:rsidP="00595355">
      <w:pPr>
        <w:jc w:val="both"/>
        <w:rPr>
          <w:lang w:val="sr-Latn-RS"/>
        </w:rPr>
      </w:pPr>
      <w:r w:rsidRPr="005211B4">
        <w:rPr>
          <w:i/>
          <w:lang w:val="sr-Latn-RS"/>
        </w:rPr>
        <w:t>Stemming token filters</w:t>
      </w:r>
      <w:r w:rsidRPr="005211B4">
        <w:rPr>
          <w:lang w:val="sr-Latn-RS"/>
        </w:rPr>
        <w:t xml:space="preserve"> su zaduženi za </w:t>
      </w:r>
      <w:r w:rsidR="00B05276" w:rsidRPr="005211B4">
        <w:rPr>
          <w:i/>
          <w:lang w:val="sr-Latn-RS"/>
        </w:rPr>
        <w:t>stemming</w:t>
      </w:r>
      <w:r w:rsidRPr="005211B4">
        <w:rPr>
          <w:lang w:val="sr-Latn-RS"/>
        </w:rPr>
        <w:t xml:space="preserve"> i postoje dve vrste:</w:t>
      </w:r>
    </w:p>
    <w:p w14:paraId="5AA55396" w14:textId="24013A12" w:rsidR="00AD181A" w:rsidRPr="005211B4" w:rsidRDefault="00AD181A" w:rsidP="00AD181A">
      <w:pPr>
        <w:pStyle w:val="ListParagraph"/>
        <w:numPr>
          <w:ilvl w:val="0"/>
          <w:numId w:val="14"/>
        </w:numPr>
        <w:jc w:val="both"/>
        <w:rPr>
          <w:b/>
          <w:lang w:val="sr-Latn-RS"/>
        </w:rPr>
      </w:pPr>
      <w:r w:rsidRPr="00DB50D8">
        <w:rPr>
          <w:b/>
          <w:i/>
          <w:lang w:val="sr-Latn-RS"/>
        </w:rPr>
        <w:t>algorithmic stemmers</w:t>
      </w:r>
      <w:r w:rsidR="008826C8" w:rsidRPr="00DB50D8">
        <w:rPr>
          <w:lang w:val="sr-Latn-RS"/>
        </w:rPr>
        <w:t xml:space="preserve"> - </w:t>
      </w:r>
      <w:r w:rsidR="00BE434F" w:rsidRPr="00DB50D8">
        <w:rPr>
          <w:lang w:val="sr-Latn-RS"/>
        </w:rPr>
        <w:t>koriste s</w:t>
      </w:r>
      <w:ins w:id="587" w:author="Dunja Vrbaski" w:date="2024-09-17T23:46:00Z">
        <w:r w:rsidR="00DB50D8">
          <w:rPr>
            <w:lang w:val="sr-Latn-RS"/>
          </w:rPr>
          <w:t>kup</w:t>
        </w:r>
      </w:ins>
      <w:del w:id="588" w:author="Dunja Vrbaski" w:date="2024-09-17T23:46:00Z">
        <w:r w:rsidR="00BE434F" w:rsidRPr="00DB50D8" w:rsidDel="00DB50D8">
          <w:rPr>
            <w:lang w:val="sr-Latn-RS"/>
          </w:rPr>
          <w:delText>et</w:delText>
        </w:r>
      </w:del>
      <w:r w:rsidR="00BE434F" w:rsidRPr="00DB50D8">
        <w:rPr>
          <w:lang w:val="sr-Latn-RS"/>
        </w:rPr>
        <w:t xml:space="preserve"> pravila koja se primenjuju na tokene</w:t>
      </w:r>
      <w:r w:rsidR="00054BE5" w:rsidRPr="00DB50D8">
        <w:rPr>
          <w:lang w:val="sr-Latn-RS"/>
        </w:rPr>
        <w:t>.</w:t>
      </w:r>
      <w:r w:rsidR="00900C3D" w:rsidRPr="00DB50D8">
        <w:rPr>
          <w:lang w:val="sr-Latn-RS"/>
        </w:rPr>
        <w:t xml:space="preserve"> </w:t>
      </w:r>
      <w:r w:rsidR="00054BE5" w:rsidRPr="00DB50D8">
        <w:rPr>
          <w:lang w:val="sr-Latn-RS"/>
        </w:rPr>
        <w:t>P</w:t>
      </w:r>
      <w:r w:rsidR="00AA527E" w:rsidRPr="00DB50D8">
        <w:rPr>
          <w:lang w:val="sr-Latn-RS"/>
        </w:rPr>
        <w:t>rimer</w:t>
      </w:r>
      <w:r w:rsidR="00054BE5" w:rsidRPr="00E5390E">
        <w:rPr>
          <w:lang w:val="sr-Latn-RS"/>
        </w:rPr>
        <w:t xml:space="preserve"> bi bio</w:t>
      </w:r>
      <w:r w:rsidR="00900C3D" w:rsidRPr="00E5390E">
        <w:rPr>
          <w:lang w:val="sr-Latn-RS"/>
        </w:rPr>
        <w:t xml:space="preserve"> skidanje </w:t>
      </w:r>
      <w:r w:rsidR="00490ADB" w:rsidRPr="005211B4">
        <w:rPr>
          <w:lang w:val="sr-Latn-RS"/>
        </w:rPr>
        <w:t xml:space="preserve">prefiksa i </w:t>
      </w:r>
      <w:r w:rsidR="00900C3D" w:rsidRPr="005211B4">
        <w:rPr>
          <w:lang w:val="sr-Latn-RS"/>
        </w:rPr>
        <w:t>sufiksa sa reči</w:t>
      </w:r>
      <w:r w:rsidR="00BE434F" w:rsidRPr="005211B4">
        <w:rPr>
          <w:lang w:val="sr-Latn-RS"/>
        </w:rPr>
        <w:t>.</w:t>
      </w:r>
      <w:r w:rsidR="00900C3D" w:rsidRPr="005211B4">
        <w:rPr>
          <w:lang w:val="sr-Latn-RS"/>
        </w:rPr>
        <w:t xml:space="preserve"> </w:t>
      </w:r>
      <w:r w:rsidR="00AA527E" w:rsidRPr="005211B4">
        <w:rPr>
          <w:lang w:val="sr-Latn-RS"/>
        </w:rPr>
        <w:t>Lako se podešavaju i</w:t>
      </w:r>
      <w:r w:rsidR="0013747B" w:rsidRPr="005211B4">
        <w:rPr>
          <w:lang w:val="sr-Latn-RS"/>
        </w:rPr>
        <w:t xml:space="preserve"> </w:t>
      </w:r>
      <w:r w:rsidR="00AA527E" w:rsidRPr="005211B4">
        <w:rPr>
          <w:lang w:val="sr-Latn-RS"/>
        </w:rPr>
        <w:t xml:space="preserve">koriste vrlo malo memorije, a pritom su brži od </w:t>
      </w:r>
      <w:r w:rsidR="00AA527E" w:rsidRPr="005211B4">
        <w:rPr>
          <w:i/>
          <w:lang w:val="sr-Latn-RS"/>
        </w:rPr>
        <w:t>dictionary stemmers</w:t>
      </w:r>
      <w:r w:rsidR="00AA527E" w:rsidRPr="005211B4">
        <w:rPr>
          <w:lang w:val="sr-Latn-RS"/>
        </w:rPr>
        <w:t xml:space="preserve">. </w:t>
      </w:r>
      <w:r w:rsidR="0013747B" w:rsidRPr="005211B4">
        <w:rPr>
          <w:lang w:val="sr-Latn-RS"/>
        </w:rPr>
        <w:t xml:space="preserve">Međutim, ovaj tip </w:t>
      </w:r>
      <w:r w:rsidR="0013747B" w:rsidRPr="005211B4">
        <w:rPr>
          <w:i/>
          <w:lang w:val="sr-Latn-RS"/>
        </w:rPr>
        <w:t>stemming token fil</w:t>
      </w:r>
      <w:r w:rsidR="00AA527E" w:rsidRPr="005211B4">
        <w:rPr>
          <w:i/>
          <w:lang w:val="sr-Latn-RS"/>
        </w:rPr>
        <w:t>ters</w:t>
      </w:r>
      <w:r w:rsidR="00AA527E" w:rsidRPr="005211B4">
        <w:rPr>
          <w:lang w:val="sr-Latn-RS"/>
        </w:rPr>
        <w:t xml:space="preserve"> komponenti ne radi dobro sa rečima koje ne sadrže koren u svom obliku.</w:t>
      </w:r>
    </w:p>
    <w:p w14:paraId="138476C3" w14:textId="77777777" w:rsidR="00AD181A" w:rsidRPr="005211B4" w:rsidRDefault="00AD181A" w:rsidP="00AD181A">
      <w:pPr>
        <w:pStyle w:val="ListParagraph"/>
        <w:numPr>
          <w:ilvl w:val="0"/>
          <w:numId w:val="14"/>
        </w:numPr>
        <w:jc w:val="both"/>
        <w:rPr>
          <w:b/>
          <w:lang w:val="sr-Latn-RS"/>
        </w:rPr>
      </w:pPr>
      <w:r w:rsidRPr="005211B4">
        <w:rPr>
          <w:b/>
          <w:i/>
          <w:lang w:val="sr-Latn-RS"/>
        </w:rPr>
        <w:t>dictionary stemmers</w:t>
      </w:r>
      <w:r w:rsidR="008826C8" w:rsidRPr="005211B4">
        <w:rPr>
          <w:lang w:val="sr-Latn-RS"/>
        </w:rPr>
        <w:t xml:space="preserve"> - </w:t>
      </w:r>
      <w:r w:rsidR="00AA527E" w:rsidRPr="005211B4">
        <w:rPr>
          <w:lang w:val="sr-Latn-RS"/>
        </w:rPr>
        <w:t xml:space="preserve">koriste rečnik koji je potrebno navesti pri implementaciji. </w:t>
      </w:r>
      <w:r w:rsidR="00C204C8" w:rsidRPr="005211B4">
        <w:rPr>
          <w:lang w:val="sr-Latn-RS"/>
        </w:rPr>
        <w:t xml:space="preserve">Za svaku </w:t>
      </w:r>
      <w:r w:rsidR="00AA527E" w:rsidRPr="005211B4">
        <w:rPr>
          <w:lang w:val="sr-Latn-RS"/>
        </w:rPr>
        <w:t>reč</w:t>
      </w:r>
      <w:r w:rsidR="00C204C8" w:rsidRPr="005211B4">
        <w:rPr>
          <w:lang w:val="sr-Latn-RS"/>
        </w:rPr>
        <w:t>, odnosno token,</w:t>
      </w:r>
      <w:r w:rsidR="00AA527E" w:rsidRPr="005211B4">
        <w:rPr>
          <w:lang w:val="sr-Latn-RS"/>
        </w:rPr>
        <w:t xml:space="preserve"> traže koren u okviru datog rečnika.</w:t>
      </w:r>
      <w:r w:rsidR="00C30663" w:rsidRPr="005211B4">
        <w:rPr>
          <w:lang w:val="sr-Latn-RS"/>
        </w:rPr>
        <w:t xml:space="preserve"> Ovim se rešava problem pronalaženja korena </w:t>
      </w:r>
      <w:r w:rsidR="00054BE5" w:rsidRPr="005211B4">
        <w:rPr>
          <w:lang w:val="sr-Latn-RS"/>
        </w:rPr>
        <w:t>za izuzetke</w:t>
      </w:r>
      <w:r w:rsidR="00C30663" w:rsidRPr="005211B4">
        <w:rPr>
          <w:lang w:val="sr-Latn-RS"/>
        </w:rPr>
        <w:t>, ali i reči koje deluju kao da imaju zajedn</w:t>
      </w:r>
      <w:r w:rsidR="005B1790" w:rsidRPr="005211B4">
        <w:rPr>
          <w:lang w:val="sr-Latn-RS"/>
        </w:rPr>
        <w:t>ički koren, a</w:t>
      </w:r>
      <w:r w:rsidR="00FD6EC8" w:rsidRPr="005211B4">
        <w:rPr>
          <w:lang w:val="sr-Latn-RS"/>
        </w:rPr>
        <w:t>li je</w:t>
      </w:r>
      <w:r w:rsidR="0008037F" w:rsidRPr="005211B4">
        <w:rPr>
          <w:lang w:val="sr-Latn-RS"/>
        </w:rPr>
        <w:t xml:space="preserve"> međusobna</w:t>
      </w:r>
      <w:r w:rsidR="00FD6EC8" w:rsidRPr="005211B4">
        <w:rPr>
          <w:lang w:val="sr-Latn-RS"/>
        </w:rPr>
        <w:t xml:space="preserve"> smisao tih reči potpuno </w:t>
      </w:r>
      <w:r w:rsidR="00667511" w:rsidRPr="005211B4">
        <w:rPr>
          <w:lang w:val="sr-Latn-RS"/>
        </w:rPr>
        <w:t>različita</w:t>
      </w:r>
      <w:r w:rsidR="005B1790" w:rsidRPr="005211B4">
        <w:rPr>
          <w:lang w:val="sr-Latn-RS"/>
        </w:rPr>
        <w:t>.</w:t>
      </w:r>
      <w:r w:rsidR="00FD6EC8" w:rsidRPr="005211B4">
        <w:rPr>
          <w:lang w:val="sr-Latn-RS"/>
        </w:rPr>
        <w:t xml:space="preserve"> Iako se ova opcija za </w:t>
      </w:r>
      <w:r w:rsidR="00FD6EC8" w:rsidRPr="005211B4">
        <w:rPr>
          <w:i/>
          <w:lang w:val="sr-Latn-RS"/>
        </w:rPr>
        <w:t>stemming token filters</w:t>
      </w:r>
      <w:r w:rsidR="00FD6EC8" w:rsidRPr="005211B4">
        <w:rPr>
          <w:lang w:val="sr-Latn-RS"/>
        </w:rPr>
        <w:t xml:space="preserve"> čini kao bolja, izbegavа</w:t>
      </w:r>
      <w:r w:rsidR="00667511" w:rsidRPr="005211B4">
        <w:rPr>
          <w:lang w:val="sr-Latn-RS"/>
        </w:rPr>
        <w:t xml:space="preserve"> se</w:t>
      </w:r>
      <w:r w:rsidR="00FD6EC8" w:rsidRPr="005211B4">
        <w:rPr>
          <w:lang w:val="sr-Latn-RS"/>
        </w:rPr>
        <w:t>, zato što je potrebno naći provereno dobar rečnik, koji ima što veći broj reči, a takvi su često retko dostupni</w:t>
      </w:r>
      <w:r w:rsidR="00C955CC" w:rsidRPr="005211B4">
        <w:rPr>
          <w:lang w:val="sr-Latn-RS"/>
        </w:rPr>
        <w:t xml:space="preserve">. Osim toga, da bi rečnik mogao da se koristi, potrebno je da bude celokupno učitan u RAM memoriju, što </w:t>
      </w:r>
      <w:r w:rsidR="00426C36" w:rsidRPr="005211B4">
        <w:rPr>
          <w:lang w:val="sr-Latn-RS"/>
        </w:rPr>
        <w:t>znači da je potrebno učitati</w:t>
      </w:r>
      <w:r w:rsidR="00C955CC" w:rsidRPr="005211B4">
        <w:rPr>
          <w:lang w:val="sr-Latn-RS"/>
        </w:rPr>
        <w:t xml:space="preserve"> sve njegove</w:t>
      </w:r>
      <w:r w:rsidR="00426C36" w:rsidRPr="005211B4">
        <w:rPr>
          <w:lang w:val="sr-Latn-RS"/>
        </w:rPr>
        <w:t xml:space="preserve"> reči, prefikse</w:t>
      </w:r>
      <w:r w:rsidR="00C955CC" w:rsidRPr="005211B4">
        <w:rPr>
          <w:lang w:val="sr-Latn-RS"/>
        </w:rPr>
        <w:t xml:space="preserve"> i sufiks</w:t>
      </w:r>
      <w:r w:rsidR="00426C36" w:rsidRPr="005211B4">
        <w:rPr>
          <w:lang w:val="sr-Latn-RS"/>
        </w:rPr>
        <w:t>e</w:t>
      </w:r>
      <w:r w:rsidR="00C955CC" w:rsidRPr="005211B4">
        <w:rPr>
          <w:lang w:val="sr-Latn-RS"/>
        </w:rPr>
        <w:t xml:space="preserve">, što poprilično usporava </w:t>
      </w:r>
      <w:r w:rsidR="00C955CC" w:rsidRPr="005211B4">
        <w:rPr>
          <w:i/>
          <w:lang w:val="sr-Latn-RS"/>
        </w:rPr>
        <w:t>stemming</w:t>
      </w:r>
      <w:r w:rsidR="00C955CC" w:rsidRPr="005211B4">
        <w:rPr>
          <w:lang w:val="sr-Latn-RS"/>
        </w:rPr>
        <w:t xml:space="preserve"> poces.</w:t>
      </w:r>
    </w:p>
    <w:p w14:paraId="5BCCE570" w14:textId="02C12421" w:rsidR="00426C36" w:rsidRPr="005211B4" w:rsidRDefault="00426C36" w:rsidP="00426C36">
      <w:pPr>
        <w:jc w:val="both"/>
        <w:rPr>
          <w:lang w:val="sr-Latn-RS"/>
        </w:rPr>
      </w:pPr>
      <w:r w:rsidRPr="005211B4">
        <w:rPr>
          <w:lang w:val="sr-Latn-RS"/>
        </w:rPr>
        <w:t xml:space="preserve">Bez obzira na to koji </w:t>
      </w:r>
      <w:r w:rsidR="0008037F" w:rsidRPr="005211B4">
        <w:rPr>
          <w:i/>
          <w:lang w:val="sr-Latn-RS"/>
        </w:rPr>
        <w:t>stemming token filter</w:t>
      </w:r>
      <w:r w:rsidRPr="005211B4">
        <w:rPr>
          <w:lang w:val="sr-Latn-RS"/>
        </w:rPr>
        <w:t xml:space="preserve"> se koristi, potrebno je is</w:t>
      </w:r>
      <w:r w:rsidR="0008037F" w:rsidRPr="005211B4">
        <w:rPr>
          <w:lang w:val="sr-Latn-RS"/>
        </w:rPr>
        <w:t>ti</w:t>
      </w:r>
      <w:r w:rsidRPr="005211B4">
        <w:rPr>
          <w:lang w:val="sr-Latn-RS"/>
        </w:rPr>
        <w:t xml:space="preserve"> primeniti na tekst i prilikom upisivanja u </w:t>
      </w:r>
      <w:r w:rsidR="0041555E" w:rsidRPr="0041555E">
        <w:rPr>
          <w:i/>
          <w:lang w:val="sr-Latn-RS"/>
        </w:rPr>
        <w:t>index</w:t>
      </w:r>
      <w:r w:rsidRPr="005211B4">
        <w:rPr>
          <w:lang w:val="sr-Latn-RS"/>
        </w:rPr>
        <w:t xml:space="preserve"> i prilikom pretrage</w:t>
      </w:r>
      <w:r w:rsidR="006A67A3" w:rsidRPr="005211B4">
        <w:rPr>
          <w:lang w:val="sr-Latn-RS"/>
        </w:rPr>
        <w:t xml:space="preserve">, s obzirom da </w:t>
      </w:r>
      <w:r w:rsidR="006A67A3" w:rsidRPr="005211B4">
        <w:rPr>
          <w:i/>
          <w:lang w:val="sr-Latn-RS"/>
        </w:rPr>
        <w:t>stemming</w:t>
      </w:r>
      <w:r w:rsidR="006A67A3" w:rsidRPr="005211B4">
        <w:rPr>
          <w:lang w:val="sr-Latn-RS"/>
        </w:rPr>
        <w:t xml:space="preserve"> menja oblik reči</w:t>
      </w:r>
      <w:r w:rsidR="003A3398" w:rsidRPr="005211B4">
        <w:rPr>
          <w:lang w:val="sr-Latn-RS"/>
        </w:rPr>
        <w:t xml:space="preserve"> </w:t>
      </w:r>
      <w:r w:rsidR="003A3398" w:rsidRPr="00D576B0">
        <w:rPr>
          <w:lang w:val="sr-Latn-RS"/>
        </w:rPr>
        <w:t>[</w:t>
      </w:r>
      <w:del w:id="589" w:author="Korisnik" w:date="2024-09-19T17:49:00Z">
        <w:r w:rsidR="003A3398" w:rsidRPr="00D576B0" w:rsidDel="00C03CB6">
          <w:rPr>
            <w:lang w:val="sr-Latn-RS"/>
          </w:rPr>
          <w:delText>32</w:delText>
        </w:r>
      </w:del>
      <w:ins w:id="590" w:author="Korisnik" w:date="2024-09-19T17:49:00Z">
        <w:r w:rsidR="00C03CB6" w:rsidRPr="00D576B0">
          <w:rPr>
            <w:lang w:val="sr-Latn-RS"/>
          </w:rPr>
          <w:t>3</w:t>
        </w:r>
      </w:ins>
      <w:ins w:id="591" w:author="Korisnik" w:date="2024-09-19T17:54:00Z">
        <w:r w:rsidR="00DA58E4">
          <w:rPr>
            <w:lang w:val="sr-Latn-RS"/>
          </w:rPr>
          <w:t>4</w:t>
        </w:r>
      </w:ins>
      <w:r w:rsidR="003A3398" w:rsidRPr="00D576B0">
        <w:rPr>
          <w:lang w:val="sr-Latn-RS"/>
        </w:rPr>
        <w:t>]</w:t>
      </w:r>
      <w:r w:rsidRPr="00D576B0">
        <w:rPr>
          <w:lang w:val="sr-Latn-RS"/>
        </w:rPr>
        <w:t>.</w:t>
      </w:r>
    </w:p>
    <w:p w14:paraId="5E8AE848" w14:textId="77777777" w:rsidR="001F4C58" w:rsidRDefault="001F4C58" w:rsidP="00426C36">
      <w:pPr>
        <w:jc w:val="both"/>
        <w:rPr>
          <w:lang w:val="sr-Latn-RS"/>
        </w:rPr>
      </w:pPr>
    </w:p>
    <w:p w14:paraId="11FDEFE5" w14:textId="77777777" w:rsidR="001F4C58" w:rsidRPr="001A4878" w:rsidRDefault="001F4C58" w:rsidP="001F4C58">
      <w:pPr>
        <w:pStyle w:val="Heading3"/>
        <w:rPr>
          <w:i/>
          <w:lang w:val="sr-Latn-RS"/>
        </w:rPr>
      </w:pPr>
      <w:bookmarkStart w:id="592" w:name="_Toc177675777"/>
      <w:r w:rsidRPr="001A4878">
        <w:rPr>
          <w:i/>
          <w:lang w:val="sr-Latn-RS"/>
        </w:rPr>
        <w:t>Stop words</w:t>
      </w:r>
      <w:bookmarkEnd w:id="592"/>
    </w:p>
    <w:p w14:paraId="55E8E095" w14:textId="77777777" w:rsidR="001F4C58" w:rsidRDefault="001F4C58" w:rsidP="001F4C58">
      <w:pPr>
        <w:rPr>
          <w:lang w:val="sr-Latn-RS"/>
        </w:rPr>
      </w:pPr>
    </w:p>
    <w:p w14:paraId="61FC9D67" w14:textId="3115F411"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w:t>
      </w:r>
      <w:ins w:id="593" w:author="Dunja Vrbaski" w:date="2024-09-17T23:47:00Z">
        <w:r w:rsidR="00E5390E">
          <w:rPr>
            <w:lang w:val="sr-Latn-RS"/>
          </w:rPr>
          <w:t>m</w:t>
        </w:r>
      </w:ins>
      <w:r>
        <w:rPr>
          <w:lang w:val="sr-Latn-RS"/>
        </w:rPr>
        <w:t xml:space="preserve">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w:t>
      </w:r>
      <w:del w:id="594" w:author="Korisnik" w:date="2024-09-19T17:49:00Z">
        <w:r w:rsidR="00EB0562" w:rsidDel="00C03CB6">
          <w:delText>35</w:delText>
        </w:r>
      </w:del>
      <w:ins w:id="595" w:author="Korisnik" w:date="2024-09-19T17:49:00Z">
        <w:r w:rsidR="00C03CB6">
          <w:t>3</w:t>
        </w:r>
      </w:ins>
      <w:ins w:id="596" w:author="Korisnik" w:date="2024-09-19T17:54:00Z">
        <w:r w:rsidR="00DA58E4">
          <w:t>5</w:t>
        </w:r>
      </w:ins>
      <w:r w:rsidR="00EB0562">
        <w:t>][</w:t>
      </w:r>
      <w:del w:id="597" w:author="Korisnik" w:date="2024-09-19T17:49:00Z">
        <w:r w:rsidR="00EB0562" w:rsidDel="00C03CB6">
          <w:delText>36</w:delText>
        </w:r>
      </w:del>
      <w:ins w:id="598" w:author="Korisnik" w:date="2024-09-19T17:49:00Z">
        <w:r w:rsidR="00C03CB6">
          <w:t>3</w:t>
        </w:r>
      </w:ins>
      <w:ins w:id="599" w:author="Korisnik" w:date="2024-09-19T17:54:00Z">
        <w:r w:rsidR="00DA58E4">
          <w:t>6</w:t>
        </w:r>
      </w:ins>
      <w:r w:rsidR="00EB0562">
        <w:t>]</w:t>
      </w:r>
      <w:r w:rsidR="002A28AC">
        <w:t>.</w:t>
      </w:r>
    </w:p>
    <w:p w14:paraId="332F5A20" w14:textId="77777777" w:rsidR="00EB170E" w:rsidRDefault="00EB170E" w:rsidP="0011662C">
      <w:pPr>
        <w:jc w:val="both"/>
      </w:pPr>
    </w:p>
    <w:p w14:paraId="3AA15212" w14:textId="77777777" w:rsidR="003E511E" w:rsidRPr="00B17686" w:rsidRDefault="003E511E" w:rsidP="003E511E">
      <w:pPr>
        <w:pStyle w:val="Heading3"/>
        <w:rPr>
          <w:i/>
        </w:rPr>
      </w:pPr>
      <w:bookmarkStart w:id="600" w:name="_Toc177675778"/>
      <w:r w:rsidRPr="00B17686">
        <w:rPr>
          <w:i/>
        </w:rPr>
        <w:t>Synonyms</w:t>
      </w:r>
      <w:bookmarkEnd w:id="600"/>
    </w:p>
    <w:p w14:paraId="59D64B36" w14:textId="77777777" w:rsidR="0060771A" w:rsidRDefault="0060771A" w:rsidP="0060771A"/>
    <w:p w14:paraId="0D104C2F" w14:textId="77777777" w:rsidR="003134E8" w:rsidRPr="00E5390E" w:rsidRDefault="0060771A" w:rsidP="002D00D7">
      <w:pPr>
        <w:jc w:val="both"/>
        <w:rPr>
          <w:lang w:val="sr-Latn-RS"/>
        </w:rPr>
      </w:pPr>
      <w:r w:rsidRPr="00E5390E">
        <w:rPr>
          <w:i/>
          <w:lang w:val="sr-Latn-RS"/>
        </w:rPr>
        <w:t>Synonyms</w:t>
      </w:r>
      <w:r w:rsidRPr="00E5390E">
        <w:rPr>
          <w:lang w:val="sr-Latn-RS"/>
        </w:rPr>
        <w:t xml:space="preserve"> predstavljaju jednu od ključnih stvari za uspešnu pretragu. </w:t>
      </w:r>
      <w:r w:rsidR="00017885" w:rsidRPr="00E5390E">
        <w:rPr>
          <w:lang w:val="sr-Latn-RS"/>
        </w:rPr>
        <w:t>Njihovim korišćenjem</w:t>
      </w:r>
      <w:r w:rsidR="001971DA" w:rsidRPr="00E5390E">
        <w:rPr>
          <w:lang w:val="sr-Latn-RS"/>
        </w:rPr>
        <w:t xml:space="preserve"> se poboljšava rezultat pretrage, jer je moguće naći </w:t>
      </w:r>
      <w:r w:rsidR="00F85147" w:rsidRPr="00E5390E">
        <w:rPr>
          <w:lang w:val="sr-Latn-RS"/>
        </w:rPr>
        <w:t xml:space="preserve">i one </w:t>
      </w:r>
      <w:r w:rsidR="001971DA" w:rsidRPr="00E5390E">
        <w:rPr>
          <w:lang w:val="sr-Latn-RS"/>
        </w:rPr>
        <w:t xml:space="preserve">dokumente koji </w:t>
      </w:r>
      <w:r w:rsidR="0085316D" w:rsidRPr="00E5390E">
        <w:rPr>
          <w:lang w:val="sr-Latn-RS"/>
        </w:rPr>
        <w:t>sadrže</w:t>
      </w:r>
      <w:r w:rsidR="001971DA" w:rsidRPr="00E5390E">
        <w:rPr>
          <w:lang w:val="sr-Latn-RS"/>
        </w:rPr>
        <w:t xml:space="preserve"> sinonime umesto otkucanih reči u upitu.</w:t>
      </w:r>
    </w:p>
    <w:p w14:paraId="45475A53" w14:textId="2062FC52" w:rsidR="00186966" w:rsidRPr="00E5390E" w:rsidRDefault="00833B14" w:rsidP="002D00D7">
      <w:pPr>
        <w:jc w:val="both"/>
        <w:rPr>
          <w:lang w:val="sr-Latn-RS"/>
        </w:rPr>
      </w:pPr>
      <w:r w:rsidRPr="00E5390E">
        <w:rPr>
          <w:i/>
          <w:lang w:val="sr-Latn-RS"/>
        </w:rPr>
        <w:t>Synonyms</w:t>
      </w:r>
      <w:r w:rsidRPr="00E5390E">
        <w:rPr>
          <w:lang w:val="sr-Latn-RS"/>
        </w:rPr>
        <w:t xml:space="preserve"> se čuvaju u </w:t>
      </w:r>
      <w:r w:rsidRPr="00E5390E">
        <w:rPr>
          <w:i/>
          <w:lang w:val="sr-Latn-RS"/>
        </w:rPr>
        <w:t>synonyms sets</w:t>
      </w:r>
      <w:r w:rsidR="001E21A5" w:rsidRPr="00E5390E">
        <w:rPr>
          <w:lang w:val="sr-Latn-RS"/>
        </w:rPr>
        <w:t xml:space="preserve"> u vidu </w:t>
      </w:r>
      <w:r w:rsidR="001E21A5" w:rsidRPr="00E5390E">
        <w:rPr>
          <w:i/>
          <w:lang w:val="sr-Latn-RS"/>
        </w:rPr>
        <w:t>synonym rules</w:t>
      </w:r>
      <w:r w:rsidR="001E21A5" w:rsidRPr="00E5390E">
        <w:rPr>
          <w:lang w:val="sr-Latn-RS"/>
        </w:rPr>
        <w:t xml:space="preserve"> celina</w:t>
      </w:r>
      <w:r w:rsidRPr="00E5390E">
        <w:rPr>
          <w:lang w:val="sr-Latn-RS"/>
        </w:rPr>
        <w:t xml:space="preserve">. </w:t>
      </w:r>
      <w:r w:rsidR="00CB53A4" w:rsidRPr="00E5390E">
        <w:rPr>
          <w:i/>
          <w:lang w:val="sr-Latn-RS"/>
        </w:rPr>
        <w:t>Synonym rules</w:t>
      </w:r>
      <w:r w:rsidR="00CB53A4" w:rsidRPr="00E5390E">
        <w:rPr>
          <w:lang w:val="sr-Latn-RS"/>
        </w:rPr>
        <w:t xml:space="preserve"> definiš</w:t>
      </w:r>
      <w:r w:rsidR="00957EA3" w:rsidRPr="00E5390E">
        <w:rPr>
          <w:lang w:val="sr-Latn-RS"/>
        </w:rPr>
        <w:t>u</w:t>
      </w:r>
      <w:r w:rsidR="00CB53A4" w:rsidRPr="004A549F">
        <w:rPr>
          <w:lang w:val="sr-Latn-RS"/>
        </w:rPr>
        <w:t xml:space="preserve"> skup reči koje su sinonimi</w:t>
      </w:r>
      <w:r w:rsidR="00F14DF0" w:rsidRPr="00E5390E">
        <w:rPr>
          <w:lang w:val="sr-Latn-RS"/>
        </w:rPr>
        <w:t xml:space="preserve"> </w:t>
      </w:r>
      <w:r w:rsidR="00F14DF0" w:rsidRPr="00D576B0">
        <w:rPr>
          <w:lang w:val="sr-Latn-RS"/>
        </w:rPr>
        <w:t>[</w:t>
      </w:r>
      <w:del w:id="601" w:author="Korisnik" w:date="2024-09-19T17:49:00Z">
        <w:r w:rsidR="00F14DF0" w:rsidRPr="00D576B0" w:rsidDel="00C03CB6">
          <w:rPr>
            <w:lang w:val="sr-Latn-RS"/>
          </w:rPr>
          <w:delText>38</w:delText>
        </w:r>
      </w:del>
      <w:ins w:id="602" w:author="Korisnik" w:date="2024-09-19T17:49:00Z">
        <w:r w:rsidR="00C03CB6" w:rsidRPr="00D576B0">
          <w:rPr>
            <w:lang w:val="sr-Latn-RS"/>
          </w:rPr>
          <w:t>3</w:t>
        </w:r>
      </w:ins>
      <w:ins w:id="603" w:author="Korisnik" w:date="2024-09-19T17:57:00Z">
        <w:r w:rsidR="003B1DEA" w:rsidRPr="003B1DEA">
          <w:rPr>
            <w:lang w:val="sr-Latn-RS"/>
            <w:rPrChange w:id="604" w:author="Korisnik" w:date="2024-09-19T17:57:00Z">
              <w:rPr>
                <w:highlight w:val="green"/>
                <w:lang w:val="sr-Latn-RS"/>
              </w:rPr>
            </w:rPrChange>
          </w:rPr>
          <w:t>7</w:t>
        </w:r>
      </w:ins>
      <w:r w:rsidR="00F14DF0" w:rsidRPr="00D576B0">
        <w:rPr>
          <w:lang w:val="sr-Latn-RS"/>
        </w:rPr>
        <w:t>]</w:t>
      </w:r>
      <w:r w:rsidR="00CB53A4" w:rsidRPr="00E5390E">
        <w:rPr>
          <w:lang w:val="sr-Latn-RS"/>
        </w:rPr>
        <w:t xml:space="preserve">. </w:t>
      </w:r>
      <w:r w:rsidRPr="00E5390E">
        <w:rPr>
          <w:lang w:val="sr-Latn-RS"/>
        </w:rPr>
        <w:t xml:space="preserve">Svaki </w:t>
      </w:r>
      <w:r w:rsidRPr="00E5390E">
        <w:rPr>
          <w:i/>
          <w:lang w:val="sr-Latn-RS"/>
        </w:rPr>
        <w:t>synonyms set</w:t>
      </w:r>
      <w:r w:rsidRPr="00E5390E">
        <w:rPr>
          <w:lang w:val="sr-Latn-RS"/>
        </w:rPr>
        <w:t xml:space="preserve"> je potrebno </w:t>
      </w:r>
      <w:r w:rsidR="00E5627C" w:rsidRPr="00E5390E">
        <w:rPr>
          <w:lang w:val="sr-Latn-RS"/>
        </w:rPr>
        <w:t>sačuvati</w:t>
      </w:r>
      <w:r w:rsidRPr="00E5390E">
        <w:rPr>
          <w:lang w:val="sr-Latn-RS"/>
        </w:rPr>
        <w:t xml:space="preserve"> </w:t>
      </w:r>
      <w:r w:rsidR="00186966" w:rsidRPr="00E5390E">
        <w:rPr>
          <w:lang w:val="sr-Latn-RS"/>
        </w:rPr>
        <w:t xml:space="preserve">u okviru </w:t>
      </w:r>
      <w:r w:rsidR="00E5627C" w:rsidRPr="00E5390E">
        <w:rPr>
          <w:i/>
          <w:lang w:val="sr-Latn-RS"/>
        </w:rPr>
        <w:t>Elasticsearch</w:t>
      </w:r>
      <w:r w:rsidR="00E5627C" w:rsidRPr="00E5390E">
        <w:rPr>
          <w:lang w:val="sr-Latn-RS"/>
        </w:rPr>
        <w:t xml:space="preserve"> </w:t>
      </w:r>
      <w:r w:rsidR="00186966" w:rsidRPr="00E5390E">
        <w:rPr>
          <w:lang w:val="sr-Latn-RS"/>
        </w:rPr>
        <w:t xml:space="preserve">mehanizma kako bi </w:t>
      </w:r>
      <w:r w:rsidRPr="004A549F">
        <w:rPr>
          <w:lang w:val="sr-Latn-RS"/>
        </w:rPr>
        <w:t xml:space="preserve">mogao da </w:t>
      </w:r>
      <w:r w:rsidR="009D0A80" w:rsidRPr="00E5390E">
        <w:rPr>
          <w:lang w:val="sr-Latn-RS"/>
        </w:rPr>
        <w:t>se</w:t>
      </w:r>
      <w:r w:rsidRPr="00E5390E">
        <w:rPr>
          <w:lang w:val="sr-Latn-RS"/>
        </w:rPr>
        <w:t xml:space="preserve"> koristi</w:t>
      </w:r>
      <w:r w:rsidR="00E5627C" w:rsidRPr="00E5390E">
        <w:rPr>
          <w:lang w:val="sr-Latn-RS"/>
        </w:rPr>
        <w:t>.</w:t>
      </w:r>
    </w:p>
    <w:p w14:paraId="5D610548" w14:textId="77777777" w:rsidR="00186966" w:rsidRPr="00E5390E" w:rsidRDefault="00186966" w:rsidP="002D00D7">
      <w:pPr>
        <w:jc w:val="both"/>
        <w:rPr>
          <w:lang w:val="sr-Latn-RS"/>
        </w:rPr>
      </w:pPr>
      <w:r w:rsidRPr="00E5390E">
        <w:rPr>
          <w:lang w:val="sr-Latn-RS"/>
        </w:rPr>
        <w:t xml:space="preserve">Postoje tri načina na koje je moguće čuvati </w:t>
      </w:r>
      <w:r w:rsidRPr="00E5390E">
        <w:rPr>
          <w:i/>
          <w:lang w:val="sr-Latn-RS"/>
        </w:rPr>
        <w:t>synonyms sets</w:t>
      </w:r>
      <w:r w:rsidRPr="00E5390E">
        <w:rPr>
          <w:lang w:val="sr-Latn-RS"/>
        </w:rPr>
        <w:t>:</w:t>
      </w:r>
    </w:p>
    <w:p w14:paraId="6E1480E8" w14:textId="77777777" w:rsidR="00186966" w:rsidRPr="00E5390E" w:rsidRDefault="00186966" w:rsidP="002D00D7">
      <w:pPr>
        <w:pStyle w:val="ListParagraph"/>
        <w:numPr>
          <w:ilvl w:val="0"/>
          <w:numId w:val="17"/>
        </w:numPr>
        <w:jc w:val="both"/>
        <w:rPr>
          <w:lang w:val="sr-Latn-RS"/>
        </w:rPr>
      </w:pPr>
      <w:r w:rsidRPr="00E5390E">
        <w:rPr>
          <w:b/>
          <w:i/>
          <w:lang w:val="sr-Latn-RS"/>
        </w:rPr>
        <w:t xml:space="preserve">synonyms API </w:t>
      </w:r>
      <w:r w:rsidRPr="00E5390E">
        <w:rPr>
          <w:lang w:val="sr-Latn-RS"/>
        </w:rPr>
        <w:t>-</w:t>
      </w:r>
      <w:r w:rsidR="00C618E6" w:rsidRPr="00E5390E">
        <w:rPr>
          <w:lang w:val="sr-Latn-RS"/>
        </w:rPr>
        <w:t xml:space="preserve"> najfleksibilniji način. </w:t>
      </w:r>
      <w:r w:rsidR="009F55F0" w:rsidRPr="00E5390E">
        <w:rPr>
          <w:lang w:val="sr-Latn-RS"/>
        </w:rPr>
        <w:t xml:space="preserve">Sve izmene nad </w:t>
      </w:r>
      <w:r w:rsidR="009F55F0" w:rsidRPr="00E5390E">
        <w:rPr>
          <w:i/>
          <w:lang w:val="sr-Latn-RS"/>
        </w:rPr>
        <w:t>synonyms set</w:t>
      </w:r>
      <w:r w:rsidR="009F55F0" w:rsidRPr="00E5390E">
        <w:rPr>
          <w:lang w:val="sr-Latn-RS"/>
        </w:rPr>
        <w:t xml:space="preserve"> su dinamičke i </w:t>
      </w:r>
      <w:r w:rsidR="009C51CE" w:rsidRPr="00E5390E">
        <w:rPr>
          <w:i/>
          <w:lang w:val="sr-Latn-RS"/>
        </w:rPr>
        <w:t>analyzer</w:t>
      </w:r>
      <w:r w:rsidR="009C51CE" w:rsidRPr="00E5390E">
        <w:rPr>
          <w:lang w:val="sr-Latn-RS"/>
        </w:rPr>
        <w:t xml:space="preserve"> koji referencira</w:t>
      </w:r>
      <w:r w:rsidR="00C73D9B" w:rsidRPr="00E5390E">
        <w:rPr>
          <w:lang w:val="sr-Latn-RS"/>
        </w:rPr>
        <w:t xml:space="preserve"> taj</w:t>
      </w:r>
      <w:r w:rsidR="009C51CE" w:rsidRPr="00E5390E">
        <w:rPr>
          <w:lang w:val="sr-Latn-RS"/>
        </w:rPr>
        <w:t xml:space="preserve"> </w:t>
      </w:r>
      <w:r w:rsidR="009C51CE" w:rsidRPr="00E5390E">
        <w:rPr>
          <w:i/>
          <w:lang w:val="sr-Latn-RS"/>
        </w:rPr>
        <w:t>set</w:t>
      </w:r>
      <w:r w:rsidR="009C51CE" w:rsidRPr="00E5390E">
        <w:rPr>
          <w:lang w:val="sr-Latn-RS"/>
        </w:rPr>
        <w:t xml:space="preserve"> se sam </w:t>
      </w:r>
      <w:r w:rsidR="009F55F0" w:rsidRPr="00E5390E">
        <w:rPr>
          <w:lang w:val="sr-Latn-RS"/>
        </w:rPr>
        <w:t xml:space="preserve">automatski </w:t>
      </w:r>
      <w:r w:rsidR="009C51CE" w:rsidRPr="00E5390E">
        <w:rPr>
          <w:lang w:val="sr-Latn-RS"/>
        </w:rPr>
        <w:t>učitava</w:t>
      </w:r>
      <w:r w:rsidR="00F258CA" w:rsidRPr="00E5390E">
        <w:rPr>
          <w:lang w:val="sr-Latn-RS"/>
        </w:rPr>
        <w:t xml:space="preserve"> </w:t>
      </w:r>
      <w:r w:rsidR="00D8726A" w:rsidRPr="00E5390E">
        <w:rPr>
          <w:lang w:val="sr-Latn-RS"/>
        </w:rPr>
        <w:t>pri svakoj izmeni</w:t>
      </w:r>
      <w:r w:rsidR="009F55F0" w:rsidRPr="00E5390E">
        <w:rPr>
          <w:lang w:val="sr-Latn-RS"/>
        </w:rPr>
        <w:t>.</w:t>
      </w:r>
      <w:r w:rsidRPr="00E5390E">
        <w:rPr>
          <w:lang w:val="sr-Latn-RS"/>
        </w:rPr>
        <w:t xml:space="preserve"> </w:t>
      </w:r>
    </w:p>
    <w:p w14:paraId="23A237BF" w14:textId="77777777" w:rsidR="005554ED" w:rsidRPr="00E5390E" w:rsidRDefault="00186966" w:rsidP="002D00D7">
      <w:pPr>
        <w:pStyle w:val="ListParagraph"/>
        <w:numPr>
          <w:ilvl w:val="0"/>
          <w:numId w:val="17"/>
        </w:numPr>
        <w:jc w:val="both"/>
        <w:rPr>
          <w:lang w:val="sr-Latn-RS"/>
        </w:rPr>
      </w:pPr>
      <w:r w:rsidRPr="00E5390E">
        <w:rPr>
          <w:b/>
          <w:i/>
          <w:lang w:val="sr-Latn-RS"/>
        </w:rPr>
        <w:t>synonyms file</w:t>
      </w:r>
      <w:r w:rsidRPr="00E5390E">
        <w:rPr>
          <w:lang w:val="sr-Latn-RS"/>
        </w:rPr>
        <w:t xml:space="preserve"> -</w:t>
      </w:r>
      <w:r w:rsidR="009C20F2" w:rsidRPr="00E5390E">
        <w:rPr>
          <w:lang w:val="sr-Latn-RS"/>
        </w:rPr>
        <w:t xml:space="preserve"> kreiranje fajlova koji sadrže </w:t>
      </w:r>
      <w:r w:rsidR="009C20F2" w:rsidRPr="00E5390E">
        <w:rPr>
          <w:i/>
          <w:lang w:val="sr-Latn-RS"/>
        </w:rPr>
        <w:t>synonym</w:t>
      </w:r>
      <w:r w:rsidR="00B569F9" w:rsidRPr="00E5390E">
        <w:rPr>
          <w:i/>
          <w:lang w:val="sr-Latn-RS"/>
        </w:rPr>
        <w:t>s set</w:t>
      </w:r>
      <w:r w:rsidR="009C20F2" w:rsidRPr="00E5390E">
        <w:rPr>
          <w:lang w:val="sr-Latn-RS"/>
        </w:rPr>
        <w:t xml:space="preserve">. Potrebno je da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 sadrži ovaj fajl</w:t>
      </w:r>
      <w:r w:rsidR="00D6554B" w:rsidRPr="00E5390E">
        <w:rPr>
          <w:lang w:val="sr-Latn-RS"/>
        </w:rPr>
        <w:t>. S</w:t>
      </w:r>
      <w:r w:rsidR="009C20F2" w:rsidRPr="00E5390E">
        <w:rPr>
          <w:lang w:val="sr-Latn-RS"/>
        </w:rPr>
        <w:t xml:space="preserve">a svakom izmenom fajla potrebno je okačiti ažurirani fajl za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w:t>
      </w:r>
      <w:r w:rsidR="00D6554B" w:rsidRPr="00E5390E">
        <w:rPr>
          <w:lang w:val="sr-Latn-RS"/>
        </w:rPr>
        <w:t xml:space="preserve"> i ponovo učitati </w:t>
      </w:r>
      <w:r w:rsidR="00D6554B" w:rsidRPr="00E5390E">
        <w:rPr>
          <w:i/>
          <w:lang w:val="sr-Latn-RS"/>
        </w:rPr>
        <w:t>analyzer</w:t>
      </w:r>
      <w:r w:rsidR="00D6554B" w:rsidRPr="00E5390E">
        <w:rPr>
          <w:lang w:val="sr-Latn-RS"/>
        </w:rPr>
        <w:t xml:space="preserve"> koji se koristi</w:t>
      </w:r>
      <w:r w:rsidR="009C20F2" w:rsidRPr="00E5390E">
        <w:rPr>
          <w:lang w:val="sr-Latn-RS"/>
        </w:rPr>
        <w:t>.</w:t>
      </w:r>
    </w:p>
    <w:p w14:paraId="214170C8" w14:textId="77777777" w:rsidR="003134E8" w:rsidRPr="00E5390E" w:rsidRDefault="00186966" w:rsidP="002D00D7">
      <w:pPr>
        <w:pStyle w:val="ListParagraph"/>
        <w:numPr>
          <w:ilvl w:val="0"/>
          <w:numId w:val="17"/>
        </w:numPr>
        <w:jc w:val="both"/>
        <w:rPr>
          <w:lang w:val="sr-Latn-RS"/>
        </w:rPr>
      </w:pPr>
      <w:r w:rsidRPr="00E5390E">
        <w:rPr>
          <w:b/>
          <w:i/>
          <w:lang w:val="sr-Latn-RS"/>
        </w:rPr>
        <w:t>inline</w:t>
      </w:r>
      <w:r w:rsidRPr="00E5390E">
        <w:rPr>
          <w:lang w:val="sr-Latn-RS"/>
        </w:rPr>
        <w:t xml:space="preserve"> - </w:t>
      </w:r>
      <w:r w:rsidR="0003561F" w:rsidRPr="00E5390E">
        <w:rPr>
          <w:lang w:val="sr-Latn-RS"/>
        </w:rPr>
        <w:t xml:space="preserve">sinonimi se direktno dodaju u </w:t>
      </w:r>
      <w:r w:rsidR="0003561F" w:rsidRPr="00E5390E">
        <w:rPr>
          <w:i/>
          <w:lang w:val="sr-Latn-RS"/>
        </w:rPr>
        <w:t>token filter</w:t>
      </w:r>
      <w:r w:rsidR="0003561F" w:rsidRPr="00E5390E">
        <w:rPr>
          <w:lang w:val="sr-Latn-RS"/>
        </w:rPr>
        <w:t>. Nije preporučljivo.</w:t>
      </w:r>
    </w:p>
    <w:p w14:paraId="66906CB0" w14:textId="77777777" w:rsidR="001E21A5" w:rsidRPr="00E5390E" w:rsidRDefault="005554ED" w:rsidP="002D00D7">
      <w:pPr>
        <w:jc w:val="both"/>
        <w:rPr>
          <w:lang w:val="sr-Latn-RS"/>
        </w:rPr>
      </w:pPr>
      <w:r w:rsidRPr="00E5390E">
        <w:rPr>
          <w:lang w:val="sr-Latn-RS"/>
        </w:rPr>
        <w:lastRenderedPageBreak/>
        <w:t xml:space="preserve">Prilikom korišćenja </w:t>
      </w:r>
      <w:r w:rsidRPr="00E5390E">
        <w:rPr>
          <w:i/>
          <w:lang w:val="sr-Latn-RS"/>
        </w:rPr>
        <w:t>synonyms</w:t>
      </w:r>
      <w:r w:rsidRPr="00E5390E">
        <w:rPr>
          <w:lang w:val="sr-Latn-RS"/>
        </w:rPr>
        <w:t xml:space="preserve"> potrebno je voditi računa o tome da postoji </w:t>
      </w:r>
      <w:r w:rsidRPr="00E5390E">
        <w:rPr>
          <w:i/>
          <w:lang w:val="sr-Latn-RS"/>
        </w:rPr>
        <w:t>synonyms set</w:t>
      </w:r>
      <w:r w:rsidR="00A535A5" w:rsidRPr="00E5390E">
        <w:rPr>
          <w:lang w:val="sr-Latn-RS"/>
        </w:rPr>
        <w:t xml:space="preserve"> koji neka </w:t>
      </w:r>
      <w:r w:rsidR="00A535A5" w:rsidRPr="00E5390E">
        <w:rPr>
          <w:i/>
          <w:lang w:val="sr-Latn-RS"/>
        </w:rPr>
        <w:t>index</w:t>
      </w:r>
      <w:r w:rsidR="00A535A5" w:rsidRPr="00E5390E">
        <w:rPr>
          <w:lang w:val="sr-Latn-RS"/>
        </w:rPr>
        <w:t xml:space="preserve"> komponenta </w:t>
      </w:r>
      <w:r w:rsidR="00732129" w:rsidRPr="00E5390E">
        <w:rPr>
          <w:lang w:val="sr-Latn-RS"/>
        </w:rPr>
        <w:t>referencira</w:t>
      </w:r>
      <w:r w:rsidRPr="00E5390E">
        <w:rPr>
          <w:lang w:val="sr-Latn-RS"/>
        </w:rPr>
        <w:t>.</w:t>
      </w:r>
      <w:r w:rsidR="004205F6" w:rsidRPr="00E5390E">
        <w:rPr>
          <w:lang w:val="sr-Latn-RS"/>
        </w:rPr>
        <w:t xml:space="preserve"> U suprotnom, </w:t>
      </w:r>
      <w:r w:rsidR="00A535A5" w:rsidRPr="00E5390E">
        <w:rPr>
          <w:i/>
          <w:lang w:val="sr-Latn-RS"/>
        </w:rPr>
        <w:t>index</w:t>
      </w:r>
      <w:r w:rsidR="00A535A5" w:rsidRPr="00E5390E">
        <w:rPr>
          <w:lang w:val="sr-Latn-RS"/>
        </w:rPr>
        <w:t xml:space="preserve"> komponenta</w:t>
      </w:r>
      <w:r w:rsidR="004205F6" w:rsidRPr="00E5390E">
        <w:rPr>
          <w:lang w:val="sr-Latn-RS"/>
        </w:rPr>
        <w:t xml:space="preserve"> će biti parcijalno </w:t>
      </w:r>
      <w:r w:rsidR="00BD780A" w:rsidRPr="00E5390E">
        <w:rPr>
          <w:lang w:val="sr-Latn-RS"/>
        </w:rPr>
        <w:t>kreiran</w:t>
      </w:r>
      <w:r w:rsidR="00A535A5" w:rsidRPr="00E5390E">
        <w:rPr>
          <w:lang w:val="sr-Latn-RS"/>
        </w:rPr>
        <w:t>a</w:t>
      </w:r>
      <w:r w:rsidR="004205F6" w:rsidRPr="00E5390E">
        <w:rPr>
          <w:lang w:val="sr-Latn-RS"/>
        </w:rPr>
        <w:t xml:space="preserve"> i neće moći da se koristi. </w:t>
      </w:r>
      <w:r w:rsidR="001E21A5" w:rsidRPr="00E5390E">
        <w:rPr>
          <w:lang w:val="sr-Latn-RS"/>
        </w:rPr>
        <w:t xml:space="preserve">Kod </w:t>
      </w:r>
      <w:r w:rsidR="00BD780A" w:rsidRPr="00E5390E">
        <w:rPr>
          <w:lang w:val="sr-Latn-RS"/>
        </w:rPr>
        <w:t>kreiranih</w:t>
      </w:r>
      <w:r w:rsidR="001E21A5" w:rsidRPr="00E5390E">
        <w:rPr>
          <w:lang w:val="sr-Latn-RS"/>
        </w:rPr>
        <w:t xml:space="preserve"> </w:t>
      </w:r>
      <w:r w:rsidR="001E21A5" w:rsidRPr="00E5390E">
        <w:rPr>
          <w:i/>
          <w:lang w:val="sr-Latn-RS"/>
        </w:rPr>
        <w:t>synonyms set</w:t>
      </w:r>
      <w:r w:rsidR="001E21A5" w:rsidRPr="00E5390E">
        <w:rPr>
          <w:lang w:val="sr-Latn-RS"/>
        </w:rPr>
        <w:t xml:space="preserve"> treba voditi računa da su sve </w:t>
      </w:r>
      <w:r w:rsidR="001E21A5" w:rsidRPr="00E5390E">
        <w:rPr>
          <w:i/>
          <w:lang w:val="sr-Latn-RS"/>
        </w:rPr>
        <w:t>synonym rules</w:t>
      </w:r>
      <w:r w:rsidR="001E21A5" w:rsidRPr="00E5390E">
        <w:rPr>
          <w:lang w:val="sr-Latn-RS"/>
        </w:rPr>
        <w:t xml:space="preserve"> celine dobro napisane, u suprotnom </w:t>
      </w:r>
      <w:r w:rsidR="001E21A5" w:rsidRPr="00E5390E">
        <w:rPr>
          <w:i/>
          <w:lang w:val="sr-Latn-RS"/>
        </w:rPr>
        <w:t>analyzer</w:t>
      </w:r>
      <w:r w:rsidR="001E21A5" w:rsidRPr="00E5390E">
        <w:rPr>
          <w:lang w:val="sr-Latn-RS"/>
        </w:rPr>
        <w:t xml:space="preserve"> neće moći </w:t>
      </w:r>
      <w:r w:rsidR="00DA228A" w:rsidRPr="00E5390E">
        <w:rPr>
          <w:lang w:val="sr-Latn-RS"/>
        </w:rPr>
        <w:t>da se u</w:t>
      </w:r>
      <w:r w:rsidR="001E21A5" w:rsidRPr="00E5390E">
        <w:rPr>
          <w:lang w:val="sr-Latn-RS"/>
        </w:rPr>
        <w:t>čita.</w:t>
      </w:r>
    </w:p>
    <w:p w14:paraId="4DA69971" w14:textId="77777777" w:rsidR="00A05944" w:rsidRPr="00E5390E" w:rsidRDefault="00FF7588" w:rsidP="002D00D7">
      <w:pPr>
        <w:jc w:val="both"/>
        <w:rPr>
          <w:lang w:val="sr-Latn-RS"/>
        </w:rPr>
      </w:pPr>
      <w:r w:rsidRPr="00E5390E">
        <w:rPr>
          <w:lang w:val="sr-Latn-RS"/>
        </w:rPr>
        <w:t xml:space="preserve">Potrebno je definisati </w:t>
      </w:r>
      <w:r w:rsidRPr="00E5390E">
        <w:rPr>
          <w:i/>
          <w:lang w:val="sr-Latn-RS"/>
        </w:rPr>
        <w:t>token filter</w:t>
      </w:r>
      <w:r w:rsidRPr="00E5390E">
        <w:rPr>
          <w:lang w:val="sr-Latn-RS"/>
        </w:rPr>
        <w:t xml:space="preserve"> za korišćenje </w:t>
      </w:r>
      <w:r w:rsidRPr="00E5390E">
        <w:rPr>
          <w:i/>
          <w:lang w:val="sr-Latn-RS"/>
        </w:rPr>
        <w:t>synonyms</w:t>
      </w:r>
      <w:r w:rsidR="00B5296F" w:rsidRPr="00E5390E">
        <w:rPr>
          <w:lang w:val="sr-Latn-RS"/>
        </w:rPr>
        <w:t xml:space="preserve"> i</w:t>
      </w:r>
      <w:r w:rsidRPr="00E5390E">
        <w:rPr>
          <w:lang w:val="sr-Latn-RS"/>
        </w:rPr>
        <w:t xml:space="preserve"> za tu svrhu p</w:t>
      </w:r>
      <w:r w:rsidR="00A05944" w:rsidRPr="00E5390E">
        <w:rPr>
          <w:lang w:val="sr-Latn-RS"/>
        </w:rPr>
        <w:t xml:space="preserve">ostoje dva </w:t>
      </w:r>
      <w:r w:rsidR="00A05944" w:rsidRPr="00E5390E">
        <w:rPr>
          <w:i/>
          <w:lang w:val="sr-Latn-RS"/>
        </w:rPr>
        <w:t>token filter</w:t>
      </w:r>
      <w:r w:rsidR="00A05944" w:rsidRPr="00E5390E">
        <w:rPr>
          <w:lang w:val="sr-Latn-RS"/>
        </w:rPr>
        <w:t xml:space="preserve"> tipa:</w:t>
      </w:r>
    </w:p>
    <w:p w14:paraId="0B596769" w14:textId="77777777" w:rsidR="00A05944" w:rsidRPr="00E5390E" w:rsidRDefault="00A05944" w:rsidP="00A05944">
      <w:pPr>
        <w:pStyle w:val="ListParagraph"/>
        <w:numPr>
          <w:ilvl w:val="0"/>
          <w:numId w:val="18"/>
        </w:numPr>
        <w:jc w:val="both"/>
        <w:rPr>
          <w:lang w:val="sr-Latn-RS"/>
        </w:rPr>
      </w:pPr>
      <w:r w:rsidRPr="00E5390E">
        <w:rPr>
          <w:b/>
          <w:i/>
          <w:lang w:val="sr-Latn-RS"/>
        </w:rPr>
        <w:t>synonym graph</w:t>
      </w:r>
      <w:r w:rsidRPr="00E5390E">
        <w:rPr>
          <w:lang w:val="sr-Latn-RS"/>
        </w:rPr>
        <w:t xml:space="preserve"> - koristi se kada jedna reč ima više različitih sinonima</w:t>
      </w:r>
      <w:r w:rsidR="008A1298" w:rsidRPr="00E5390E">
        <w:rPr>
          <w:lang w:val="sr-Latn-RS"/>
        </w:rPr>
        <w:t>.</w:t>
      </w:r>
    </w:p>
    <w:p w14:paraId="7FE0D512" w14:textId="2E79E781" w:rsidR="00186966" w:rsidRPr="00E5390E" w:rsidRDefault="00A05944" w:rsidP="00E41EB4">
      <w:pPr>
        <w:pStyle w:val="ListParagraph"/>
        <w:numPr>
          <w:ilvl w:val="0"/>
          <w:numId w:val="18"/>
        </w:numPr>
        <w:jc w:val="both"/>
        <w:rPr>
          <w:lang w:val="sr-Latn-RS"/>
        </w:rPr>
      </w:pPr>
      <w:r w:rsidRPr="00E5390E">
        <w:rPr>
          <w:b/>
          <w:i/>
          <w:lang w:val="sr-Latn-RS"/>
        </w:rPr>
        <w:t>synonym</w:t>
      </w:r>
      <w:r w:rsidRPr="00E5390E">
        <w:rPr>
          <w:lang w:val="sr-Latn-RS"/>
        </w:rPr>
        <w:t xml:space="preserve"> - ne preporučuje se za slučajeve kada jedna reč ima više različitih sinonima</w:t>
      </w:r>
      <w:r w:rsidR="008A1298" w:rsidRPr="00E5390E">
        <w:rPr>
          <w:lang w:val="sr-Latn-RS"/>
        </w:rPr>
        <w:t xml:space="preserve"> </w:t>
      </w:r>
      <w:r w:rsidR="00186966" w:rsidRPr="00D576B0">
        <w:rPr>
          <w:lang w:val="sr-Latn-RS"/>
        </w:rPr>
        <w:t>[</w:t>
      </w:r>
      <w:del w:id="605" w:author="Korisnik" w:date="2024-09-19T17:49:00Z">
        <w:r w:rsidR="00186966" w:rsidRPr="00D576B0" w:rsidDel="00C03CB6">
          <w:rPr>
            <w:lang w:val="sr-Latn-RS"/>
          </w:rPr>
          <w:delText>37</w:delText>
        </w:r>
      </w:del>
      <w:ins w:id="606" w:author="Korisnik" w:date="2024-09-19T17:49:00Z">
        <w:r w:rsidR="00C03CB6" w:rsidRPr="00D576B0">
          <w:rPr>
            <w:lang w:val="sr-Latn-RS"/>
          </w:rPr>
          <w:t>3</w:t>
        </w:r>
      </w:ins>
      <w:ins w:id="607" w:author="Korisnik" w:date="2024-09-19T17:57:00Z">
        <w:r w:rsidR="003B1DEA" w:rsidRPr="003B1DEA">
          <w:rPr>
            <w:lang w:val="sr-Latn-RS"/>
            <w:rPrChange w:id="608" w:author="Korisnik" w:date="2024-09-19T17:57:00Z">
              <w:rPr>
                <w:highlight w:val="green"/>
                <w:lang w:val="sr-Latn-RS"/>
              </w:rPr>
            </w:rPrChange>
          </w:rPr>
          <w:t>8</w:t>
        </w:r>
      </w:ins>
      <w:r w:rsidR="00186966" w:rsidRPr="00D576B0">
        <w:rPr>
          <w:lang w:val="sr-Latn-RS"/>
        </w:rPr>
        <w:t>].</w:t>
      </w:r>
    </w:p>
    <w:p w14:paraId="6F5B2100" w14:textId="77777777" w:rsidR="00EB170E" w:rsidRDefault="00EB170E" w:rsidP="00EB170E">
      <w:pPr>
        <w:jc w:val="both"/>
      </w:pPr>
    </w:p>
    <w:p w14:paraId="160DFACF" w14:textId="77777777" w:rsidR="00DB6185" w:rsidRPr="00DB6185" w:rsidRDefault="00DB6185" w:rsidP="00DB6185">
      <w:pPr>
        <w:pStyle w:val="Heading3"/>
        <w:rPr>
          <w:i/>
        </w:rPr>
      </w:pPr>
      <w:bookmarkStart w:id="609" w:name="_Toc177675779"/>
      <w:r w:rsidRPr="00DB6185">
        <w:rPr>
          <w:i/>
        </w:rPr>
        <w:t>Scoring mehanizam</w:t>
      </w:r>
      <w:bookmarkEnd w:id="609"/>
    </w:p>
    <w:p w14:paraId="315B89C7" w14:textId="77777777" w:rsidR="003134E8" w:rsidRDefault="003134E8" w:rsidP="00146E69">
      <w:pPr>
        <w:rPr>
          <w:lang w:val="sr-Latn-RS"/>
        </w:rPr>
      </w:pPr>
    </w:p>
    <w:p w14:paraId="1FC16213" w14:textId="77777777"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14:paraId="58DC3104" w14:textId="6886973A"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ins w:id="610" w:author="Korisnik" w:date="2024-09-19T16:23:00Z">
        <w:r w:rsidR="00DB2C12">
          <w:rPr>
            <w:lang w:val="sr-Latn-RS"/>
          </w:rPr>
          <w:t xml:space="preserve"> </w:t>
        </w:r>
        <w:r w:rsidR="00DB2C12" w:rsidRPr="00D576B0">
          <w:t>[</w:t>
        </w:r>
      </w:ins>
      <w:ins w:id="611" w:author="Korisnik" w:date="2024-09-19T17:58:00Z">
        <w:r w:rsidR="007578C6" w:rsidRPr="007578C6">
          <w:rPr>
            <w:rPrChange w:id="612" w:author="Korisnik" w:date="2024-09-19T17:58:00Z">
              <w:rPr>
                <w:highlight w:val="green"/>
              </w:rPr>
            </w:rPrChange>
          </w:rPr>
          <w:t>39</w:t>
        </w:r>
      </w:ins>
      <w:ins w:id="613" w:author="Korisnik" w:date="2024-09-19T16:23:00Z">
        <w:r w:rsidR="00DB2C12" w:rsidRPr="00D576B0">
          <w:t>]</w:t>
        </w:r>
      </w:ins>
      <w:r w:rsidR="00E41EB4" w:rsidRPr="00D576B0">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14:paraId="1251568D" w14:textId="77777777" w:rsidR="00E46F6E" w:rsidRDefault="00E46F6E" w:rsidP="00E46F6E">
      <w:pPr>
        <w:pStyle w:val="ListParagraph"/>
        <w:numPr>
          <w:ilvl w:val="0"/>
          <w:numId w:val="20"/>
        </w:numPr>
        <w:jc w:val="both"/>
        <w:rPr>
          <w:lang w:val="sr-Latn-RS"/>
        </w:rPr>
      </w:pPr>
      <w:r w:rsidRPr="00E46F6E">
        <w:rPr>
          <w:b/>
          <w:i/>
          <w:lang w:val="sr-Latn-RS"/>
        </w:rPr>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14:paraId="55720882" w14:textId="77777777"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14:paraId="12BD404A" w14:textId="77777777"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14:paraId="0158214A" w14:textId="7D45860A"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w:t>
      </w:r>
      <w:del w:id="614" w:author="Korisnik" w:date="2024-09-19T16:05:00Z">
        <w:r w:rsidR="005F37B2" w:rsidDel="0004379F">
          <w:rPr>
            <w:lang w:val="sr-Latn-RS"/>
          </w:rPr>
          <w:delText>11</w:delText>
        </w:r>
      </w:del>
      <w:ins w:id="615" w:author="Korisnik" w:date="2024-09-19T16:05:00Z">
        <w:r w:rsidR="0004379F">
          <w:rPr>
            <w:lang w:val="sr-Latn-RS"/>
          </w:rPr>
          <w:t>10</w:t>
        </w:r>
      </w:ins>
      <w:r w:rsidR="005F37B2">
        <w:rPr>
          <w:lang w:val="sr-Latn-RS"/>
        </w:rPr>
        <w:t>.</w:t>
      </w:r>
    </w:p>
    <w:p w14:paraId="2D01D585" w14:textId="77777777" w:rsidR="007666FF" w:rsidRDefault="007666FF" w:rsidP="007666FF">
      <w:pPr>
        <w:keepNext/>
        <w:jc w:val="center"/>
      </w:pPr>
      <w:r>
        <w:rPr>
          <w:noProof/>
        </w:rPr>
        <w:drawing>
          <wp:inline distT="0" distB="0" distL="0" distR="0" wp14:anchorId="62DDF6D5" wp14:editId="7853429C">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3A692DA7" w14:textId="3EA3366D" w:rsidR="000C3396" w:rsidRDefault="007666FF" w:rsidP="000C3396">
      <w:pPr>
        <w:pStyle w:val="Caption"/>
        <w:rPr>
          <w:sz w:val="22"/>
        </w:rPr>
      </w:pPr>
      <w:r w:rsidRPr="007666FF">
        <w:rPr>
          <w:sz w:val="22"/>
        </w:rPr>
        <w:t xml:space="preserve">Slika </w:t>
      </w:r>
      <w:del w:id="616" w:author="Korisnik" w:date="2024-09-19T16:05:00Z">
        <w:r w:rsidRPr="007666FF" w:rsidDel="0004379F">
          <w:rPr>
            <w:sz w:val="22"/>
          </w:rPr>
          <w:delText>11</w:delText>
        </w:r>
      </w:del>
      <w:ins w:id="617" w:author="Korisnik" w:date="2024-09-19T16:05:00Z">
        <w:r w:rsidR="0004379F" w:rsidRPr="007666FF">
          <w:rPr>
            <w:sz w:val="22"/>
          </w:rPr>
          <w:t>1</w:t>
        </w:r>
        <w:r w:rsidR="0004379F">
          <w:rPr>
            <w:sz w:val="22"/>
          </w:rPr>
          <w:t>0</w:t>
        </w:r>
      </w:ins>
      <w:r w:rsidRPr="007666FF">
        <w:rPr>
          <w:sz w:val="22"/>
        </w:rPr>
        <w:t xml:space="preserve">. BM25 formula </w:t>
      </w:r>
      <w:r>
        <w:rPr>
          <w:sz w:val="22"/>
        </w:rPr>
        <w:t>[</w:t>
      </w:r>
      <w:del w:id="618" w:author="Korisnik" w:date="2024-09-19T17:49:00Z">
        <w:r w:rsidDel="00C03CB6">
          <w:rPr>
            <w:sz w:val="22"/>
          </w:rPr>
          <w:delText>40</w:delText>
        </w:r>
      </w:del>
      <w:ins w:id="619" w:author="Korisnik" w:date="2024-09-19T17:58:00Z">
        <w:r w:rsidR="007578C6">
          <w:rPr>
            <w:sz w:val="22"/>
          </w:rPr>
          <w:t>39</w:t>
        </w:r>
      </w:ins>
      <w:r>
        <w:rPr>
          <w:sz w:val="22"/>
        </w:rPr>
        <w:t>]</w:t>
      </w:r>
    </w:p>
    <w:p w14:paraId="700938F1" w14:textId="25369857"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 xml:space="preserve">slici </w:t>
      </w:r>
      <w:del w:id="620" w:author="Korisnik" w:date="2024-09-19T16:06:00Z">
        <w:r w:rsidR="00A23BE7" w:rsidDel="0004379F">
          <w:delText>12</w:delText>
        </w:r>
        <w:r w:rsidR="00E15129" w:rsidDel="0004379F">
          <w:delText xml:space="preserve"> </w:delText>
        </w:r>
      </w:del>
      <w:ins w:id="621" w:author="Korisnik" w:date="2024-09-19T16:06:00Z">
        <w:r w:rsidR="0004379F">
          <w:t xml:space="preserve">11 </w:t>
        </w:r>
      </w:ins>
      <w:r w:rsidR="00E15129">
        <w:t xml:space="preserve">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rsidRPr="00D576B0">
        <w:t>[</w:t>
      </w:r>
      <w:del w:id="622" w:author="Korisnik" w:date="2024-09-19T17:58:00Z">
        <w:r w:rsidR="000D63F4" w:rsidRPr="00D576B0" w:rsidDel="007578C6">
          <w:delText>3</w:delText>
        </w:r>
      </w:del>
      <w:ins w:id="623" w:author="Korisnik" w:date="2024-09-19T17:58:00Z">
        <w:r w:rsidR="007578C6" w:rsidRPr="007578C6">
          <w:rPr>
            <w:rPrChange w:id="624" w:author="Korisnik" w:date="2024-09-19T17:58:00Z">
              <w:rPr>
                <w:highlight w:val="green"/>
              </w:rPr>
            </w:rPrChange>
          </w:rPr>
          <w:t>40</w:t>
        </w:r>
      </w:ins>
      <w:del w:id="625" w:author="Korisnik" w:date="2024-09-19T17:49:00Z">
        <w:r w:rsidR="000D63F4" w:rsidRPr="00D576B0" w:rsidDel="00C03CB6">
          <w:delText>9</w:delText>
        </w:r>
      </w:del>
      <w:r w:rsidR="000D63F4" w:rsidRPr="00D576B0">
        <w:t>]</w:t>
      </w:r>
      <w:r w:rsidR="004106D8" w:rsidRPr="00D576B0">
        <w:t>.</w:t>
      </w:r>
    </w:p>
    <w:p w14:paraId="2CDA72D5" w14:textId="77777777" w:rsidR="00A23BE7" w:rsidRDefault="00A23BE7" w:rsidP="00A23BE7">
      <w:pPr>
        <w:keepNext/>
        <w:jc w:val="center"/>
      </w:pPr>
      <w:r>
        <w:rPr>
          <w:noProof/>
        </w:rPr>
        <w:lastRenderedPageBreak/>
        <w:drawing>
          <wp:inline distT="0" distB="0" distL="0" distR="0" wp14:anchorId="2D2F56D4" wp14:editId="0C22DC1C">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4255"/>
                    </a:xfrm>
                    <a:prstGeom prst="rect">
                      <a:avLst/>
                    </a:prstGeom>
                  </pic:spPr>
                </pic:pic>
              </a:graphicData>
            </a:graphic>
          </wp:inline>
        </w:drawing>
      </w:r>
    </w:p>
    <w:p w14:paraId="537423D4" w14:textId="1F95CC15" w:rsidR="003134E8" w:rsidRDefault="00A23BE7" w:rsidP="00A23BE7">
      <w:pPr>
        <w:pStyle w:val="Caption"/>
        <w:rPr>
          <w:sz w:val="22"/>
        </w:rPr>
      </w:pPr>
      <w:r w:rsidRPr="00A23BE7">
        <w:rPr>
          <w:sz w:val="22"/>
        </w:rPr>
        <w:t xml:space="preserve">Slika </w:t>
      </w:r>
      <w:del w:id="626" w:author="Korisnik" w:date="2024-09-19T16:05:00Z">
        <w:r w:rsidRPr="00A23BE7" w:rsidDel="0004379F">
          <w:rPr>
            <w:sz w:val="22"/>
          </w:rPr>
          <w:delText>12</w:delText>
        </w:r>
      </w:del>
      <w:ins w:id="627" w:author="Korisnik" w:date="2024-09-19T16:05:00Z">
        <w:r w:rsidR="0004379F" w:rsidRPr="00A23BE7">
          <w:rPr>
            <w:sz w:val="22"/>
          </w:rPr>
          <w:t>1</w:t>
        </w:r>
        <w:r w:rsidR="0004379F">
          <w:rPr>
            <w:sz w:val="22"/>
          </w:rPr>
          <w:t>1</w:t>
        </w:r>
      </w:ins>
      <w:r w:rsidRPr="00A23BE7">
        <w:rPr>
          <w:sz w:val="22"/>
        </w:rPr>
        <w:t>. Explain API</w:t>
      </w:r>
    </w:p>
    <w:p w14:paraId="298F5CAD" w14:textId="5A0944AC"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14:paraId="7BE31875" w14:textId="1A7EA61D"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w:t>
      </w:r>
      <w:ins w:id="628" w:author="Dunja Vrbaski" w:date="2024-09-17T23:50:00Z">
        <w:r w:rsidR="00E5390E">
          <w:rPr>
            <w:lang w:val="sr-Latn-RS"/>
          </w:rPr>
          <w:t xml:space="preserve">u </w:t>
        </w:r>
      </w:ins>
      <w:r w:rsidR="005568D8">
        <w:rPr>
          <w:lang w:val="sr-Latn-RS"/>
        </w:rPr>
        <w:t>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w:t>
      </w:r>
      <w:del w:id="629" w:author="Korisnik" w:date="2024-09-19T17:49:00Z">
        <w:r w:rsidR="00E6437F" w:rsidDel="00C03CB6">
          <w:delText>41</w:delText>
        </w:r>
      </w:del>
      <w:ins w:id="630" w:author="Korisnik" w:date="2024-09-19T17:49:00Z">
        <w:r w:rsidR="00C03CB6">
          <w:t>4</w:t>
        </w:r>
      </w:ins>
      <w:ins w:id="631" w:author="Korisnik" w:date="2024-09-19T17:55:00Z">
        <w:r w:rsidR="00DA58E4">
          <w:t>1</w:t>
        </w:r>
      </w:ins>
      <w:r w:rsidR="00E6437F">
        <w:t>]</w:t>
      </w:r>
      <w:r w:rsidR="00E6437F">
        <w:rPr>
          <w:lang w:val="sr-Latn-RS"/>
        </w:rPr>
        <w:t>.</w:t>
      </w:r>
    </w:p>
    <w:p w14:paraId="522E48DF" w14:textId="77777777" w:rsidR="00790F29" w:rsidRDefault="00790F29" w:rsidP="00E6437F">
      <w:pPr>
        <w:jc w:val="both"/>
        <w:rPr>
          <w:lang w:val="sr-Latn-RS"/>
        </w:rPr>
      </w:pPr>
    </w:p>
    <w:p w14:paraId="54AE8354" w14:textId="77777777" w:rsidR="00406AE7" w:rsidRDefault="00406AE7" w:rsidP="00406AE7">
      <w:pPr>
        <w:pStyle w:val="Heading3"/>
        <w:rPr>
          <w:i/>
        </w:rPr>
      </w:pPr>
      <w:bookmarkStart w:id="632" w:name="_Toc177675780"/>
      <w:r w:rsidRPr="00406AE7">
        <w:rPr>
          <w:i/>
        </w:rPr>
        <w:t>Fuzzy search</w:t>
      </w:r>
      <w:bookmarkEnd w:id="632"/>
    </w:p>
    <w:p w14:paraId="45F11212" w14:textId="77777777" w:rsidR="00406AE7" w:rsidRDefault="00406AE7" w:rsidP="00406AE7"/>
    <w:p w14:paraId="4C4F0D3D" w14:textId="16ADC920" w:rsidR="003416A8" w:rsidRPr="00E5390E" w:rsidRDefault="00BC6D83" w:rsidP="00E64FB6">
      <w:pPr>
        <w:jc w:val="both"/>
        <w:rPr>
          <w:lang w:val="sr-Latn-RS"/>
        </w:rPr>
      </w:pPr>
      <w:r w:rsidRPr="00E5390E">
        <w:rPr>
          <w:lang w:val="sr-Latn-RS"/>
        </w:rPr>
        <w:t>Prilikom pretrage, često se desi da korisnici pogrešno otkucaju reč ili nekoliko reči u celom upitu. Ipak, i</w:t>
      </w:r>
      <w:ins w:id="633" w:author="Dunja Vrbaski" w:date="2024-09-17T23:51:00Z">
        <w:r w:rsidR="004A549F">
          <w:rPr>
            <w:lang w:val="sr-Latn-RS"/>
          </w:rPr>
          <w:t xml:space="preserve"> </w:t>
        </w:r>
      </w:ins>
      <w:r w:rsidRPr="00E5390E">
        <w:rPr>
          <w:lang w:val="sr-Latn-RS"/>
        </w:rPr>
        <w:t>dalje žele da dobiju</w:t>
      </w:r>
      <w:r w:rsidR="00082607" w:rsidRPr="00E5390E">
        <w:rPr>
          <w:lang w:val="sr-Latn-RS"/>
        </w:rPr>
        <w:t xml:space="preserve"> iste rezultate kao </w:t>
      </w:r>
      <w:r w:rsidR="003416A8" w:rsidRPr="00E5390E">
        <w:rPr>
          <w:lang w:val="sr-Latn-RS"/>
        </w:rPr>
        <w:t>i u slučaju tačno otkucanih reči</w:t>
      </w:r>
      <w:r w:rsidR="00082607" w:rsidRPr="00E5390E">
        <w:rPr>
          <w:lang w:val="sr-Latn-RS"/>
        </w:rPr>
        <w:t xml:space="preserve">. </w:t>
      </w:r>
      <w:r w:rsidR="00082607" w:rsidRPr="00E5390E">
        <w:rPr>
          <w:i/>
          <w:lang w:val="sr-Latn-RS"/>
        </w:rPr>
        <w:t>Elasticsearch</w:t>
      </w:r>
      <w:r w:rsidR="00082607" w:rsidRPr="00E5390E">
        <w:rPr>
          <w:lang w:val="sr-Latn-RS"/>
        </w:rPr>
        <w:t xml:space="preserve"> je to </w:t>
      </w:r>
      <w:r w:rsidR="00D31059" w:rsidRPr="00E5390E">
        <w:rPr>
          <w:lang w:val="sr-Latn-RS"/>
        </w:rPr>
        <w:t>rešio</w:t>
      </w:r>
      <w:r w:rsidR="00082607" w:rsidRPr="00E5390E">
        <w:rPr>
          <w:lang w:val="sr-Latn-RS"/>
        </w:rPr>
        <w:t xml:space="preserve"> korišćenjem </w:t>
      </w:r>
      <w:r w:rsidR="00082607" w:rsidRPr="00E5390E">
        <w:rPr>
          <w:i/>
          <w:lang w:val="sr-Latn-RS"/>
        </w:rPr>
        <w:t>fuzzy query</w:t>
      </w:r>
      <w:r w:rsidR="00C90EBB" w:rsidRPr="00E5390E">
        <w:rPr>
          <w:lang w:val="sr-Latn-RS"/>
        </w:rPr>
        <w:t xml:space="preserve">, koji se može koristiti kao zaseban </w:t>
      </w:r>
      <w:r w:rsidR="00C90EBB" w:rsidRPr="00E5390E">
        <w:rPr>
          <w:i/>
          <w:lang w:val="sr-Latn-RS"/>
        </w:rPr>
        <w:t>query</w:t>
      </w:r>
      <w:r w:rsidR="00C90EBB" w:rsidRPr="00E5390E">
        <w:rPr>
          <w:lang w:val="sr-Latn-RS"/>
        </w:rPr>
        <w:t xml:space="preserve"> ili kao parametar unutar </w:t>
      </w:r>
      <w:r w:rsidR="00C90EBB" w:rsidRPr="00E5390E">
        <w:rPr>
          <w:i/>
          <w:lang w:val="sr-Latn-RS"/>
        </w:rPr>
        <w:t>match query</w:t>
      </w:r>
      <w:r w:rsidR="00082607" w:rsidRPr="00E5390E">
        <w:rPr>
          <w:lang w:val="sr-Latn-RS"/>
        </w:rPr>
        <w:t>.</w:t>
      </w:r>
      <w:r w:rsidR="007E70EC" w:rsidRPr="00E5390E">
        <w:rPr>
          <w:lang w:val="sr-Latn-RS"/>
        </w:rPr>
        <w:t xml:space="preserve"> </w:t>
      </w:r>
      <w:r w:rsidR="007E70EC" w:rsidRPr="00E5390E">
        <w:rPr>
          <w:i/>
          <w:lang w:val="sr-Latn-RS"/>
        </w:rPr>
        <w:t>Fuzzy query</w:t>
      </w:r>
      <w:r w:rsidR="007E70EC" w:rsidRPr="00E5390E">
        <w:rPr>
          <w:lang w:val="sr-Latn-RS"/>
        </w:rPr>
        <w:t xml:space="preserve"> koristi Levenštajnov algoritam udaljenosti (</w:t>
      </w:r>
      <w:r w:rsidR="007E70EC" w:rsidRPr="00E5390E">
        <w:rPr>
          <w:i/>
          <w:lang w:val="sr-Latn-RS"/>
        </w:rPr>
        <w:t>eng. Levenshtein Distance Algorithm</w:t>
      </w:r>
      <w:r w:rsidR="007E70EC" w:rsidRPr="00E5390E">
        <w:rPr>
          <w:lang w:val="sr-Latn-RS"/>
        </w:rPr>
        <w:t xml:space="preserve">) </w:t>
      </w:r>
      <w:r w:rsidR="00021A4D" w:rsidRPr="00E5390E">
        <w:rPr>
          <w:lang w:val="sr-Latn-RS"/>
        </w:rPr>
        <w:t xml:space="preserve">da bi izračunao udaljenost reči iz upita </w:t>
      </w:r>
      <w:r w:rsidR="005C28C4" w:rsidRPr="00E5390E">
        <w:rPr>
          <w:lang w:val="sr-Latn-RS"/>
        </w:rPr>
        <w:t>od onih</w:t>
      </w:r>
      <w:r w:rsidR="00021A4D" w:rsidRPr="00E5390E">
        <w:rPr>
          <w:lang w:val="sr-Latn-RS"/>
        </w:rPr>
        <w:t xml:space="preserve"> koje se nalaze u </w:t>
      </w:r>
      <w:r w:rsidR="00907611" w:rsidRPr="00E5390E">
        <w:rPr>
          <w:i/>
          <w:lang w:val="sr-Latn-RS"/>
        </w:rPr>
        <w:t>index</w:t>
      </w:r>
      <w:r w:rsidR="00907611" w:rsidRPr="00E5390E">
        <w:rPr>
          <w:lang w:val="sr-Latn-RS"/>
        </w:rPr>
        <w:t xml:space="preserve"> komponenti</w:t>
      </w:r>
      <w:r w:rsidR="005C28C4" w:rsidRPr="00E5390E">
        <w:rPr>
          <w:lang w:val="sr-Latn-RS"/>
        </w:rPr>
        <w:t xml:space="preserve"> i time proverio da li je nastala greška u kucanju ili se radi o skroz različitim rečima</w:t>
      </w:r>
      <w:ins w:id="634" w:author="Korisnik" w:date="2024-09-19T16:29:00Z">
        <w:r w:rsidR="00DB2C12">
          <w:rPr>
            <w:lang w:val="sr-Latn-RS"/>
          </w:rPr>
          <w:t xml:space="preserve"> </w:t>
        </w:r>
        <w:r w:rsidR="00DB2C12">
          <w:t>[4</w:t>
        </w:r>
      </w:ins>
      <w:ins w:id="635" w:author="Korisnik" w:date="2024-09-19T17:55:00Z">
        <w:r w:rsidR="00DA58E4">
          <w:t>2</w:t>
        </w:r>
      </w:ins>
      <w:ins w:id="636" w:author="Korisnik" w:date="2024-09-19T16:29:00Z">
        <w:r w:rsidR="00DB2C12">
          <w:t>]</w:t>
        </w:r>
      </w:ins>
      <w:r w:rsidR="00021A4D" w:rsidRPr="00E5390E">
        <w:rPr>
          <w:lang w:val="sr-Latn-RS"/>
        </w:rPr>
        <w:t>.</w:t>
      </w:r>
    </w:p>
    <w:p w14:paraId="0FBBA8B1" w14:textId="24CFDB44" w:rsidR="001A4F0E" w:rsidRPr="00E5390E" w:rsidRDefault="00E64FB6" w:rsidP="00E64FB6">
      <w:pPr>
        <w:jc w:val="both"/>
        <w:rPr>
          <w:lang w:val="sr-Latn-RS"/>
        </w:rPr>
      </w:pPr>
      <w:r w:rsidRPr="00E5390E">
        <w:rPr>
          <w:lang w:val="sr-Latn-RS"/>
        </w:rPr>
        <w:t>Levenštajnov algoritam udaljenosti</w:t>
      </w:r>
      <w:r w:rsidR="001A4F0E" w:rsidRPr="00E5390E">
        <w:rPr>
          <w:lang w:val="sr-Latn-RS"/>
        </w:rPr>
        <w:t xml:space="preserve"> računa distancu između reči tako što poredi karaktere reči redom. Za svaki karakter koji se razlikuje dodaje</w:t>
      </w:r>
      <w:r w:rsidR="00372DF4" w:rsidRPr="00E5390E">
        <w:rPr>
          <w:lang w:val="sr-Latn-RS"/>
        </w:rPr>
        <w:t xml:space="preserve"> se</w:t>
      </w:r>
      <w:r w:rsidR="001A4F0E" w:rsidRPr="00E5390E">
        <w:rPr>
          <w:lang w:val="sr-Latn-RS"/>
        </w:rPr>
        <w:t xml:space="preserve"> </w:t>
      </w:r>
      <w:r w:rsidR="00D76C72" w:rsidRPr="00E5390E">
        <w:rPr>
          <w:lang w:val="sr-Latn-RS"/>
        </w:rPr>
        <w:t xml:space="preserve">vrednost </w:t>
      </w:r>
      <w:r w:rsidR="001A4F0E" w:rsidRPr="00E5390E">
        <w:rPr>
          <w:lang w:val="sr-Latn-RS"/>
        </w:rPr>
        <w:t>1 na ukupnu vrednost distance.</w:t>
      </w:r>
      <w:r w:rsidR="00D76C72" w:rsidRPr="00E5390E">
        <w:rPr>
          <w:lang w:val="sr-Latn-RS"/>
        </w:rPr>
        <w:t xml:space="preserve"> Na slici </w:t>
      </w:r>
      <w:del w:id="637" w:author="Korisnik" w:date="2024-09-19T16:06:00Z">
        <w:r w:rsidR="00D76C72" w:rsidRPr="00E5390E" w:rsidDel="0004379F">
          <w:rPr>
            <w:lang w:val="sr-Latn-RS"/>
          </w:rPr>
          <w:delText xml:space="preserve">13 </w:delText>
        </w:r>
      </w:del>
      <w:ins w:id="638" w:author="Korisnik" w:date="2024-09-19T16:06:00Z">
        <w:r w:rsidR="0004379F" w:rsidRPr="00E5390E">
          <w:rPr>
            <w:lang w:val="sr-Latn-RS"/>
          </w:rPr>
          <w:t>1</w:t>
        </w:r>
        <w:r w:rsidR="0004379F">
          <w:rPr>
            <w:lang w:val="sr-Latn-RS"/>
          </w:rPr>
          <w:t>2</w:t>
        </w:r>
        <w:r w:rsidR="0004379F" w:rsidRPr="00E5390E">
          <w:rPr>
            <w:lang w:val="sr-Latn-RS"/>
          </w:rPr>
          <w:t xml:space="preserve"> </w:t>
        </w:r>
      </w:ins>
      <w:r w:rsidR="00D76C72" w:rsidRPr="00E5390E">
        <w:rPr>
          <w:lang w:val="sr-Latn-RS"/>
        </w:rPr>
        <w:t>se nalazi primer računanja Levenštajnove distance</w:t>
      </w:r>
      <w:r w:rsidR="00FE61F5" w:rsidRPr="00E5390E">
        <w:rPr>
          <w:lang w:val="sr-Latn-RS"/>
        </w:rPr>
        <w:t xml:space="preserve"> za reči „</w:t>
      </w:r>
      <w:r w:rsidR="00FE61F5" w:rsidRPr="00E5390E">
        <w:rPr>
          <w:i/>
          <w:lang w:val="sr-Latn-RS"/>
        </w:rPr>
        <w:t>elastikseerch</w:t>
      </w:r>
      <w:r w:rsidR="00FE61F5" w:rsidRPr="00E5390E">
        <w:rPr>
          <w:lang w:val="sr-Latn-RS"/>
        </w:rPr>
        <w:t>“ i „</w:t>
      </w:r>
      <w:r w:rsidR="00FE61F5" w:rsidRPr="00E5390E">
        <w:rPr>
          <w:i/>
          <w:lang w:val="sr-Latn-RS"/>
        </w:rPr>
        <w:t>elasticsearch</w:t>
      </w:r>
      <w:r w:rsidR="00FE61F5" w:rsidRPr="00E5390E">
        <w:rPr>
          <w:lang w:val="sr-Latn-RS"/>
        </w:rPr>
        <w:t>“</w:t>
      </w:r>
      <w:r w:rsidR="00D76C72" w:rsidRPr="00E5390E">
        <w:rPr>
          <w:lang w:val="sr-Latn-RS"/>
        </w:rPr>
        <w:t xml:space="preserve">. Distanca </w:t>
      </w:r>
      <w:r w:rsidR="00A44F0A" w:rsidRPr="00E5390E">
        <w:rPr>
          <w:lang w:val="sr-Latn-RS"/>
        </w:rPr>
        <w:t>se ne menja u</w:t>
      </w:r>
      <w:r w:rsidR="00D76C72" w:rsidRPr="00E5390E">
        <w:rPr>
          <w:lang w:val="sr-Latn-RS"/>
        </w:rPr>
        <w:t xml:space="preserve"> svakoj koloni u kojoj su slova u toj koloni ista. Za svako različito slovo, na trenutnu vrednost distance se dodaje vrednost 1.</w:t>
      </w:r>
    </w:p>
    <w:p w14:paraId="2D434560" w14:textId="77777777" w:rsidR="002133D6" w:rsidRDefault="002133D6" w:rsidP="002133D6">
      <w:pPr>
        <w:keepNext/>
        <w:jc w:val="center"/>
      </w:pPr>
      <w:r>
        <w:rPr>
          <w:noProof/>
        </w:rPr>
        <w:lastRenderedPageBreak/>
        <w:drawing>
          <wp:inline distT="0" distB="0" distL="0" distR="0" wp14:anchorId="3062D086" wp14:editId="59E680EA">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08C93AC3" w14:textId="5E0B2CE9" w:rsidR="002133D6" w:rsidRDefault="002133D6" w:rsidP="002133D6">
      <w:pPr>
        <w:pStyle w:val="Caption"/>
        <w:rPr>
          <w:sz w:val="22"/>
        </w:rPr>
      </w:pPr>
      <w:r w:rsidRPr="002133D6">
        <w:rPr>
          <w:sz w:val="22"/>
        </w:rPr>
        <w:t xml:space="preserve">Slika </w:t>
      </w:r>
      <w:del w:id="639" w:author="Korisnik" w:date="2024-09-19T16:06:00Z">
        <w:r w:rsidRPr="002133D6" w:rsidDel="0004379F">
          <w:rPr>
            <w:sz w:val="22"/>
          </w:rPr>
          <w:delText>13</w:delText>
        </w:r>
      </w:del>
      <w:ins w:id="640" w:author="Korisnik" w:date="2024-09-19T16:06:00Z">
        <w:r w:rsidR="0004379F" w:rsidRPr="002133D6">
          <w:rPr>
            <w:sz w:val="22"/>
          </w:rPr>
          <w:t>1</w:t>
        </w:r>
        <w:r w:rsidR="0004379F">
          <w:rPr>
            <w:sz w:val="22"/>
          </w:rPr>
          <w:t>2</w:t>
        </w:r>
      </w:ins>
      <w:r w:rsidRPr="002133D6">
        <w:rPr>
          <w:sz w:val="22"/>
        </w:rPr>
        <w:t>. Levenštajnova distanca</w:t>
      </w:r>
    </w:p>
    <w:p w14:paraId="2ADFF7E0" w14:textId="77777777"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14:paraId="6D350638" w14:textId="316F1160"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w:t>
      </w:r>
      <w:del w:id="641" w:author="Korisnik" w:date="2024-09-19T16:06:00Z">
        <w:r w:rsidR="00353801" w:rsidDel="0004379F">
          <w:rPr>
            <w:lang w:val="sr-Latn-RS"/>
          </w:rPr>
          <w:delText xml:space="preserve">14 </w:delText>
        </w:r>
      </w:del>
      <w:ins w:id="642" w:author="Korisnik" w:date="2024-09-19T16:06:00Z">
        <w:r w:rsidR="0004379F">
          <w:rPr>
            <w:lang w:val="sr-Latn-RS"/>
          </w:rPr>
          <w:t xml:space="preserve">13 </w:t>
        </w:r>
      </w:ins>
      <w:r w:rsidR="00353801">
        <w:rPr>
          <w:lang w:val="sr-Latn-RS"/>
        </w:rPr>
        <w:t xml:space="preserve">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14:paraId="263C74E0" w14:textId="77777777" w:rsidR="00360C5A" w:rsidRDefault="00360C5A" w:rsidP="00360C5A">
      <w:pPr>
        <w:keepNext/>
        <w:jc w:val="center"/>
      </w:pPr>
      <w:r>
        <w:rPr>
          <w:noProof/>
        </w:rPr>
        <w:drawing>
          <wp:inline distT="0" distB="0" distL="0" distR="0" wp14:anchorId="7AEC81D9" wp14:editId="5E3E50CD">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5210"/>
                    </a:xfrm>
                    <a:prstGeom prst="rect">
                      <a:avLst/>
                    </a:prstGeom>
                  </pic:spPr>
                </pic:pic>
              </a:graphicData>
            </a:graphic>
          </wp:inline>
        </w:drawing>
      </w:r>
    </w:p>
    <w:p w14:paraId="785C89D1" w14:textId="5E02CC06" w:rsidR="00FE0F2D" w:rsidRDefault="00360C5A" w:rsidP="00360C5A">
      <w:pPr>
        <w:pStyle w:val="Caption"/>
        <w:rPr>
          <w:sz w:val="22"/>
        </w:rPr>
      </w:pPr>
      <w:r w:rsidRPr="00360C5A">
        <w:rPr>
          <w:sz w:val="22"/>
        </w:rPr>
        <w:t xml:space="preserve">Slika </w:t>
      </w:r>
      <w:del w:id="643" w:author="Korisnik" w:date="2024-09-19T16:06:00Z">
        <w:r w:rsidRPr="00360C5A" w:rsidDel="0004379F">
          <w:rPr>
            <w:sz w:val="22"/>
          </w:rPr>
          <w:delText>14</w:delText>
        </w:r>
      </w:del>
      <w:ins w:id="644" w:author="Korisnik" w:date="2024-09-19T16:06:00Z">
        <w:r w:rsidR="0004379F" w:rsidRPr="00360C5A">
          <w:rPr>
            <w:sz w:val="22"/>
          </w:rPr>
          <w:t>1</w:t>
        </w:r>
        <w:r w:rsidR="0004379F">
          <w:rPr>
            <w:sz w:val="22"/>
          </w:rPr>
          <w:t>3</w:t>
        </w:r>
      </w:ins>
      <w:r w:rsidRPr="00360C5A">
        <w:rPr>
          <w:sz w:val="22"/>
        </w:rPr>
        <w:t>. Fuzzy query</w:t>
      </w:r>
    </w:p>
    <w:p w14:paraId="11200BF8" w14:textId="77777777"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14:paraId="1577D215" w14:textId="77777777"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14:paraId="30C330D1" w14:textId="77777777"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14:paraId="4B349CD0" w14:textId="1D263639"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w:t>
      </w:r>
      <w:del w:id="645" w:author="Korisnik" w:date="2024-09-19T17:49:00Z">
        <w:r w:rsidR="00174401" w:rsidDel="00C03CB6">
          <w:rPr>
            <w:lang w:val="sr-Latn-RS"/>
          </w:rPr>
          <w:delText>43</w:delText>
        </w:r>
      </w:del>
      <w:ins w:id="646" w:author="Korisnik" w:date="2024-09-19T17:49:00Z">
        <w:r w:rsidR="00C03CB6">
          <w:rPr>
            <w:lang w:val="sr-Latn-RS"/>
          </w:rPr>
          <w:t>4</w:t>
        </w:r>
      </w:ins>
      <w:ins w:id="647" w:author="Korisnik" w:date="2024-09-19T17:55:00Z">
        <w:r w:rsidR="00DA58E4">
          <w:rPr>
            <w:lang w:val="sr-Latn-RS"/>
          </w:rPr>
          <w:t>3</w:t>
        </w:r>
      </w:ins>
      <w:r w:rsidR="00174401">
        <w:rPr>
          <w:lang w:val="sr-Latn-RS"/>
        </w:rPr>
        <w:t>].</w:t>
      </w:r>
    </w:p>
    <w:p w14:paraId="3C70BE11" w14:textId="77777777"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14:paraId="4C38583C" w14:textId="77777777"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14:paraId="289DC945" w14:textId="77777777"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14:paraId="483F1CE1" w14:textId="20C336D0" w:rsidR="00806370" w:rsidRDefault="00806370" w:rsidP="00E64FB6">
      <w:pPr>
        <w:jc w:val="both"/>
        <w:rPr>
          <w:lang w:val="sr-Latn-RS"/>
        </w:rPr>
      </w:pPr>
      <w:r>
        <w:rPr>
          <w:lang w:val="sr-Latn-RS"/>
        </w:rPr>
        <w:t xml:space="preserve">Na slici </w:t>
      </w:r>
      <w:del w:id="648" w:author="Korisnik" w:date="2024-09-19T16:06:00Z">
        <w:r w:rsidDel="0004379F">
          <w:rPr>
            <w:lang w:val="sr-Latn-RS"/>
          </w:rPr>
          <w:delText xml:space="preserve">15 </w:delText>
        </w:r>
      </w:del>
      <w:ins w:id="649" w:author="Korisnik" w:date="2024-09-19T16:06:00Z">
        <w:r w:rsidR="0004379F">
          <w:rPr>
            <w:lang w:val="sr-Latn-RS"/>
          </w:rPr>
          <w:t xml:space="preserve">14 </w:t>
        </w:r>
      </w:ins>
      <w:r>
        <w:rPr>
          <w:lang w:val="sr-Latn-RS"/>
        </w:rPr>
        <w:t xml:space="preserve">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w:t>
      </w:r>
      <w:r w:rsidR="00B10B48">
        <w:rPr>
          <w:lang w:val="sr-Latn-RS"/>
        </w:rPr>
        <w:lastRenderedPageBreak/>
        <w:t>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14:paraId="3843C226" w14:textId="77777777" w:rsidR="00806370" w:rsidRDefault="00806370" w:rsidP="00806370">
      <w:pPr>
        <w:keepNext/>
        <w:jc w:val="center"/>
      </w:pPr>
      <w:r>
        <w:rPr>
          <w:noProof/>
        </w:rPr>
        <w:drawing>
          <wp:inline distT="0" distB="0" distL="0" distR="0" wp14:anchorId="17AEA2C4" wp14:editId="21A6E7F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95525"/>
                    </a:xfrm>
                    <a:prstGeom prst="rect">
                      <a:avLst/>
                    </a:prstGeom>
                  </pic:spPr>
                </pic:pic>
              </a:graphicData>
            </a:graphic>
          </wp:inline>
        </w:drawing>
      </w:r>
    </w:p>
    <w:p w14:paraId="1A7C008D" w14:textId="73F7E51D" w:rsidR="00806370" w:rsidRDefault="00806370" w:rsidP="00806370">
      <w:pPr>
        <w:pStyle w:val="Caption"/>
        <w:rPr>
          <w:sz w:val="22"/>
        </w:rPr>
      </w:pPr>
      <w:r w:rsidRPr="00806370">
        <w:rPr>
          <w:sz w:val="22"/>
        </w:rPr>
        <w:t xml:space="preserve">Slika </w:t>
      </w:r>
      <w:del w:id="650" w:author="Korisnik" w:date="2024-09-19T16:06:00Z">
        <w:r w:rsidRPr="00806370" w:rsidDel="0004379F">
          <w:rPr>
            <w:sz w:val="22"/>
          </w:rPr>
          <w:delText>1</w:delText>
        </w:r>
        <w:r w:rsidDel="0004379F">
          <w:rPr>
            <w:sz w:val="22"/>
          </w:rPr>
          <w:delText>5</w:delText>
        </w:r>
      </w:del>
      <w:ins w:id="651" w:author="Korisnik" w:date="2024-09-19T16:06:00Z">
        <w:r w:rsidR="0004379F" w:rsidRPr="00806370">
          <w:rPr>
            <w:sz w:val="22"/>
          </w:rPr>
          <w:t>1</w:t>
        </w:r>
        <w:r w:rsidR="0004379F">
          <w:rPr>
            <w:sz w:val="22"/>
          </w:rPr>
          <w:t>4</w:t>
        </w:r>
      </w:ins>
      <w:r>
        <w:rPr>
          <w:sz w:val="22"/>
        </w:rPr>
        <w:t>. Fuzzy query - transpositions</w:t>
      </w:r>
    </w:p>
    <w:p w14:paraId="222DE569" w14:textId="77777777" w:rsidR="003F43DD" w:rsidRPr="004A549F" w:rsidRDefault="003F43DD" w:rsidP="003F43DD">
      <w:pPr>
        <w:jc w:val="both"/>
        <w:rPr>
          <w:lang w:val="sr-Latn-RS"/>
        </w:rPr>
      </w:pPr>
      <w:r w:rsidRPr="004A549F">
        <w:rPr>
          <w:lang w:val="sr-Latn-RS"/>
        </w:rPr>
        <w:t xml:space="preserve">Osim </w:t>
      </w:r>
      <w:r w:rsidRPr="004A549F">
        <w:rPr>
          <w:i/>
          <w:lang w:val="sr-Latn-RS"/>
        </w:rPr>
        <w:t>fuzziness</w:t>
      </w:r>
      <w:r w:rsidRPr="004A549F">
        <w:rPr>
          <w:lang w:val="sr-Latn-RS"/>
        </w:rPr>
        <w:t xml:space="preserve"> i </w:t>
      </w:r>
      <w:r w:rsidRPr="004A549F">
        <w:rPr>
          <w:i/>
          <w:lang w:val="sr-Latn-RS"/>
        </w:rPr>
        <w:t>transpositions</w:t>
      </w:r>
      <w:r w:rsidRPr="004A549F">
        <w:rPr>
          <w:lang w:val="sr-Latn-RS"/>
        </w:rPr>
        <w:t xml:space="preserve"> parametara, moguće</w:t>
      </w:r>
      <w:r w:rsidR="00C66FDD" w:rsidRPr="004A549F">
        <w:rPr>
          <w:lang w:val="sr-Latn-RS"/>
        </w:rPr>
        <w:t xml:space="preserve"> je</w:t>
      </w:r>
      <w:r w:rsidRPr="004A549F">
        <w:rPr>
          <w:lang w:val="sr-Latn-RS"/>
        </w:rPr>
        <w:t xml:space="preserve"> koristiti i parametre</w:t>
      </w:r>
      <w:r w:rsidR="00BB4BED" w:rsidRPr="004A549F">
        <w:rPr>
          <w:lang w:val="sr-Latn-RS"/>
        </w:rPr>
        <w:t xml:space="preserve"> poput</w:t>
      </w:r>
      <w:r w:rsidRPr="004A549F">
        <w:rPr>
          <w:lang w:val="sr-Latn-RS"/>
        </w:rPr>
        <w:t>:</w:t>
      </w:r>
    </w:p>
    <w:p w14:paraId="55C6ABDC" w14:textId="77777777" w:rsidR="003F43DD" w:rsidRPr="004A549F" w:rsidRDefault="0053279C" w:rsidP="003F43DD">
      <w:pPr>
        <w:pStyle w:val="ListParagraph"/>
        <w:numPr>
          <w:ilvl w:val="0"/>
          <w:numId w:val="22"/>
        </w:numPr>
        <w:jc w:val="both"/>
        <w:rPr>
          <w:lang w:val="sr-Latn-RS"/>
        </w:rPr>
      </w:pPr>
      <w:r w:rsidRPr="004A549F">
        <w:rPr>
          <w:b/>
          <w:i/>
          <w:lang w:val="sr-Latn-RS"/>
        </w:rPr>
        <w:t>max expansions</w:t>
      </w:r>
      <w:r w:rsidRPr="004A549F">
        <w:rPr>
          <w:lang w:val="sr-Latn-RS"/>
        </w:rPr>
        <w:t xml:space="preserve"> -</w:t>
      </w:r>
      <w:r w:rsidR="00174401" w:rsidRPr="004A549F">
        <w:rPr>
          <w:lang w:val="sr-Latn-RS"/>
        </w:rPr>
        <w:t xml:space="preserve"> maksimalan broj dokumenata koji mogu da se nađu u rezultatu,</w:t>
      </w:r>
    </w:p>
    <w:p w14:paraId="41BBF209" w14:textId="77777777" w:rsidR="0053279C" w:rsidRPr="004A549F" w:rsidRDefault="0053279C" w:rsidP="003F43DD">
      <w:pPr>
        <w:pStyle w:val="ListParagraph"/>
        <w:numPr>
          <w:ilvl w:val="0"/>
          <w:numId w:val="22"/>
        </w:numPr>
        <w:jc w:val="both"/>
        <w:rPr>
          <w:lang w:val="sr-Latn-RS"/>
        </w:rPr>
      </w:pPr>
      <w:r w:rsidRPr="004A549F">
        <w:rPr>
          <w:b/>
          <w:i/>
          <w:lang w:val="sr-Latn-RS"/>
        </w:rPr>
        <w:t>prefix length</w:t>
      </w:r>
      <w:r w:rsidRPr="004A549F">
        <w:rPr>
          <w:lang w:val="sr-Latn-RS"/>
        </w:rPr>
        <w:t xml:space="preserve"> -</w:t>
      </w:r>
      <w:r w:rsidR="00174401" w:rsidRPr="004A549F">
        <w:rPr>
          <w:lang w:val="sr-Latn-RS"/>
        </w:rPr>
        <w:t xml:space="preserve"> broj početnih karaktera koje će </w:t>
      </w:r>
      <w:r w:rsidR="00174401" w:rsidRPr="004A549F">
        <w:rPr>
          <w:i/>
          <w:lang w:val="sr-Latn-RS"/>
        </w:rPr>
        <w:t>fuzzy query</w:t>
      </w:r>
      <w:r w:rsidR="00174401" w:rsidRPr="004A549F">
        <w:rPr>
          <w:lang w:val="sr-Latn-RS"/>
        </w:rPr>
        <w:t xml:space="preserve"> ignorisati,</w:t>
      </w:r>
    </w:p>
    <w:p w14:paraId="62411850" w14:textId="00DCEF33" w:rsidR="00082607" w:rsidRPr="004A549F" w:rsidRDefault="0053279C" w:rsidP="00146E69">
      <w:pPr>
        <w:pStyle w:val="ListParagraph"/>
        <w:numPr>
          <w:ilvl w:val="0"/>
          <w:numId w:val="22"/>
        </w:numPr>
        <w:jc w:val="both"/>
        <w:rPr>
          <w:lang w:val="sr-Latn-RS"/>
        </w:rPr>
      </w:pPr>
      <w:r w:rsidRPr="004A549F">
        <w:rPr>
          <w:b/>
          <w:i/>
          <w:lang w:val="sr-Latn-RS"/>
        </w:rPr>
        <w:t>rewrite</w:t>
      </w:r>
      <w:r w:rsidRPr="004A549F">
        <w:rPr>
          <w:lang w:val="sr-Latn-RS"/>
        </w:rPr>
        <w:t xml:space="preserve"> -</w:t>
      </w:r>
      <w:r w:rsidR="00174401" w:rsidRPr="004A549F">
        <w:rPr>
          <w:lang w:val="sr-Latn-RS"/>
        </w:rPr>
        <w:t xml:space="preserve"> za menjanje </w:t>
      </w:r>
      <w:r w:rsidR="00174401" w:rsidRPr="004A549F">
        <w:rPr>
          <w:i/>
          <w:lang w:val="sr-Latn-RS"/>
        </w:rPr>
        <w:t>score</w:t>
      </w:r>
      <w:r w:rsidR="00174401" w:rsidRPr="004A549F">
        <w:rPr>
          <w:lang w:val="sr-Latn-RS"/>
        </w:rPr>
        <w:t xml:space="preserve"> vrednosti rezultata [</w:t>
      </w:r>
      <w:del w:id="652" w:author="Korisnik" w:date="2024-09-19T17:49:00Z">
        <w:r w:rsidR="00174401" w:rsidRPr="004A549F" w:rsidDel="00C03CB6">
          <w:rPr>
            <w:lang w:val="sr-Latn-RS"/>
          </w:rPr>
          <w:delText>42</w:delText>
        </w:r>
      </w:del>
      <w:ins w:id="653" w:author="Korisnik" w:date="2024-09-19T17:49:00Z">
        <w:r w:rsidR="00C03CB6" w:rsidRPr="004A549F">
          <w:rPr>
            <w:lang w:val="sr-Latn-RS"/>
          </w:rPr>
          <w:t>4</w:t>
        </w:r>
      </w:ins>
      <w:ins w:id="654" w:author="Korisnik" w:date="2024-09-19T17:55:00Z">
        <w:r w:rsidR="00DA58E4">
          <w:rPr>
            <w:lang w:val="sr-Latn-RS"/>
          </w:rPr>
          <w:t>2</w:t>
        </w:r>
      </w:ins>
      <w:r w:rsidR="00174401" w:rsidRPr="004A549F">
        <w:rPr>
          <w:lang w:val="sr-Latn-RS"/>
        </w:rPr>
        <w:t>].</w:t>
      </w:r>
    </w:p>
    <w:p w14:paraId="764E951E" w14:textId="77777777" w:rsidR="00082607" w:rsidRPr="001B23A1" w:rsidRDefault="001B23A1" w:rsidP="001B23A1">
      <w:pPr>
        <w:pStyle w:val="Heading1"/>
        <w:rPr>
          <w:i/>
          <w:lang w:val="sr-Latn-RS"/>
        </w:rPr>
      </w:pPr>
      <w:bookmarkStart w:id="655" w:name="_Toc177675781"/>
      <w:r w:rsidRPr="001B23A1">
        <w:rPr>
          <w:i/>
          <w:lang w:val="sr-Latn-RS"/>
        </w:rPr>
        <w:lastRenderedPageBreak/>
        <w:t>DebugIt</w:t>
      </w:r>
      <w:bookmarkEnd w:id="655"/>
    </w:p>
    <w:p w14:paraId="3FBB9ADB" w14:textId="77777777"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14:paraId="1B30A03F" w14:textId="77777777"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14:paraId="33805ED0" w14:textId="69B88BDF" w:rsidR="00FC1BEB" w:rsidRPr="00601D7D" w:rsidRDefault="00FC1BEB" w:rsidP="008B2E77">
      <w:pPr>
        <w:jc w:val="both"/>
      </w:pPr>
      <w:r>
        <w:rPr>
          <w:lang w:val="sr-Latn-RS"/>
        </w:rPr>
        <w:t>Svako pitanje i odgovor je moguće</w:t>
      </w:r>
      <w:ins w:id="656" w:author="Dunja Vrbaski" w:date="2024-09-17T23:54:00Z">
        <w:r w:rsidR="004A549F">
          <w:rPr>
            <w:lang w:val="sr-Latn-RS"/>
          </w:rPr>
          <w:t xml:space="preserve"> označiti </w:t>
        </w:r>
        <w:r w:rsidR="004A549F">
          <w:t>(</w:t>
        </w:r>
      </w:ins>
      <w:del w:id="657" w:author="Dunja Vrbaski" w:date="2024-09-17T23:54:00Z">
        <w:r w:rsidDel="004A549F">
          <w:rPr>
            <w:lang w:val="sr-Latn-RS"/>
          </w:rPr>
          <w:delText xml:space="preserve"> </w:delText>
        </w:r>
      </w:del>
      <w:ins w:id="658" w:author="Dunja Vrbaski" w:date="2024-09-17T23:54:00Z">
        <w:r w:rsidR="004A549F">
          <w:rPr>
            <w:lang w:val="sr-Latn-RS"/>
          </w:rPr>
          <w:t>„</w:t>
        </w:r>
      </w:ins>
      <w:r>
        <w:rPr>
          <w:lang w:val="sr-Latn-RS"/>
        </w:rPr>
        <w:t>lajkovati</w:t>
      </w:r>
      <w:ins w:id="659" w:author="Dunja Vrbaski" w:date="2024-09-17T23:54:00Z">
        <w:r w:rsidR="004A549F">
          <w:rPr>
            <w:lang w:val="sr-Latn-RS"/>
          </w:rPr>
          <w:t>“</w:t>
        </w:r>
      </w:ins>
      <w:r>
        <w:rPr>
          <w:lang w:val="sr-Latn-RS"/>
        </w:rPr>
        <w:t xml:space="preserve"> i</w:t>
      </w:r>
      <w:r w:rsidR="001408DD">
        <w:rPr>
          <w:lang w:val="sr-Latn-RS"/>
        </w:rPr>
        <w:t>li</w:t>
      </w:r>
      <w:r>
        <w:rPr>
          <w:lang w:val="sr-Latn-RS"/>
        </w:rPr>
        <w:t xml:space="preserve"> </w:t>
      </w:r>
      <w:ins w:id="660" w:author="Dunja Vrbaski" w:date="2024-09-17T23:54:00Z">
        <w:r w:rsidR="004A549F">
          <w:rPr>
            <w:lang w:val="sr-Latn-RS"/>
          </w:rPr>
          <w:t>„</w:t>
        </w:r>
      </w:ins>
      <w:r>
        <w:rPr>
          <w:lang w:val="sr-Latn-RS"/>
        </w:rPr>
        <w:t>dislajkovati</w:t>
      </w:r>
      <w:ins w:id="661" w:author="Dunja Vrbaski" w:date="2024-09-17T23:54:00Z">
        <w:r w:rsidR="004A549F">
          <w:rPr>
            <w:lang w:val="sr-Latn-RS"/>
          </w:rPr>
          <w:t>“)</w:t>
        </w:r>
      </w:ins>
      <w:r>
        <w:rPr>
          <w:lang w:val="sr-Latn-RS"/>
        </w:rPr>
        <w:t>. Time se daje do znanja koliko ljudi je pitanje, ili odgovor, smatralo korisnim.</w:t>
      </w:r>
    </w:p>
    <w:p w14:paraId="5EC227CE" w14:textId="77777777"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14:paraId="597DE64C" w14:textId="542896CE" w:rsidR="003827D6" w:rsidRPr="00D576B0" w:rsidDel="004A41CA" w:rsidRDefault="00BB0D81" w:rsidP="00D576B0">
      <w:pPr>
        <w:pStyle w:val="Heading2"/>
        <w:rPr>
          <w:del w:id="662" w:author="Korisnik" w:date="2024-09-19T16:31:00Z"/>
          <w:lang w:val="sr-Latn-RS"/>
        </w:rPr>
      </w:pPr>
      <w:del w:id="663" w:author="Korisnik" w:date="2024-09-19T16:31:00Z">
        <w:r w:rsidDel="004A41CA">
          <w:rPr>
            <w:lang w:val="sr-Latn-RS"/>
          </w:rPr>
          <w:delText>Korišćene tehnologije</w:delText>
        </w:r>
      </w:del>
    </w:p>
    <w:p w14:paraId="1413D001" w14:textId="0192A622" w:rsidR="00600E75" w:rsidRPr="00600E75" w:rsidRDefault="00600E75" w:rsidP="009155BE">
      <w:pPr>
        <w:jc w:val="both"/>
        <w:rPr>
          <w:ins w:id="664" w:author="Korisnik" w:date="2024-09-19T16:30:00Z"/>
          <w:lang w:val="sr-Latn-RS"/>
          <w:rPrChange w:id="665" w:author="Korisnik" w:date="2024-09-19T16:30:00Z">
            <w:rPr>
              <w:ins w:id="666" w:author="Korisnik" w:date="2024-09-19T16:30:00Z"/>
              <w:b/>
              <w:i/>
              <w:lang w:val="sr-Latn-RS"/>
            </w:rPr>
          </w:rPrChange>
        </w:rPr>
      </w:pPr>
      <w:ins w:id="667" w:author="Korisnik" w:date="2024-09-19T16:30:00Z">
        <w:r>
          <w:rPr>
            <w:lang w:val="sr-Latn-RS"/>
          </w:rPr>
          <w:t>Rešenje je razvijano uz korišćenje sledećeg skupa tehnologija:</w:t>
        </w:r>
      </w:ins>
    </w:p>
    <w:p w14:paraId="4DF8D0FE" w14:textId="206D1AF5" w:rsidR="0014138F" w:rsidRPr="00D576B0" w:rsidRDefault="0014138F">
      <w:pPr>
        <w:pStyle w:val="ListParagraph"/>
        <w:numPr>
          <w:ilvl w:val="0"/>
          <w:numId w:val="26"/>
        </w:numPr>
        <w:jc w:val="both"/>
        <w:rPr>
          <w:lang w:val="sr-Latn-RS"/>
        </w:rPr>
        <w:pPrChange w:id="668" w:author="Korisnik" w:date="2024-09-19T16:30:00Z">
          <w:pPr>
            <w:jc w:val="both"/>
          </w:pPr>
        </w:pPrChange>
      </w:pPr>
      <w:r w:rsidRPr="00D576B0">
        <w:rPr>
          <w:b/>
          <w:i/>
          <w:lang w:val="sr-Latn-RS"/>
        </w:rPr>
        <w:t>ASP.NET</w:t>
      </w:r>
      <w:r w:rsidRPr="00D576B0">
        <w:rPr>
          <w:lang w:val="sr-Latn-RS"/>
        </w:rPr>
        <w:t xml:space="preserve"> - </w:t>
      </w:r>
      <w:del w:id="669" w:author="Korisnik" w:date="2024-09-19T16:30:00Z">
        <w:r w:rsidRPr="00D576B0" w:rsidDel="00600E75">
          <w:rPr>
            <w:i/>
            <w:lang w:val="sr-Latn-RS"/>
          </w:rPr>
          <w:delText>backend</w:delText>
        </w:r>
        <w:r w:rsidRPr="00D576B0" w:rsidDel="00600E75">
          <w:rPr>
            <w:lang w:val="sr-Latn-RS"/>
          </w:rPr>
          <w:delText xml:space="preserve"> </w:delText>
        </w:r>
      </w:del>
      <w:ins w:id="670" w:author="Korisnik" w:date="2024-09-19T16:30:00Z">
        <w:r w:rsidR="00600E75">
          <w:rPr>
            <w:i/>
            <w:lang w:val="sr-Latn-RS"/>
          </w:rPr>
          <w:t>B</w:t>
        </w:r>
        <w:r w:rsidR="00600E75" w:rsidRPr="00D576B0">
          <w:rPr>
            <w:i/>
            <w:lang w:val="sr-Latn-RS"/>
          </w:rPr>
          <w:t>ackend</w:t>
        </w:r>
        <w:r w:rsidR="00600E75" w:rsidRPr="00D576B0">
          <w:rPr>
            <w:lang w:val="sr-Latn-RS"/>
          </w:rPr>
          <w:t xml:space="preserve"> </w:t>
        </w:r>
      </w:ins>
      <w:r w:rsidRPr="00D576B0">
        <w:rPr>
          <w:lang w:val="sr-Latn-RS"/>
        </w:rPr>
        <w:t>deo aplikacije.</w:t>
      </w:r>
    </w:p>
    <w:p w14:paraId="5D7682E1" w14:textId="43194C21" w:rsidR="0044201F" w:rsidRPr="00D576B0" w:rsidRDefault="0044201F">
      <w:pPr>
        <w:pStyle w:val="ListParagraph"/>
        <w:numPr>
          <w:ilvl w:val="0"/>
          <w:numId w:val="26"/>
        </w:numPr>
        <w:jc w:val="both"/>
        <w:rPr>
          <w:lang w:val="sr-Latn-RS"/>
        </w:rPr>
        <w:pPrChange w:id="671" w:author="Korisnik" w:date="2024-09-19T16:30:00Z">
          <w:pPr>
            <w:jc w:val="both"/>
          </w:pPr>
        </w:pPrChange>
      </w:pPr>
      <w:r w:rsidRPr="00600E75">
        <w:rPr>
          <w:b/>
          <w:i/>
          <w:lang w:val="sr-Latn-RS"/>
        </w:rPr>
        <w:t>Elasticsearch</w:t>
      </w:r>
      <w:r w:rsidRPr="00600E75">
        <w:rPr>
          <w:lang w:val="sr-Latn-RS"/>
        </w:rPr>
        <w:t xml:space="preserve"> - </w:t>
      </w:r>
      <w:del w:id="672" w:author="Korisnik" w:date="2024-09-19T16:30:00Z">
        <w:r w:rsidRPr="00600E75" w:rsidDel="00600E75">
          <w:rPr>
            <w:lang w:val="sr-Latn-RS"/>
          </w:rPr>
          <w:delText xml:space="preserve">mehanizam </w:delText>
        </w:r>
      </w:del>
      <w:ins w:id="673" w:author="Korisnik" w:date="2024-09-19T16:30:00Z">
        <w:r w:rsidR="00600E75">
          <w:rPr>
            <w:lang w:val="sr-Latn-RS"/>
          </w:rPr>
          <w:t>M</w:t>
        </w:r>
        <w:r w:rsidR="00600E75" w:rsidRPr="00D576B0">
          <w:rPr>
            <w:lang w:val="sr-Latn-RS"/>
          </w:rPr>
          <w:t xml:space="preserve">ehanizam </w:t>
        </w:r>
      </w:ins>
      <w:r w:rsidRPr="00D576B0">
        <w:rPr>
          <w:lang w:val="sr-Latn-RS"/>
        </w:rPr>
        <w:t>za efikasnu pretragu</w:t>
      </w:r>
      <w:r w:rsidR="003827D6" w:rsidRPr="00D576B0">
        <w:rPr>
          <w:lang w:val="sr-Latn-RS"/>
        </w:rPr>
        <w:t>.</w:t>
      </w:r>
    </w:p>
    <w:p w14:paraId="2687CD14" w14:textId="2A0B9A69" w:rsidR="0014138F" w:rsidRPr="00600E75" w:rsidRDefault="0014138F">
      <w:pPr>
        <w:pStyle w:val="ListParagraph"/>
        <w:numPr>
          <w:ilvl w:val="0"/>
          <w:numId w:val="26"/>
        </w:numPr>
        <w:jc w:val="both"/>
        <w:rPr>
          <w:lang w:val="sr-Latn-RS"/>
        </w:rPr>
        <w:pPrChange w:id="674" w:author="Korisnik" w:date="2024-09-19T16:30:00Z">
          <w:pPr>
            <w:jc w:val="both"/>
          </w:pPr>
        </w:pPrChange>
      </w:pPr>
      <w:r w:rsidRPr="00600E75">
        <w:rPr>
          <w:b/>
          <w:i/>
          <w:lang w:val="sr-Latn-RS"/>
        </w:rPr>
        <w:t>NEST</w:t>
      </w:r>
      <w:r w:rsidRPr="00600E75">
        <w:rPr>
          <w:lang w:val="sr-Latn-RS"/>
        </w:rPr>
        <w:t xml:space="preserve"> - </w:t>
      </w:r>
      <w:del w:id="675" w:author="Korisnik" w:date="2024-09-19T16:30:00Z">
        <w:r w:rsidRPr="00600E75" w:rsidDel="00600E75">
          <w:rPr>
            <w:lang w:val="sr-Latn-RS"/>
          </w:rPr>
          <w:delText xml:space="preserve">oficijalna </w:delText>
        </w:r>
      </w:del>
      <w:ins w:id="676" w:author="Korisnik" w:date="2024-09-19T16:30:00Z">
        <w:r w:rsidR="00600E75">
          <w:rPr>
            <w:lang w:val="sr-Latn-RS"/>
          </w:rPr>
          <w:t>O</w:t>
        </w:r>
        <w:r w:rsidR="00600E75" w:rsidRPr="00D576B0">
          <w:rPr>
            <w:lang w:val="sr-Latn-RS"/>
          </w:rPr>
          <w:t xml:space="preserve">ficijalna </w:t>
        </w:r>
      </w:ins>
      <w:r w:rsidRPr="00D576B0">
        <w:rPr>
          <w:i/>
          <w:lang w:val="sr-Latn-RS"/>
        </w:rPr>
        <w:t>.NET</w:t>
      </w:r>
      <w:r w:rsidRPr="00D576B0">
        <w:rPr>
          <w:lang w:val="sr-Latn-RS"/>
        </w:rPr>
        <w:t xml:space="preserve"> biblioteka uz pomoć koje se vrši integracija </w:t>
      </w:r>
      <w:r w:rsidRPr="00D576B0">
        <w:rPr>
          <w:i/>
          <w:lang w:val="sr-Latn-RS"/>
        </w:rPr>
        <w:t>Elasticsearch</w:t>
      </w:r>
      <w:r w:rsidRPr="00600E75">
        <w:rPr>
          <w:lang w:val="sr-Latn-RS"/>
        </w:rPr>
        <w:t xml:space="preserve"> mehanizma.</w:t>
      </w:r>
    </w:p>
    <w:p w14:paraId="42D33BDA" w14:textId="1E658B70" w:rsidR="0014138F" w:rsidRPr="00D576B0" w:rsidRDefault="0014138F">
      <w:pPr>
        <w:pStyle w:val="ListParagraph"/>
        <w:numPr>
          <w:ilvl w:val="0"/>
          <w:numId w:val="26"/>
        </w:numPr>
        <w:jc w:val="both"/>
        <w:rPr>
          <w:lang w:val="sr-Latn-RS"/>
        </w:rPr>
        <w:pPrChange w:id="677" w:author="Korisnik" w:date="2024-09-19T16:30:00Z">
          <w:pPr>
            <w:jc w:val="both"/>
          </w:pPr>
        </w:pPrChange>
      </w:pPr>
      <w:r w:rsidRPr="00600E75">
        <w:rPr>
          <w:b/>
          <w:i/>
          <w:lang w:val="sr-Latn-RS"/>
        </w:rPr>
        <w:t>Elasticsearch DBMS</w:t>
      </w:r>
      <w:r w:rsidRPr="00600E75">
        <w:rPr>
          <w:lang w:val="sr-Latn-RS"/>
        </w:rPr>
        <w:t xml:space="preserve"> - </w:t>
      </w:r>
      <w:del w:id="678" w:author="Korisnik" w:date="2024-09-19T16:30:00Z">
        <w:r w:rsidRPr="00600E75" w:rsidDel="00600E75">
          <w:rPr>
            <w:lang w:val="sr-Latn-RS"/>
          </w:rPr>
          <w:delText>distribuirana</w:delText>
        </w:r>
      </w:del>
      <w:ins w:id="679" w:author="Korisnik" w:date="2024-09-19T16:30:00Z">
        <w:r w:rsidR="00600E75">
          <w:rPr>
            <w:lang w:val="sr-Latn-RS"/>
          </w:rPr>
          <w:t>D</w:t>
        </w:r>
        <w:r w:rsidR="00600E75" w:rsidRPr="00D576B0">
          <w:rPr>
            <w:lang w:val="sr-Latn-RS"/>
          </w:rPr>
          <w:t>istribuirana</w:t>
        </w:r>
      </w:ins>
      <w:r w:rsidRPr="00D576B0">
        <w:rPr>
          <w:lang w:val="sr-Latn-RS"/>
        </w:rPr>
        <w:t>, skalabilna baza u kojoj se čuvaju podaci, radi što brže i relevantnije pretrage.</w:t>
      </w:r>
    </w:p>
    <w:p w14:paraId="3CABEDE4" w14:textId="58604E4B" w:rsidR="00902E32" w:rsidRPr="00600E75" w:rsidRDefault="002974FE">
      <w:pPr>
        <w:pStyle w:val="ListParagraph"/>
        <w:numPr>
          <w:ilvl w:val="0"/>
          <w:numId w:val="26"/>
        </w:numPr>
        <w:jc w:val="both"/>
        <w:rPr>
          <w:lang w:val="sr-Latn-RS"/>
        </w:rPr>
        <w:pPrChange w:id="680" w:author="Korisnik" w:date="2024-09-19T16:30:00Z">
          <w:pPr>
            <w:jc w:val="both"/>
          </w:pPr>
        </w:pPrChange>
      </w:pPr>
      <w:r w:rsidRPr="00600E75">
        <w:rPr>
          <w:b/>
          <w:i/>
          <w:lang w:val="sr-Latn-RS"/>
        </w:rPr>
        <w:t>Kibana</w:t>
      </w:r>
      <w:r w:rsidRPr="00600E75">
        <w:rPr>
          <w:lang w:val="sr-Latn-RS"/>
        </w:rPr>
        <w:t xml:space="preserve"> - </w:t>
      </w:r>
      <w:del w:id="681" w:author="Korisnik" w:date="2024-09-19T16:31:00Z">
        <w:r w:rsidRPr="00600E75" w:rsidDel="00600E75">
          <w:rPr>
            <w:lang w:val="sr-Latn-RS"/>
          </w:rPr>
          <w:delText xml:space="preserve">alat </w:delText>
        </w:r>
      </w:del>
      <w:ins w:id="682" w:author="Korisnik" w:date="2024-09-19T16:31:00Z">
        <w:r w:rsidR="00600E75">
          <w:rPr>
            <w:lang w:val="sr-Latn-RS"/>
          </w:rPr>
          <w:t>A</w:t>
        </w:r>
        <w:r w:rsidR="00600E75" w:rsidRPr="00D576B0">
          <w:rPr>
            <w:lang w:val="sr-Latn-RS"/>
          </w:rPr>
          <w:t xml:space="preserve">lat </w:t>
        </w:r>
      </w:ins>
      <w:r w:rsidRPr="00D576B0">
        <w:rPr>
          <w:lang w:val="sr-Latn-RS"/>
        </w:rPr>
        <w:t>za vizualizaciju podataka, analitiku i monitoring aplikacij</w:t>
      </w:r>
      <w:r w:rsidR="00664111" w:rsidRPr="00D576B0">
        <w:rPr>
          <w:lang w:val="sr-Latn-RS"/>
        </w:rPr>
        <w:t>e</w:t>
      </w:r>
      <w:r w:rsidRPr="00D576B0">
        <w:rPr>
          <w:lang w:val="sr-Latn-RS"/>
        </w:rPr>
        <w:t xml:space="preserve"> koj</w:t>
      </w:r>
      <w:r w:rsidR="00664111" w:rsidRPr="00600E75">
        <w:rPr>
          <w:lang w:val="sr-Latn-RS"/>
        </w:rPr>
        <w:t>a</w:t>
      </w:r>
      <w:r w:rsidRPr="00600E75">
        <w:rPr>
          <w:lang w:val="sr-Latn-RS"/>
        </w:rPr>
        <w:t xml:space="preserve"> korsti </w:t>
      </w:r>
      <w:r w:rsidRPr="00600E75">
        <w:rPr>
          <w:i/>
          <w:lang w:val="sr-Latn-RS"/>
        </w:rPr>
        <w:t>Elasticsearch</w:t>
      </w:r>
      <w:r w:rsidR="00902E32" w:rsidRPr="00600E75">
        <w:rPr>
          <w:lang w:val="sr-Latn-RS"/>
        </w:rPr>
        <w:t>.</w:t>
      </w:r>
    </w:p>
    <w:p w14:paraId="2AD2198C" w14:textId="3C99D049" w:rsidR="00902E32" w:rsidRPr="00600E75" w:rsidRDefault="00902E32">
      <w:pPr>
        <w:pStyle w:val="ListParagraph"/>
        <w:numPr>
          <w:ilvl w:val="0"/>
          <w:numId w:val="26"/>
        </w:numPr>
        <w:jc w:val="both"/>
        <w:rPr>
          <w:lang w:val="sr-Latn-RS"/>
        </w:rPr>
        <w:pPrChange w:id="683" w:author="Korisnik" w:date="2024-09-19T16:30:00Z">
          <w:pPr>
            <w:jc w:val="both"/>
          </w:pPr>
        </w:pPrChange>
      </w:pPr>
      <w:r w:rsidRPr="00600E75">
        <w:rPr>
          <w:b/>
          <w:i/>
          <w:lang w:val="sr-Latn-RS"/>
        </w:rPr>
        <w:t>Docker</w:t>
      </w:r>
      <w:r w:rsidRPr="00600E75">
        <w:rPr>
          <w:lang w:val="sr-Latn-RS"/>
        </w:rPr>
        <w:t xml:space="preserve"> - </w:t>
      </w:r>
      <w:del w:id="684" w:author="Korisnik" w:date="2024-09-19T16:31:00Z">
        <w:r w:rsidRPr="00600E75" w:rsidDel="00600E75">
          <w:rPr>
            <w:lang w:val="sr-Latn-RS"/>
          </w:rPr>
          <w:delText xml:space="preserve">podizanje </w:delText>
        </w:r>
      </w:del>
      <w:ins w:id="685" w:author="Korisnik" w:date="2024-09-19T16:31:00Z">
        <w:r w:rsidR="00600E75">
          <w:rPr>
            <w:lang w:val="sr-Latn-RS"/>
          </w:rPr>
          <w:t>P</w:t>
        </w:r>
        <w:r w:rsidR="00600E75" w:rsidRPr="00D576B0">
          <w:rPr>
            <w:lang w:val="sr-Latn-RS"/>
          </w:rPr>
          <w:t xml:space="preserve">odizanje </w:t>
        </w:r>
      </w:ins>
      <w:r w:rsidRPr="00D576B0">
        <w:rPr>
          <w:i/>
          <w:lang w:val="sr-Latn-RS"/>
        </w:rPr>
        <w:t>Elasticsearch</w:t>
      </w:r>
      <w:r w:rsidRPr="00D576B0">
        <w:rPr>
          <w:lang w:val="sr-Latn-RS"/>
        </w:rPr>
        <w:t xml:space="preserve"> i </w:t>
      </w:r>
      <w:r w:rsidRPr="00D576B0">
        <w:rPr>
          <w:i/>
          <w:lang w:val="sr-Latn-RS"/>
        </w:rPr>
        <w:t>Kibana</w:t>
      </w:r>
      <w:r w:rsidRPr="00600E75">
        <w:rPr>
          <w:lang w:val="sr-Latn-RS"/>
        </w:rPr>
        <w:t xml:space="preserve"> instanci i konfiguraciju broja </w:t>
      </w:r>
      <w:r w:rsidRPr="00600E75">
        <w:rPr>
          <w:i/>
          <w:lang w:val="sr-Latn-RS"/>
        </w:rPr>
        <w:t>node</w:t>
      </w:r>
      <w:r w:rsidRPr="00600E75">
        <w:rPr>
          <w:lang w:val="sr-Latn-RS"/>
        </w:rPr>
        <w:t xml:space="preserve"> komponenti u </w:t>
      </w:r>
      <w:r w:rsidRPr="00600E75">
        <w:rPr>
          <w:i/>
          <w:lang w:val="sr-Latn-RS"/>
        </w:rPr>
        <w:t>cluster</w:t>
      </w:r>
      <w:r w:rsidRPr="00600E75">
        <w:rPr>
          <w:lang w:val="sr-Latn-RS"/>
        </w:rPr>
        <w:t xml:space="preserve"> komponenti.</w:t>
      </w:r>
    </w:p>
    <w:p w14:paraId="592AE1E8" w14:textId="1726A1D5" w:rsidR="0014138F" w:rsidRPr="00600E75" w:rsidRDefault="0014138F">
      <w:pPr>
        <w:pStyle w:val="ListParagraph"/>
        <w:numPr>
          <w:ilvl w:val="0"/>
          <w:numId w:val="26"/>
        </w:numPr>
        <w:jc w:val="both"/>
        <w:rPr>
          <w:lang w:val="sr-Latn-RS"/>
        </w:rPr>
        <w:pPrChange w:id="686" w:author="Korisnik" w:date="2024-09-19T16:30:00Z">
          <w:pPr>
            <w:jc w:val="both"/>
          </w:pPr>
        </w:pPrChange>
      </w:pPr>
      <w:r w:rsidRPr="00600E75">
        <w:rPr>
          <w:b/>
          <w:i/>
          <w:lang w:val="sr-Latn-RS"/>
        </w:rPr>
        <w:t>Angular</w:t>
      </w:r>
      <w:r w:rsidRPr="00600E75">
        <w:rPr>
          <w:lang w:val="sr-Latn-RS"/>
        </w:rPr>
        <w:t xml:space="preserve"> - </w:t>
      </w:r>
      <w:del w:id="687" w:author="Korisnik" w:date="2024-09-19T16:31:00Z">
        <w:r w:rsidRPr="00600E75" w:rsidDel="00600E75">
          <w:rPr>
            <w:i/>
            <w:lang w:val="sr-Latn-RS"/>
          </w:rPr>
          <w:delText>frontend</w:delText>
        </w:r>
        <w:r w:rsidRPr="00600E75" w:rsidDel="00600E75">
          <w:rPr>
            <w:lang w:val="sr-Latn-RS"/>
          </w:rPr>
          <w:delText xml:space="preserve"> </w:delText>
        </w:r>
      </w:del>
      <w:ins w:id="688" w:author="Korisnik" w:date="2024-09-19T16:31:00Z">
        <w:r w:rsidR="00600E75">
          <w:rPr>
            <w:i/>
            <w:lang w:val="sr-Latn-RS"/>
          </w:rPr>
          <w:t>F</w:t>
        </w:r>
        <w:r w:rsidR="00600E75" w:rsidRPr="00D576B0">
          <w:rPr>
            <w:i/>
            <w:lang w:val="sr-Latn-RS"/>
          </w:rPr>
          <w:t>rontend</w:t>
        </w:r>
        <w:r w:rsidR="00600E75" w:rsidRPr="00D576B0">
          <w:rPr>
            <w:lang w:val="sr-Latn-RS"/>
          </w:rPr>
          <w:t xml:space="preserve"> </w:t>
        </w:r>
      </w:ins>
      <w:r w:rsidRPr="00D576B0">
        <w:rPr>
          <w:lang w:val="sr-Latn-RS"/>
        </w:rPr>
        <w:t>deo aplikacija</w:t>
      </w:r>
      <w:r w:rsidR="00902E32" w:rsidRPr="00D576B0">
        <w:rPr>
          <w:lang w:val="sr-Latn-RS"/>
        </w:rPr>
        <w:t>.</w:t>
      </w:r>
    </w:p>
    <w:p w14:paraId="5D295726" w14:textId="77777777" w:rsidR="0000019D" w:rsidRDefault="000D1EF3" w:rsidP="0000019D">
      <w:pPr>
        <w:pStyle w:val="Heading2"/>
        <w:rPr>
          <w:lang w:val="sr-Latn-RS"/>
        </w:rPr>
      </w:pPr>
      <w:bookmarkStart w:id="689" w:name="_Toc177675782"/>
      <w:r>
        <w:rPr>
          <w:lang w:val="sr-Latn-RS"/>
        </w:rPr>
        <w:t>Detalji implementacije</w:t>
      </w:r>
      <w:bookmarkEnd w:id="689"/>
    </w:p>
    <w:p w14:paraId="16012CCA" w14:textId="77777777" w:rsidR="00AD047B" w:rsidRDefault="00FD5ECA" w:rsidP="00FD5ECA">
      <w:pPr>
        <w:pStyle w:val="Heading3"/>
        <w:rPr>
          <w:lang w:val="sr-Latn-RS"/>
        </w:rPr>
      </w:pPr>
      <w:bookmarkStart w:id="690" w:name="_Toc177675783"/>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690"/>
    </w:p>
    <w:p w14:paraId="46200F02" w14:textId="77777777" w:rsidR="00FD5ECA" w:rsidRDefault="00FD5ECA" w:rsidP="00FD5ECA">
      <w:pPr>
        <w:rPr>
          <w:lang w:val="sr-Latn-RS"/>
        </w:rPr>
      </w:pPr>
    </w:p>
    <w:p w14:paraId="56ECA075" w14:textId="2DA34BDF" w:rsidR="00FD5ECA" w:rsidDel="0043753E" w:rsidRDefault="00FD5ECA" w:rsidP="00FD5ECA">
      <w:pPr>
        <w:rPr>
          <w:del w:id="691" w:author="Korisnik" w:date="2024-09-19T16:33:00Z"/>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 xml:space="preserve">Mora postojati podrazumevani </w:t>
      </w:r>
      <w:r w:rsidR="0041555E" w:rsidRPr="0041555E">
        <w:rPr>
          <w:i/>
          <w:lang w:val="sr-Latn-RS"/>
        </w:rPr>
        <w:t>index</w:t>
      </w:r>
      <w:r>
        <w:rPr>
          <w:lang w:val="sr-Latn-RS"/>
        </w:rPr>
        <w:t xml:space="preserve"> u koji će se smeštati podaci</w:t>
      </w:r>
      <w:ins w:id="692" w:author="Dunja Vrbaski" w:date="2024-09-17T23:56:00Z">
        <w:r w:rsidR="004A549F">
          <w:rPr>
            <w:lang w:val="sr-Latn-RS"/>
          </w:rPr>
          <w:t>. U</w:t>
        </w:r>
      </w:ins>
      <w:del w:id="693" w:author="Dunja Vrbaski" w:date="2024-09-17T23:56:00Z">
        <w:r w:rsidDel="004A549F">
          <w:rPr>
            <w:lang w:val="sr-Latn-RS"/>
          </w:rPr>
          <w:delText>, u</w:delText>
        </w:r>
      </w:del>
      <w:r>
        <w:rPr>
          <w:lang w:val="sr-Latn-RS"/>
        </w:rPr>
        <w:t>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14:paraId="4ED49573" w14:textId="77777777" w:rsidR="009155BE" w:rsidRDefault="009155BE" w:rsidP="00FD5ECA">
      <w:pPr>
        <w:rPr>
          <w:lang w:val="sr-Latn-RS"/>
        </w:rPr>
      </w:pPr>
    </w:p>
    <w:p w14:paraId="4C763AA9" w14:textId="77777777"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14:paraId="6EB55616" w14:textId="77777777" w:rsidR="00FD5ECA" w:rsidRDefault="00FD5ECA" w:rsidP="00FD5ECA">
      <w:pPr>
        <w:pStyle w:val="Kod"/>
      </w:pPr>
      <w:r>
        <w:rPr>
          <w:color w:val="0000FF"/>
        </w:rPr>
        <w:t>var</w:t>
      </w:r>
      <w:r>
        <w:t xml:space="preserve"> client = </w:t>
      </w:r>
      <w:r>
        <w:rPr>
          <w:color w:val="0000FF"/>
        </w:rPr>
        <w:t>new</w:t>
      </w:r>
      <w:r>
        <w:t xml:space="preserve"> ElasticClient(settings);</w:t>
      </w:r>
    </w:p>
    <w:p w14:paraId="3DB46B06" w14:textId="77777777" w:rsidR="00FD5ECA" w:rsidRPr="00032F0B" w:rsidRDefault="00FD5ECA" w:rsidP="00FD5ECA">
      <w:pPr>
        <w:jc w:val="center"/>
        <w:rPr>
          <w:i/>
        </w:rPr>
      </w:pPr>
      <w:r w:rsidRPr="00032F0B">
        <w:rPr>
          <w:i/>
        </w:rPr>
        <w:t>Listing 6: Konfiguracija Elasticsearch mehanizma</w:t>
      </w:r>
    </w:p>
    <w:p w14:paraId="4D7AA7B6" w14:textId="77777777"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14:paraId="7580C57C" w14:textId="77777777" w:rsidR="00FD5ECA" w:rsidRDefault="00FD5ECA" w:rsidP="00FD5ECA">
      <w:pPr>
        <w:jc w:val="both"/>
        <w:rPr>
          <w:lang w:val="sr-Latn-RS"/>
        </w:rPr>
      </w:pPr>
      <w:r>
        <w:rPr>
          <w:lang w:val="sr-Latn-RS"/>
        </w:rPr>
        <w:lastRenderedPageBreak/>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14:paraId="6825141D" w14:textId="77777777"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14:paraId="7181964A" w14:textId="77777777" w:rsidR="00FD5ECA" w:rsidRDefault="00FD5ECA" w:rsidP="00FD5ECA">
      <w:pPr>
        <w:pStyle w:val="Kod"/>
      </w:pPr>
      <w:r>
        <w:rPr>
          <w:color w:val="0000FF"/>
        </w:rPr>
        <w:t>var</w:t>
      </w:r>
      <w:r>
        <w:t xml:space="preserve"> response = client.Indices.Create(</w:t>
      </w:r>
      <w:r>
        <w:rPr>
          <w:color w:val="A31515"/>
        </w:rPr>
        <w:t>"question-index"</w:t>
      </w:r>
      <w:r>
        <w:t>, q =&gt; q</w:t>
      </w:r>
    </w:p>
    <w:p w14:paraId="136F9B75" w14:textId="77777777" w:rsidR="00FD5ECA" w:rsidRDefault="00FD5ECA" w:rsidP="00FD5ECA">
      <w:pPr>
        <w:pStyle w:val="Kod"/>
      </w:pPr>
      <w:r>
        <w:t xml:space="preserve">    .Settings(s =&gt; s</w:t>
      </w:r>
    </w:p>
    <w:p w14:paraId="3BAB93AC" w14:textId="77777777" w:rsidR="00FD5ECA" w:rsidRDefault="00FD5ECA" w:rsidP="00FD5ECA">
      <w:pPr>
        <w:pStyle w:val="Kod"/>
      </w:pPr>
      <w:r>
        <w:t xml:space="preserve">        .NumberOfShards(2)</w:t>
      </w:r>
    </w:p>
    <w:p w14:paraId="404D01DB" w14:textId="77777777" w:rsidR="00FD5ECA" w:rsidRDefault="00FD5ECA" w:rsidP="00FD5ECA">
      <w:pPr>
        <w:pStyle w:val="Kod"/>
      </w:pPr>
      <w:r>
        <w:t xml:space="preserve">        .NumberOfReplicas(2)</w:t>
      </w:r>
    </w:p>
    <w:p w14:paraId="654CF643" w14:textId="77777777" w:rsidR="00FD5ECA" w:rsidRDefault="00FD5ECA" w:rsidP="00FD5ECA">
      <w:pPr>
        <w:pStyle w:val="Kod"/>
      </w:pPr>
      <w:r>
        <w:t xml:space="preserve">        .Setting(</w:t>
      </w:r>
      <w:r>
        <w:rPr>
          <w:color w:val="A31515"/>
        </w:rPr>
        <w:t>"index.merge.policy.max_merged_segment"</w:t>
      </w:r>
      <w:r>
        <w:t xml:space="preserve">, </w:t>
      </w:r>
      <w:r>
        <w:rPr>
          <w:color w:val="A31515"/>
        </w:rPr>
        <w:t>"10mb"</w:t>
      </w:r>
      <w:r>
        <w:t>)</w:t>
      </w:r>
    </w:p>
    <w:p w14:paraId="54906206" w14:textId="77777777" w:rsidR="00FD5ECA" w:rsidRDefault="00FD5ECA" w:rsidP="00FD5ECA">
      <w:pPr>
        <w:pStyle w:val="Kod"/>
      </w:pPr>
      <w:r>
        <w:t xml:space="preserve">        .Setting(</w:t>
      </w:r>
      <w:r>
        <w:rPr>
          <w:color w:val="A31515"/>
        </w:rPr>
        <w:t>"index.search.slowlog.threshold.fetch.warn"</w:t>
      </w:r>
      <w:r>
        <w:t xml:space="preserve">, </w:t>
      </w:r>
      <w:r>
        <w:rPr>
          <w:color w:val="A31515"/>
        </w:rPr>
        <w:t>"1s"</w:t>
      </w:r>
      <w:r>
        <w:t>)</w:t>
      </w:r>
    </w:p>
    <w:p w14:paraId="420D596B" w14:textId="2D73245E" w:rsidR="00FD5ECA" w:rsidRPr="00A763DA" w:rsidRDefault="00FD5ECA" w:rsidP="00FD5ECA">
      <w:pPr>
        <w:jc w:val="center"/>
        <w:rPr>
          <w:i/>
        </w:rPr>
      </w:pPr>
      <w:r w:rsidRPr="00A763DA">
        <w:rPr>
          <w:i/>
        </w:rPr>
        <w:t xml:space="preserve">Listing 7: Podešavanja </w:t>
      </w:r>
      <w:r w:rsidR="0041555E">
        <w:rPr>
          <w:i/>
        </w:rPr>
        <w:t>index komponente</w:t>
      </w:r>
    </w:p>
    <w:p w14:paraId="152C4487" w14:textId="77777777"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14:paraId="5E4D9CAC" w14:textId="77777777" w:rsidR="00FD5ECA" w:rsidRDefault="00FD5ECA" w:rsidP="00FD5ECA">
      <w:pPr>
        <w:pStyle w:val="Kod"/>
      </w:pPr>
      <w:r>
        <w:t xml:space="preserve">        .Analysis(a =&gt; a   </w:t>
      </w:r>
    </w:p>
    <w:p w14:paraId="62806413" w14:textId="77777777" w:rsidR="00FD5ECA" w:rsidRDefault="00FD5ECA" w:rsidP="00FD5ECA">
      <w:pPr>
        <w:pStyle w:val="Kod"/>
      </w:pPr>
      <w:r>
        <w:tab/>
        <w:t xml:space="preserve">     .Tokenizers(t =&gt; t</w:t>
      </w:r>
    </w:p>
    <w:p w14:paraId="728C14D3" w14:textId="77777777" w:rsidR="00FD5ECA" w:rsidRDefault="00FD5ECA" w:rsidP="00FD5ECA">
      <w:pPr>
        <w:pStyle w:val="Kod"/>
      </w:pPr>
      <w:r>
        <w:t xml:space="preserve">                .Standard(</w:t>
      </w:r>
      <w:r>
        <w:rPr>
          <w:color w:val="A31515"/>
        </w:rPr>
        <w:t>"serbian_latin_tokenizer"</w:t>
      </w:r>
      <w:r>
        <w:t>)</w:t>
      </w:r>
    </w:p>
    <w:p w14:paraId="0307E063" w14:textId="77777777" w:rsidR="00FD5ECA" w:rsidRDefault="00FD5ECA" w:rsidP="00FD5ECA">
      <w:pPr>
        <w:pStyle w:val="Kod"/>
      </w:pPr>
      <w:r>
        <w:t xml:space="preserve">            )</w:t>
      </w:r>
    </w:p>
    <w:p w14:paraId="6037E1A5" w14:textId="77777777" w:rsidR="00FD5ECA" w:rsidRPr="00A763DA" w:rsidRDefault="00FD5ECA" w:rsidP="00FD5ECA">
      <w:pPr>
        <w:jc w:val="center"/>
        <w:rPr>
          <w:i/>
        </w:rPr>
      </w:pPr>
      <w:r w:rsidRPr="00A763DA">
        <w:rPr>
          <w:i/>
        </w:rPr>
        <w:t>Listing 8: Tokenizer</w:t>
      </w:r>
    </w:p>
    <w:p w14:paraId="5AD8732C" w14:textId="77777777"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14:paraId="3CC755F9" w14:textId="77777777"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14:paraId="4639F604" w14:textId="77777777"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14:paraId="389FD903" w14:textId="77777777"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14:paraId="67550E98" w14:textId="77777777"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14:paraId="451DDA80" w14:textId="77777777" w:rsidR="00FD5ECA" w:rsidDel="00920D93" w:rsidRDefault="007020CE" w:rsidP="00FD5ECA">
      <w:pPr>
        <w:pStyle w:val="ListParagraph"/>
        <w:numPr>
          <w:ilvl w:val="0"/>
          <w:numId w:val="23"/>
        </w:numPr>
        <w:jc w:val="both"/>
        <w:rPr>
          <w:del w:id="694" w:author="Korisnik" w:date="2024-09-19T16:34:00Z"/>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14:paraId="25542EF4" w14:textId="77777777" w:rsidR="00A94826" w:rsidRPr="00D576B0" w:rsidDel="00920D93" w:rsidRDefault="00A94826">
      <w:pPr>
        <w:pStyle w:val="ListParagraph"/>
        <w:numPr>
          <w:ilvl w:val="0"/>
          <w:numId w:val="23"/>
        </w:numPr>
        <w:jc w:val="both"/>
        <w:rPr>
          <w:del w:id="695" w:author="Korisnik" w:date="2024-09-19T16:34:00Z"/>
          <w:lang w:val="sr-Latn-RS"/>
        </w:rPr>
        <w:pPrChange w:id="696" w:author="Korisnik" w:date="2024-09-19T16:34:00Z">
          <w:pPr>
            <w:jc w:val="both"/>
          </w:pPr>
        </w:pPrChange>
      </w:pPr>
    </w:p>
    <w:p w14:paraId="299A00F0" w14:textId="77777777" w:rsidR="00A94826" w:rsidDel="00920D93" w:rsidRDefault="00A94826">
      <w:pPr>
        <w:pStyle w:val="ListParagraph"/>
        <w:rPr>
          <w:del w:id="697" w:author="Korisnik" w:date="2024-09-19T16:34:00Z"/>
          <w:lang w:val="sr-Latn-RS"/>
        </w:rPr>
        <w:pPrChange w:id="698" w:author="Korisnik" w:date="2024-09-19T16:34:00Z">
          <w:pPr>
            <w:jc w:val="both"/>
          </w:pPr>
        </w:pPrChange>
      </w:pPr>
    </w:p>
    <w:p w14:paraId="1422B6CE" w14:textId="6059C3F9" w:rsidR="00A94826" w:rsidDel="00920D93" w:rsidRDefault="00A94826">
      <w:pPr>
        <w:pStyle w:val="ListParagraph"/>
        <w:rPr>
          <w:del w:id="699" w:author="Korisnik" w:date="2024-09-19T16:34:00Z"/>
          <w:lang w:val="sr-Latn-RS"/>
        </w:rPr>
        <w:pPrChange w:id="700" w:author="Korisnik" w:date="2024-09-19T16:34:00Z">
          <w:pPr>
            <w:jc w:val="both"/>
          </w:pPr>
        </w:pPrChange>
      </w:pPr>
    </w:p>
    <w:p w14:paraId="12CBB87B" w14:textId="77777777" w:rsidR="00A94826" w:rsidRPr="00A94826" w:rsidRDefault="00A94826">
      <w:pPr>
        <w:pStyle w:val="ListParagraph"/>
        <w:numPr>
          <w:ilvl w:val="0"/>
          <w:numId w:val="23"/>
        </w:numPr>
        <w:jc w:val="both"/>
        <w:rPr>
          <w:lang w:val="sr-Latn-RS"/>
        </w:rPr>
        <w:pPrChange w:id="701" w:author="Korisnik" w:date="2024-09-19T16:34:00Z">
          <w:pPr>
            <w:jc w:val="both"/>
          </w:pPr>
        </w:pPrChange>
      </w:pPr>
    </w:p>
    <w:p w14:paraId="2C7110A4" w14:textId="77777777" w:rsidR="00FD5ECA" w:rsidRDefault="00FD5ECA" w:rsidP="00FD5ECA">
      <w:pPr>
        <w:pStyle w:val="Kod"/>
      </w:pPr>
      <w:r>
        <w:t xml:space="preserve">            .TokenFilters(tf =&gt; tf</w:t>
      </w:r>
    </w:p>
    <w:p w14:paraId="089821C6" w14:textId="77777777" w:rsidR="00FD5ECA" w:rsidRDefault="00FD5ECA" w:rsidP="00FD5ECA">
      <w:pPr>
        <w:pStyle w:val="Kod"/>
      </w:pPr>
      <w:r>
        <w:t xml:space="preserve">                .Lowercase(</w:t>
      </w:r>
      <w:r>
        <w:rPr>
          <w:color w:val="A31515"/>
        </w:rPr>
        <w:t>"serbian_lowercase"</w:t>
      </w:r>
      <w:r>
        <w:t>)</w:t>
      </w:r>
    </w:p>
    <w:p w14:paraId="4F545343" w14:textId="77777777" w:rsidR="00FD5ECA" w:rsidRDefault="00FD5ECA" w:rsidP="00FD5ECA">
      <w:pPr>
        <w:pStyle w:val="Kod"/>
      </w:pPr>
      <w:r>
        <w:t xml:space="preserve">                .AsciiFolding(</w:t>
      </w:r>
      <w:r>
        <w:rPr>
          <w:color w:val="A31515"/>
        </w:rPr>
        <w:t>"serbian_ascii_folding"</w:t>
      </w:r>
      <w:r>
        <w:t>, afd =&gt; afd)</w:t>
      </w:r>
    </w:p>
    <w:p w14:paraId="710B233A" w14:textId="77777777" w:rsidR="00FD5ECA" w:rsidRDefault="00FD5ECA" w:rsidP="00FD5ECA">
      <w:pPr>
        <w:pStyle w:val="Kod"/>
      </w:pPr>
      <w:r>
        <w:t xml:space="preserve">                .Stop(</w:t>
      </w:r>
      <w:r>
        <w:rPr>
          <w:color w:val="A31515"/>
        </w:rPr>
        <w:t>"serbian_stop_words"</w:t>
      </w:r>
      <w:r>
        <w:t>, st =&gt; st.StopWordsPath(</w:t>
      </w:r>
      <w:r>
        <w:rPr>
          <w:color w:val="A31515"/>
        </w:rPr>
        <w:t>"serbianStopwords.txt"</w:t>
      </w:r>
      <w:r>
        <w:t>))</w:t>
      </w:r>
    </w:p>
    <w:p w14:paraId="53536BDE" w14:textId="77777777" w:rsidR="00FD5ECA" w:rsidRDefault="00FD5ECA" w:rsidP="00FD5ECA">
      <w:pPr>
        <w:pStyle w:val="Kod"/>
      </w:pPr>
      <w:r>
        <w:t xml:space="preserve">                .Stemmer(</w:t>
      </w:r>
      <w:r>
        <w:rPr>
          <w:color w:val="A31515"/>
        </w:rPr>
        <w:t>"serbian_stemmer"</w:t>
      </w:r>
      <w:r>
        <w:t>, st =&gt; st.Language(</w:t>
      </w:r>
      <w:r>
        <w:rPr>
          <w:color w:val="A31515"/>
        </w:rPr>
        <w:t>"serbian"</w:t>
      </w:r>
      <w:r>
        <w:t>))</w:t>
      </w:r>
    </w:p>
    <w:p w14:paraId="425E10F8" w14:textId="77777777"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14:paraId="2DBDD475" w14:textId="77777777" w:rsidR="00FD5ECA" w:rsidRDefault="00FD5ECA" w:rsidP="00FD5ECA">
      <w:pPr>
        <w:pStyle w:val="Kod"/>
      </w:pPr>
      <w:r>
        <w:t xml:space="preserve">            )</w:t>
      </w:r>
    </w:p>
    <w:p w14:paraId="668C6897" w14:textId="77777777" w:rsidR="00FD5ECA" w:rsidRPr="00A763DA" w:rsidRDefault="00FD5ECA" w:rsidP="00FD5ECA">
      <w:pPr>
        <w:jc w:val="center"/>
        <w:rPr>
          <w:i/>
        </w:rPr>
      </w:pPr>
      <w:r w:rsidRPr="00A763DA">
        <w:rPr>
          <w:i/>
        </w:rPr>
        <w:t>Listing 9: Token filters</w:t>
      </w:r>
    </w:p>
    <w:p w14:paraId="33954BC3" w14:textId="77777777" w:rsidR="00FD5ECA" w:rsidRPr="004A549F" w:rsidRDefault="00FD5ECA" w:rsidP="00FD5ECA">
      <w:pPr>
        <w:jc w:val="both"/>
        <w:rPr>
          <w:lang w:val="sr-Latn-RS"/>
        </w:rPr>
      </w:pPr>
      <w:r w:rsidRPr="004A549F">
        <w:rPr>
          <w:lang w:val="sr-Latn-RS"/>
        </w:rPr>
        <w:t xml:space="preserve">Na listingu 10 se nalazi podešavanje </w:t>
      </w:r>
      <w:r w:rsidRPr="004A549F">
        <w:rPr>
          <w:i/>
          <w:lang w:val="sr-Latn-RS"/>
        </w:rPr>
        <w:t>analyzer</w:t>
      </w:r>
      <w:r w:rsidRPr="004A549F">
        <w:rPr>
          <w:lang w:val="sr-Latn-RS"/>
        </w:rPr>
        <w:t xml:space="preserve"> komponente koja će se koristiti prilikom </w:t>
      </w:r>
      <w:r w:rsidRPr="004A549F">
        <w:rPr>
          <w:i/>
          <w:lang w:val="sr-Latn-RS"/>
        </w:rPr>
        <w:t>text analysis</w:t>
      </w:r>
      <w:r w:rsidRPr="004A549F">
        <w:rPr>
          <w:lang w:val="sr-Latn-RS"/>
        </w:rPr>
        <w:t xml:space="preserve"> procesa. Definisan je </w:t>
      </w:r>
      <w:r w:rsidRPr="004A549F">
        <w:rPr>
          <w:i/>
          <w:lang w:val="sr-Latn-RS"/>
        </w:rPr>
        <w:t>custom analyzer</w:t>
      </w:r>
      <w:r w:rsidRPr="004A549F">
        <w:rPr>
          <w:lang w:val="sr-Latn-RS"/>
        </w:rPr>
        <w:t xml:space="preserve"> koji radi isto kao i </w:t>
      </w:r>
      <w:r w:rsidRPr="004A549F">
        <w:rPr>
          <w:i/>
          <w:lang w:val="sr-Latn-RS"/>
        </w:rPr>
        <w:t>standard analyzer</w:t>
      </w:r>
      <w:r w:rsidRPr="004A549F">
        <w:rPr>
          <w:lang w:val="sr-Latn-RS"/>
        </w:rPr>
        <w:t xml:space="preserve">, ali je prilagođen za rad </w:t>
      </w:r>
      <w:r w:rsidR="009B3145" w:rsidRPr="004A549F">
        <w:rPr>
          <w:lang w:val="sr-Latn-RS"/>
        </w:rPr>
        <w:t>za srpski jezik.</w:t>
      </w:r>
      <w:r w:rsidRPr="004A549F">
        <w:rPr>
          <w:lang w:val="sr-Latn-RS"/>
        </w:rPr>
        <w:t xml:space="preserve"> U okviru njega se definišu </w:t>
      </w:r>
      <w:r w:rsidRPr="004A549F">
        <w:rPr>
          <w:i/>
          <w:lang w:val="sr-Latn-RS"/>
        </w:rPr>
        <w:t>tokenizer</w:t>
      </w:r>
      <w:r w:rsidRPr="004A549F">
        <w:rPr>
          <w:lang w:val="sr-Latn-RS"/>
        </w:rPr>
        <w:t xml:space="preserve"> i sve </w:t>
      </w:r>
      <w:r w:rsidRPr="004A549F">
        <w:rPr>
          <w:i/>
          <w:lang w:val="sr-Latn-RS"/>
        </w:rPr>
        <w:t>token filter</w:t>
      </w:r>
      <w:r w:rsidRPr="004A549F">
        <w:rPr>
          <w:lang w:val="sr-Latn-RS"/>
        </w:rPr>
        <w:t xml:space="preserve"> komponente navedene na prethodna dva listinga.</w:t>
      </w:r>
    </w:p>
    <w:p w14:paraId="018848B1" w14:textId="77777777" w:rsidR="00FD5ECA" w:rsidRDefault="00FD5ECA" w:rsidP="00FD5ECA">
      <w:pPr>
        <w:pStyle w:val="Kod"/>
      </w:pPr>
      <w:r>
        <w:lastRenderedPageBreak/>
        <w:t xml:space="preserve">            .Analyzers(an =&gt; an</w:t>
      </w:r>
    </w:p>
    <w:p w14:paraId="64596166" w14:textId="77777777" w:rsidR="00FD5ECA" w:rsidRDefault="00FD5ECA" w:rsidP="00FD5ECA">
      <w:pPr>
        <w:pStyle w:val="Kod"/>
      </w:pPr>
      <w:r>
        <w:t xml:space="preserve">                .Custom(</w:t>
      </w:r>
      <w:r>
        <w:rPr>
          <w:color w:val="A31515"/>
        </w:rPr>
        <w:t>"serbian_latin_analyzer"</w:t>
      </w:r>
      <w:r>
        <w:t>, ca =&gt; ca</w:t>
      </w:r>
    </w:p>
    <w:p w14:paraId="53FA819D" w14:textId="77777777" w:rsidR="00FD5ECA" w:rsidRDefault="00FD5ECA" w:rsidP="00FD5ECA">
      <w:pPr>
        <w:pStyle w:val="Kod"/>
      </w:pPr>
      <w:r>
        <w:t xml:space="preserve">                    .Tokenizer(</w:t>
      </w:r>
      <w:r>
        <w:rPr>
          <w:color w:val="A31515"/>
        </w:rPr>
        <w:t>"serbian_latin_tokenizer"</w:t>
      </w:r>
      <w:r>
        <w:t>)</w:t>
      </w:r>
    </w:p>
    <w:p w14:paraId="4C4B3721" w14:textId="77777777"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14:paraId="7C8ED7AF" w14:textId="77777777" w:rsidR="00FD5ECA" w:rsidRDefault="00FD5ECA" w:rsidP="00FD5ECA">
      <w:pPr>
        <w:pStyle w:val="Kod"/>
      </w:pPr>
      <w:r>
        <w:t xml:space="preserve">                        </w:t>
      </w:r>
      <w:r>
        <w:rPr>
          <w:color w:val="A31515"/>
        </w:rPr>
        <w:t>"synonym"</w:t>
      </w:r>
      <w:r>
        <w:t>)</w:t>
      </w:r>
    </w:p>
    <w:p w14:paraId="0EF54798" w14:textId="77777777" w:rsidR="00FD5ECA" w:rsidRDefault="00FD5ECA" w:rsidP="00FD5ECA">
      <w:pPr>
        <w:pStyle w:val="Kod"/>
      </w:pPr>
      <w:r>
        <w:t xml:space="preserve">                )</w:t>
      </w:r>
    </w:p>
    <w:p w14:paraId="72C83ECC" w14:textId="77777777" w:rsidR="00FD5ECA" w:rsidRDefault="00FD5ECA" w:rsidP="00FD5ECA">
      <w:pPr>
        <w:pStyle w:val="Kod"/>
      </w:pPr>
      <w:r>
        <w:t xml:space="preserve">            )</w:t>
      </w:r>
    </w:p>
    <w:p w14:paraId="071E1B3D" w14:textId="77777777" w:rsidR="00FD5ECA" w:rsidRDefault="00FD5ECA" w:rsidP="00FD5ECA">
      <w:pPr>
        <w:pStyle w:val="Kod"/>
      </w:pPr>
      <w:r>
        <w:t xml:space="preserve">        )</w:t>
      </w:r>
    </w:p>
    <w:p w14:paraId="2907A1D8" w14:textId="77777777" w:rsidR="00FD5ECA" w:rsidRDefault="00FD5ECA" w:rsidP="00FD5ECA">
      <w:pPr>
        <w:pStyle w:val="Kod"/>
      </w:pPr>
      <w:r>
        <w:t xml:space="preserve">    )</w:t>
      </w:r>
    </w:p>
    <w:p w14:paraId="24D8952A" w14:textId="77777777" w:rsidR="00FD5ECA" w:rsidRPr="00A763DA" w:rsidRDefault="00FD5ECA" w:rsidP="00FD5ECA">
      <w:pPr>
        <w:jc w:val="center"/>
        <w:rPr>
          <w:i/>
        </w:rPr>
      </w:pPr>
      <w:r w:rsidRPr="00A763DA">
        <w:rPr>
          <w:i/>
        </w:rPr>
        <w:t>Listing 10: Analyzer</w:t>
      </w:r>
    </w:p>
    <w:p w14:paraId="23DF40DB" w14:textId="77777777" w:rsidR="00FD5ECA" w:rsidRPr="004A549F" w:rsidRDefault="00FD5ECA" w:rsidP="00FD5ECA">
      <w:pPr>
        <w:jc w:val="both"/>
        <w:rPr>
          <w:lang w:val="sr-Latn-RS"/>
        </w:rPr>
      </w:pPr>
      <w:r w:rsidRPr="004A549F">
        <w:rPr>
          <w:lang w:val="sr-Latn-RS"/>
        </w:rPr>
        <w:t xml:space="preserve">Nakon što su izvršena sva podešavanja koja su potrebna da bi </w:t>
      </w:r>
      <w:r w:rsidRPr="004A549F">
        <w:rPr>
          <w:i/>
          <w:lang w:val="sr-Latn-RS"/>
        </w:rPr>
        <w:t>text analysis</w:t>
      </w:r>
      <w:r w:rsidRPr="004A549F">
        <w:rPr>
          <w:lang w:val="sr-Latn-RS"/>
        </w:rPr>
        <w:t xml:space="preserve"> proces dobro radio, potrebno je mapirati polja klase na atribute koji će se naći u </w:t>
      </w:r>
      <w:r w:rsidR="009D03D4" w:rsidRPr="004A549F">
        <w:rPr>
          <w:lang w:val="sr-Latn-RS"/>
        </w:rPr>
        <w:t xml:space="preserve">odgovarajućoj </w:t>
      </w:r>
      <w:r w:rsidR="009D03D4" w:rsidRPr="004A549F">
        <w:rPr>
          <w:i/>
          <w:lang w:val="sr-Latn-RS"/>
        </w:rPr>
        <w:t>index</w:t>
      </w:r>
      <w:r w:rsidR="009D03D4" w:rsidRPr="004A549F">
        <w:rPr>
          <w:lang w:val="sr-Latn-RS"/>
        </w:rPr>
        <w:t xml:space="preserve"> komponenti</w:t>
      </w:r>
      <w:r w:rsidRPr="004A549F">
        <w:rPr>
          <w:lang w:val="sr-Latn-RS"/>
        </w:rPr>
        <w:t xml:space="preserve">, kao što je prikazano na listingu 11. Osim mapiranja, potrebno je navesti i kog tipa su polja koja se nalaze u klasi, kako bi </w:t>
      </w:r>
      <w:r w:rsidRPr="004A549F">
        <w:rPr>
          <w:i/>
          <w:lang w:val="sr-Latn-RS"/>
        </w:rPr>
        <w:t>Elasticsearch</w:t>
      </w:r>
      <w:r w:rsidRPr="004A549F">
        <w:rPr>
          <w:lang w:val="sr-Latn-RS"/>
        </w:rPr>
        <w:t xml:space="preserve"> znao kako da ih posmatra prilikom pretrage</w:t>
      </w:r>
      <w:r w:rsidR="009D03D4" w:rsidRPr="004A549F">
        <w:rPr>
          <w:lang w:val="sr-Latn-RS"/>
        </w:rPr>
        <w:t>. P</w:t>
      </w:r>
      <w:r w:rsidRPr="004A549F">
        <w:rPr>
          <w:lang w:val="sr-Latn-RS"/>
        </w:rPr>
        <w:t xml:space="preserve">ošto se u okviru aplikacija pretraga radi po poljima </w:t>
      </w:r>
      <w:r w:rsidRPr="004A549F">
        <w:rPr>
          <w:i/>
          <w:lang w:val="sr-Latn-RS"/>
        </w:rPr>
        <w:t>Title</w:t>
      </w:r>
      <w:r w:rsidRPr="004A549F">
        <w:rPr>
          <w:lang w:val="sr-Latn-RS"/>
        </w:rPr>
        <w:t xml:space="preserve">, </w:t>
      </w:r>
      <w:r w:rsidRPr="004A549F">
        <w:rPr>
          <w:i/>
          <w:lang w:val="sr-Latn-RS"/>
        </w:rPr>
        <w:t>Description</w:t>
      </w:r>
      <w:r w:rsidRPr="004A549F">
        <w:rPr>
          <w:lang w:val="sr-Latn-RS"/>
        </w:rPr>
        <w:t xml:space="preserve"> i </w:t>
      </w:r>
      <w:r w:rsidRPr="004A549F">
        <w:rPr>
          <w:i/>
          <w:lang w:val="sr-Latn-RS"/>
        </w:rPr>
        <w:t>Tags</w:t>
      </w:r>
      <w:r w:rsidRPr="004A549F">
        <w:rPr>
          <w:lang w:val="sr-Latn-RS"/>
        </w:rPr>
        <w:t xml:space="preserve">, samo ova polja su i </w:t>
      </w:r>
      <w:r w:rsidR="002D6125" w:rsidRPr="004A549F">
        <w:rPr>
          <w:lang w:val="sr-Latn-RS"/>
        </w:rPr>
        <w:t xml:space="preserve">eksplicitno </w:t>
      </w:r>
      <w:r w:rsidRPr="004A549F">
        <w:rPr>
          <w:lang w:val="sr-Latn-RS"/>
        </w:rPr>
        <w:t xml:space="preserve">navedena. Za svako tekstualno polje je potrebno navesti koji </w:t>
      </w:r>
      <w:r w:rsidRPr="004A549F">
        <w:rPr>
          <w:i/>
          <w:lang w:val="sr-Latn-RS"/>
        </w:rPr>
        <w:t>analy</w:t>
      </w:r>
      <w:r w:rsidR="009D03D4" w:rsidRPr="004A549F">
        <w:rPr>
          <w:i/>
          <w:lang w:val="sr-Latn-RS"/>
        </w:rPr>
        <w:t>z</w:t>
      </w:r>
      <w:r w:rsidRPr="004A549F">
        <w:rPr>
          <w:i/>
          <w:lang w:val="sr-Latn-RS"/>
        </w:rPr>
        <w:t>er</w:t>
      </w:r>
      <w:r w:rsidRPr="004A549F">
        <w:rPr>
          <w:lang w:val="sr-Latn-RS"/>
        </w:rPr>
        <w:t xml:space="preserve"> se koristi za njih.</w:t>
      </w:r>
    </w:p>
    <w:p w14:paraId="46C7C7CE" w14:textId="77777777" w:rsidR="00FD5ECA" w:rsidRDefault="00FD5ECA" w:rsidP="00FD5ECA">
      <w:pPr>
        <w:pStyle w:val="Kod"/>
      </w:pPr>
      <w:r>
        <w:t xml:space="preserve">    .Map&lt;Question&gt;(m =&gt; m</w:t>
      </w:r>
    </w:p>
    <w:p w14:paraId="79491727" w14:textId="77777777" w:rsidR="00FD5ECA" w:rsidRDefault="00FD5ECA" w:rsidP="00FD5ECA">
      <w:pPr>
        <w:pStyle w:val="Kod"/>
      </w:pPr>
      <w:r>
        <w:t xml:space="preserve">        .AutoMap()</w:t>
      </w:r>
    </w:p>
    <w:p w14:paraId="040A33E6" w14:textId="77777777" w:rsidR="00FD5ECA" w:rsidRDefault="00FD5ECA" w:rsidP="00FD5ECA">
      <w:pPr>
        <w:pStyle w:val="Kod"/>
      </w:pPr>
      <w:r>
        <w:t xml:space="preserve">        .Properties(p =&gt; p</w:t>
      </w:r>
    </w:p>
    <w:p w14:paraId="1675B46E" w14:textId="77777777" w:rsidR="00FD5ECA" w:rsidRDefault="00FD5ECA" w:rsidP="00FD5ECA">
      <w:pPr>
        <w:pStyle w:val="Kod"/>
      </w:pPr>
      <w:r>
        <w:t xml:space="preserve">            .Text(t =&gt; t</w:t>
      </w:r>
    </w:p>
    <w:p w14:paraId="3C97AA71" w14:textId="77777777" w:rsidR="00FD5ECA" w:rsidRDefault="00FD5ECA" w:rsidP="00FD5ECA">
      <w:pPr>
        <w:pStyle w:val="Kod"/>
      </w:pPr>
      <w:r>
        <w:t xml:space="preserve">                .Name(n =&gt; n.Title)</w:t>
      </w:r>
    </w:p>
    <w:p w14:paraId="217279A9" w14:textId="77777777" w:rsidR="00FD5ECA" w:rsidRDefault="00FD5ECA" w:rsidP="00FD5ECA">
      <w:pPr>
        <w:pStyle w:val="Kod"/>
      </w:pPr>
      <w:r>
        <w:t xml:space="preserve">                .Analyzer(</w:t>
      </w:r>
      <w:r>
        <w:rPr>
          <w:color w:val="A31515"/>
        </w:rPr>
        <w:t>"serbian_latin_analyzer"</w:t>
      </w:r>
      <w:r>
        <w:t>)</w:t>
      </w:r>
    </w:p>
    <w:p w14:paraId="3FB1FC3F" w14:textId="77777777" w:rsidR="00FD5ECA" w:rsidRDefault="00FD5ECA" w:rsidP="00FD5ECA">
      <w:pPr>
        <w:pStyle w:val="Kod"/>
      </w:pPr>
      <w:r>
        <w:t xml:space="preserve">            )</w:t>
      </w:r>
    </w:p>
    <w:p w14:paraId="2A26CB0A" w14:textId="77777777" w:rsidR="00FD5ECA" w:rsidRDefault="00FD5ECA" w:rsidP="00FD5ECA">
      <w:pPr>
        <w:pStyle w:val="Kod"/>
      </w:pPr>
      <w:r>
        <w:t xml:space="preserve">            .Text(t =&gt; t</w:t>
      </w:r>
    </w:p>
    <w:p w14:paraId="2D48036B" w14:textId="77777777" w:rsidR="00FD5ECA" w:rsidRDefault="00FD5ECA" w:rsidP="00FD5ECA">
      <w:pPr>
        <w:pStyle w:val="Kod"/>
      </w:pPr>
      <w:r>
        <w:t xml:space="preserve">                .Name(n =&gt; n.Description)</w:t>
      </w:r>
    </w:p>
    <w:p w14:paraId="3EB7EFF8" w14:textId="77777777" w:rsidR="00FD5ECA" w:rsidRDefault="00FD5ECA" w:rsidP="00FD5ECA">
      <w:pPr>
        <w:pStyle w:val="Kod"/>
      </w:pPr>
      <w:r>
        <w:t xml:space="preserve">                .Analyzer(</w:t>
      </w:r>
      <w:r>
        <w:rPr>
          <w:color w:val="A31515"/>
        </w:rPr>
        <w:t>"serbian_latin_analyzer"</w:t>
      </w:r>
      <w:r>
        <w:t>)</w:t>
      </w:r>
    </w:p>
    <w:p w14:paraId="317DDD9A" w14:textId="77777777" w:rsidR="00FD5ECA" w:rsidRDefault="00FD5ECA" w:rsidP="00FD5ECA">
      <w:pPr>
        <w:pStyle w:val="Kod"/>
      </w:pPr>
      <w:r>
        <w:t xml:space="preserve">            )</w:t>
      </w:r>
    </w:p>
    <w:p w14:paraId="44AB34FC" w14:textId="77777777" w:rsidR="00FD5ECA" w:rsidRDefault="00FD5ECA" w:rsidP="00FD5ECA">
      <w:pPr>
        <w:pStyle w:val="Kod"/>
      </w:pPr>
      <w:r>
        <w:t xml:space="preserve">            .Keyword(t =&gt; t</w:t>
      </w:r>
    </w:p>
    <w:p w14:paraId="771C91CB" w14:textId="77777777" w:rsidR="00FD5ECA" w:rsidRDefault="00FD5ECA" w:rsidP="00FD5ECA">
      <w:pPr>
        <w:pStyle w:val="Kod"/>
      </w:pPr>
      <w:r>
        <w:t xml:space="preserve">                .Name(n =&gt; n.Tags)</w:t>
      </w:r>
    </w:p>
    <w:p w14:paraId="1E120851" w14:textId="77777777" w:rsidR="00FD5ECA" w:rsidRDefault="00FD5ECA" w:rsidP="00FD5ECA">
      <w:pPr>
        <w:pStyle w:val="Kod"/>
      </w:pPr>
      <w:r>
        <w:t xml:space="preserve">            )</w:t>
      </w:r>
    </w:p>
    <w:p w14:paraId="34D5D0BC" w14:textId="77777777" w:rsidR="00FD5ECA" w:rsidRDefault="00FD5ECA" w:rsidP="00FD5ECA">
      <w:pPr>
        <w:pStyle w:val="Kod"/>
      </w:pPr>
      <w:r>
        <w:t xml:space="preserve">        )</w:t>
      </w:r>
    </w:p>
    <w:p w14:paraId="09B596D0" w14:textId="77777777" w:rsidR="00FD5ECA" w:rsidRDefault="00FD5ECA" w:rsidP="00FD5ECA">
      <w:pPr>
        <w:pStyle w:val="Kod"/>
      </w:pPr>
      <w:r>
        <w:t xml:space="preserve">    )</w:t>
      </w:r>
    </w:p>
    <w:p w14:paraId="16676D3A" w14:textId="77777777" w:rsidR="00FD5ECA" w:rsidRDefault="00FD5ECA" w:rsidP="00FD5ECA">
      <w:pPr>
        <w:pStyle w:val="Kod"/>
      </w:pPr>
      <w:r>
        <w:t>);</w:t>
      </w:r>
    </w:p>
    <w:p w14:paraId="18D5FE5F" w14:textId="77777777"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14:paraId="648C541B" w14:textId="77777777"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14:paraId="76838897" w14:textId="77777777"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14:paraId="2F1C0191" w14:textId="77777777" w:rsidR="00F32902" w:rsidRPr="00FD5ECA" w:rsidRDefault="00F32902" w:rsidP="00AA3ABD">
      <w:pPr>
        <w:jc w:val="both"/>
        <w:rPr>
          <w:lang w:val="sr-Latn-RS"/>
        </w:rPr>
      </w:pPr>
    </w:p>
    <w:p w14:paraId="6074E320" w14:textId="77777777" w:rsidR="00082607" w:rsidRDefault="00BB32DE" w:rsidP="00BB32DE">
      <w:pPr>
        <w:pStyle w:val="Heading3"/>
        <w:rPr>
          <w:lang w:val="sr-Latn-RS"/>
        </w:rPr>
      </w:pPr>
      <w:bookmarkStart w:id="702" w:name="_Toc177675784"/>
      <w:r>
        <w:rPr>
          <w:lang w:val="sr-Latn-RS"/>
        </w:rPr>
        <w:t xml:space="preserve">Implementacija </w:t>
      </w:r>
      <w:r w:rsidRPr="00BB32DE">
        <w:rPr>
          <w:i/>
          <w:lang w:val="sr-Latn-RS"/>
        </w:rPr>
        <w:t>CRUD</w:t>
      </w:r>
      <w:r>
        <w:rPr>
          <w:lang w:val="sr-Latn-RS"/>
        </w:rPr>
        <w:t xml:space="preserve"> metoda</w:t>
      </w:r>
      <w:bookmarkEnd w:id="702"/>
      <w:r w:rsidR="000562AE">
        <w:rPr>
          <w:lang w:val="sr-Latn-RS"/>
        </w:rPr>
        <w:tab/>
      </w:r>
    </w:p>
    <w:p w14:paraId="7F3A3F74" w14:textId="77777777" w:rsidR="00BB32DE" w:rsidRDefault="00BB32DE" w:rsidP="00BB32DE">
      <w:pPr>
        <w:rPr>
          <w:lang w:val="sr-Latn-RS"/>
        </w:rPr>
      </w:pPr>
    </w:p>
    <w:p w14:paraId="78A13681" w14:textId="77777777"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14:paraId="5BB4EC52" w14:textId="32F940BF" w:rsidR="00197237" w:rsidRDefault="00EE4627" w:rsidP="00977728">
      <w:pPr>
        <w:jc w:val="both"/>
        <w:rPr>
          <w:lang w:val="sr-Latn-RS"/>
        </w:rPr>
      </w:pPr>
      <w:r>
        <w:rPr>
          <w:lang w:val="sr-Latn-RS"/>
        </w:rPr>
        <w:lastRenderedPageBreak/>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w:t>
      </w:r>
      <w:del w:id="703" w:author="Dunja Vrbaski" w:date="2024-09-17T23:57:00Z">
        <w:r w:rsidR="00977728" w:rsidDel="00112C16">
          <w:rPr>
            <w:lang w:val="sr-Latn-RS"/>
          </w:rPr>
          <w:delText>,</w:delText>
        </w:r>
      </w:del>
      <w:r w:rsidR="00977728">
        <w:rPr>
          <w:lang w:val="sr-Latn-RS"/>
        </w:rPr>
        <w:t xml:space="preserve"> i potom injektovati tu vrednost</w:t>
      </w:r>
      <w:del w:id="704" w:author="Dunja Vrbaski" w:date="2024-09-17T23:57:00Z">
        <w:r w:rsidR="00977728" w:rsidDel="00112C16">
          <w:rPr>
            <w:lang w:val="sr-Latn-RS"/>
          </w:rPr>
          <w:delText>u</w:delText>
        </w:r>
      </w:del>
      <w:r w:rsidR="00977728">
        <w:rPr>
          <w:lang w:val="sr-Latn-RS"/>
        </w:rPr>
        <w:t xml:space="preserve"> u samom konstruktoru.</w:t>
      </w:r>
    </w:p>
    <w:p w14:paraId="46DAF090" w14:textId="77777777"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14:paraId="584B97EE" w14:textId="77777777" w:rsidR="00977728" w:rsidRDefault="00977728" w:rsidP="00977728">
      <w:pPr>
        <w:jc w:val="center"/>
      </w:pPr>
      <w:r>
        <w:t>Listing 12: ElasticClient</w:t>
      </w:r>
    </w:p>
    <w:p w14:paraId="67107A92" w14:textId="77777777" w:rsidR="00977728" w:rsidRPr="00112C16" w:rsidRDefault="00977728" w:rsidP="00977728">
      <w:pPr>
        <w:jc w:val="both"/>
        <w:rPr>
          <w:lang w:val="sr-Latn-RS"/>
        </w:rPr>
      </w:pPr>
      <w:r w:rsidRPr="00112C16">
        <w:rPr>
          <w:lang w:val="sr-Latn-RS"/>
        </w:rPr>
        <w:t xml:space="preserve">Na listinzima 13, 14, 15, 16 i 17 se nalaze primeri implementacije </w:t>
      </w:r>
      <w:r w:rsidRPr="00112C16">
        <w:rPr>
          <w:i/>
          <w:lang w:val="sr-Latn-RS"/>
        </w:rPr>
        <w:t>CRUD</w:t>
      </w:r>
      <w:r w:rsidRPr="00112C16">
        <w:rPr>
          <w:lang w:val="sr-Latn-RS"/>
        </w:rPr>
        <w:t xml:space="preserve"> metoda. U svakoj od metoda se </w:t>
      </w:r>
      <w:r w:rsidR="00E05252" w:rsidRPr="00112C16">
        <w:rPr>
          <w:lang w:val="sr-Latn-RS"/>
        </w:rPr>
        <w:t>eksplicitno</w:t>
      </w:r>
      <w:r w:rsidRPr="00112C16">
        <w:rPr>
          <w:lang w:val="sr-Latn-RS"/>
        </w:rPr>
        <w:t xml:space="preserve"> naglašava kojoj </w:t>
      </w:r>
      <w:r w:rsidRPr="00112C16">
        <w:rPr>
          <w:i/>
          <w:lang w:val="sr-Latn-RS"/>
        </w:rPr>
        <w:t>index</w:t>
      </w:r>
      <w:r w:rsidRPr="00112C16">
        <w:rPr>
          <w:lang w:val="sr-Latn-RS"/>
        </w:rPr>
        <w:t xml:space="preserve"> komponenti je potrebno pristupiti, tako što se koristi naziv klase, prilikom čega su sva slova konvertovana u mala slova i dodat je sufi</w:t>
      </w:r>
      <w:r w:rsidR="00FC6C17" w:rsidRPr="00112C16">
        <w:rPr>
          <w:lang w:val="sr-Latn-RS"/>
        </w:rPr>
        <w:t>ks</w:t>
      </w:r>
      <w:r w:rsidRPr="00112C16">
        <w:rPr>
          <w:lang w:val="sr-Latn-RS"/>
        </w:rPr>
        <w:t xml:space="preserve"> „</w:t>
      </w:r>
      <w:r w:rsidRPr="00112C16">
        <w:rPr>
          <w:i/>
          <w:lang w:val="sr-Latn-RS"/>
        </w:rPr>
        <w:t>-index</w:t>
      </w:r>
      <w:r w:rsidRPr="00112C16">
        <w:rPr>
          <w:lang w:val="sr-Latn-RS"/>
        </w:rPr>
        <w:t>“.</w:t>
      </w:r>
    </w:p>
    <w:p w14:paraId="7E3B2F91" w14:textId="77777777"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14:paraId="3F9CC988" w14:textId="77777777" w:rsidR="00582791" w:rsidRDefault="00582791" w:rsidP="00582791">
      <w:pPr>
        <w:pStyle w:val="Kod"/>
      </w:pPr>
      <w:r>
        <w:t>{</w:t>
      </w:r>
    </w:p>
    <w:p w14:paraId="7CEC49FC"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14:paraId="0FDF31C0" w14:textId="77777777" w:rsidR="00582791" w:rsidRDefault="00582791" w:rsidP="00582791">
      <w:pPr>
        <w:pStyle w:val="Kod"/>
      </w:pPr>
      <w:r>
        <w:t xml:space="preserve">    </w:t>
      </w:r>
      <w:r>
        <w:rPr>
          <w:color w:val="0000FF"/>
        </w:rPr>
        <w:t>return</w:t>
      </w:r>
      <w:r>
        <w:t xml:space="preserve"> res.Source;</w:t>
      </w:r>
    </w:p>
    <w:p w14:paraId="00844721" w14:textId="77777777" w:rsidR="00127C19" w:rsidRDefault="00582791" w:rsidP="00582791">
      <w:pPr>
        <w:pStyle w:val="Kod"/>
      </w:pPr>
      <w:r>
        <w:t>}</w:t>
      </w:r>
    </w:p>
    <w:p w14:paraId="6DA96F30" w14:textId="77777777"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14:paraId="181B791B" w14:textId="77777777" w:rsidR="00582791" w:rsidRDefault="00582791" w:rsidP="00582791">
      <w:pPr>
        <w:pStyle w:val="Kod"/>
      </w:pPr>
      <w:r>
        <w:rPr>
          <w:color w:val="0000FF"/>
        </w:rPr>
        <w:t>public</w:t>
      </w:r>
      <w:r>
        <w:t xml:space="preserve"> </w:t>
      </w:r>
      <w:r>
        <w:rPr>
          <w:color w:val="0000FF"/>
        </w:rPr>
        <w:t>async</w:t>
      </w:r>
      <w:r>
        <w:t xml:space="preserve"> Task&lt;IEnumerable&lt;T&gt;&gt; GetAllDocuments()</w:t>
      </w:r>
    </w:p>
    <w:p w14:paraId="7101B8C7" w14:textId="77777777" w:rsidR="00582791" w:rsidRDefault="00582791" w:rsidP="00582791">
      <w:pPr>
        <w:pStyle w:val="Kod"/>
      </w:pPr>
      <w:r>
        <w:t>{</w:t>
      </w:r>
    </w:p>
    <w:p w14:paraId="6A1A9E6E"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14:paraId="1A3CD0C8" w14:textId="77777777" w:rsidR="00582791" w:rsidRDefault="00582791" w:rsidP="00582791">
      <w:pPr>
        <w:pStyle w:val="Kod"/>
      </w:pPr>
      <w:r>
        <w:t xml:space="preserve">        .Index(</w:t>
      </w:r>
      <w:r>
        <w:rPr>
          <w:color w:val="0000FF"/>
        </w:rPr>
        <w:t>typeof</w:t>
      </w:r>
      <w:r>
        <w:t xml:space="preserve">(T).Name.ToLower() + </w:t>
      </w:r>
      <w:r>
        <w:rPr>
          <w:color w:val="A31515"/>
        </w:rPr>
        <w:t>"-index"</w:t>
      </w:r>
      <w:r>
        <w:t>)</w:t>
      </w:r>
    </w:p>
    <w:p w14:paraId="2A2254EF" w14:textId="77777777" w:rsidR="00582791" w:rsidRDefault="00582791" w:rsidP="00582791">
      <w:pPr>
        <w:pStyle w:val="Kod"/>
      </w:pPr>
      <w:r>
        <w:t xml:space="preserve">        .MatchAll()</w:t>
      </w:r>
    </w:p>
    <w:p w14:paraId="02212B38" w14:textId="77777777" w:rsidR="00582791" w:rsidRDefault="00582791" w:rsidP="00582791">
      <w:pPr>
        <w:pStyle w:val="Kod"/>
      </w:pPr>
      <w:r>
        <w:t xml:space="preserve">        .Size(10000));</w:t>
      </w:r>
    </w:p>
    <w:p w14:paraId="4D83C761" w14:textId="77777777" w:rsidR="00582791" w:rsidRDefault="00582791" w:rsidP="00582791">
      <w:pPr>
        <w:pStyle w:val="Kod"/>
      </w:pPr>
      <w:r>
        <w:t xml:space="preserve">    </w:t>
      </w:r>
      <w:r>
        <w:rPr>
          <w:color w:val="0000FF"/>
        </w:rPr>
        <w:t>return</w:t>
      </w:r>
      <w:r>
        <w:t xml:space="preserve"> res.Documents;</w:t>
      </w:r>
    </w:p>
    <w:p w14:paraId="5384AB62" w14:textId="77777777" w:rsidR="00127C19" w:rsidRDefault="00582791" w:rsidP="00127C19">
      <w:pPr>
        <w:pStyle w:val="Kod"/>
      </w:pPr>
      <w:r>
        <w:t>}</w:t>
      </w:r>
    </w:p>
    <w:p w14:paraId="23AFA299" w14:textId="77777777" w:rsidR="00DA299F" w:rsidRPr="00DA299F" w:rsidRDefault="00DA299F" w:rsidP="00DA299F">
      <w:pPr>
        <w:jc w:val="center"/>
        <w:rPr>
          <w:i/>
        </w:rPr>
      </w:pPr>
      <w:r w:rsidRPr="00DA299F">
        <w:rPr>
          <w:i/>
        </w:rPr>
        <w:t xml:space="preserve">Listing 14: </w:t>
      </w:r>
      <w:r w:rsidR="00582791">
        <w:rPr>
          <w:i/>
        </w:rPr>
        <w:t>GetAllDocuments</w:t>
      </w:r>
      <w:r w:rsidRPr="00DA299F">
        <w:rPr>
          <w:i/>
        </w:rPr>
        <w:t>()</w:t>
      </w:r>
    </w:p>
    <w:p w14:paraId="23FD92D0"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14:paraId="51F5F720" w14:textId="77777777" w:rsidR="00DB6735" w:rsidRDefault="00DB6735" w:rsidP="00DB6735">
      <w:pPr>
        <w:pStyle w:val="Kod"/>
      </w:pPr>
      <w:r>
        <w:t>{</w:t>
      </w:r>
    </w:p>
    <w:p w14:paraId="64165DFD"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14:paraId="4920AB2B" w14:textId="77777777"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14:paraId="05537EEB" w14:textId="77777777" w:rsidR="00977728" w:rsidRDefault="00DB6735" w:rsidP="00DB6735">
      <w:pPr>
        <w:pStyle w:val="Kod"/>
      </w:pPr>
      <w:r>
        <w:t>}</w:t>
      </w:r>
    </w:p>
    <w:p w14:paraId="6F38BF3B" w14:textId="77777777" w:rsidR="00DB6735" w:rsidDel="00920D93" w:rsidRDefault="00DB6735" w:rsidP="00DB6735">
      <w:pPr>
        <w:jc w:val="center"/>
        <w:rPr>
          <w:del w:id="705" w:author="Korisnik" w:date="2024-09-19T16:34:00Z"/>
          <w:i/>
        </w:rPr>
      </w:pPr>
      <w:r w:rsidRPr="00DB6735">
        <w:rPr>
          <w:i/>
        </w:rPr>
        <w:t>Listing 15: CreateDocumentAsync(T document)</w:t>
      </w:r>
    </w:p>
    <w:p w14:paraId="6F0D2DAC" w14:textId="77777777" w:rsidR="009A2B21" w:rsidRPr="007F2BD1" w:rsidRDefault="009A2B21">
      <w:pPr>
        <w:jc w:val="center"/>
        <w:pPrChange w:id="706" w:author="Korisnik" w:date="2024-09-19T16:34:00Z">
          <w:pPr>
            <w:jc w:val="both"/>
          </w:pPr>
        </w:pPrChange>
      </w:pPr>
    </w:p>
    <w:p w14:paraId="679E0768"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14:paraId="348F1E96" w14:textId="77777777" w:rsidR="00DB6735" w:rsidRDefault="00DB6735" w:rsidP="00DB6735">
      <w:pPr>
        <w:pStyle w:val="Kod"/>
      </w:pPr>
      <w:r>
        <w:t>{</w:t>
      </w:r>
    </w:p>
    <w:p w14:paraId="7195395B"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14:paraId="04C6423C" w14:textId="77777777" w:rsidR="00DB6735" w:rsidRDefault="00DB6735" w:rsidP="00DB6735">
      <w:pPr>
        <w:pStyle w:val="Kod"/>
      </w:pPr>
      <w:r>
        <w:t xml:space="preserve">        .Index(</w:t>
      </w:r>
      <w:r>
        <w:rPr>
          <w:color w:val="0000FF"/>
        </w:rPr>
        <w:t>typeof</w:t>
      </w:r>
      <w:r>
        <w:t xml:space="preserve">(T).Name.ToLower() + </w:t>
      </w:r>
      <w:r>
        <w:rPr>
          <w:color w:val="A31515"/>
        </w:rPr>
        <w:t>"-index"</w:t>
      </w:r>
      <w:r>
        <w:t>)</w:t>
      </w:r>
    </w:p>
    <w:p w14:paraId="44E7BA1C" w14:textId="77777777" w:rsidR="00DB6735" w:rsidRDefault="00DB6735" w:rsidP="00DB6735">
      <w:pPr>
        <w:pStyle w:val="Kod"/>
      </w:pPr>
      <w:r>
        <w:t xml:space="preserve">        .Doc(document)</w:t>
      </w:r>
    </w:p>
    <w:p w14:paraId="08DB9480" w14:textId="77777777" w:rsidR="00DB6735" w:rsidRDefault="00DB6735" w:rsidP="00DB6735">
      <w:pPr>
        <w:pStyle w:val="Kod"/>
      </w:pPr>
      <w:r>
        <w:t xml:space="preserve">        .RetryOnConflict(3));</w:t>
      </w:r>
    </w:p>
    <w:p w14:paraId="6ADC9B2F" w14:textId="77777777" w:rsidR="00DB6735" w:rsidRDefault="00DB6735" w:rsidP="00DB6735">
      <w:pPr>
        <w:pStyle w:val="Kod"/>
      </w:pPr>
    </w:p>
    <w:p w14:paraId="2C3A4C1E" w14:textId="77777777"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14:paraId="5386E00E" w14:textId="77777777" w:rsidR="00977728" w:rsidRDefault="00DB6735" w:rsidP="00DB6735">
      <w:pPr>
        <w:pStyle w:val="Kod"/>
      </w:pPr>
      <w:r>
        <w:t>}</w:t>
      </w:r>
    </w:p>
    <w:p w14:paraId="784E6C06" w14:textId="77777777" w:rsidR="00856ABD" w:rsidRPr="00B73518" w:rsidRDefault="00DB6735" w:rsidP="00B73518">
      <w:pPr>
        <w:jc w:val="center"/>
        <w:rPr>
          <w:i/>
        </w:rPr>
      </w:pPr>
      <w:r w:rsidRPr="00DB6735">
        <w:rPr>
          <w:i/>
        </w:rPr>
        <w:t>Listing 16: UpdateDocumentAsync(T document)</w:t>
      </w:r>
    </w:p>
    <w:p w14:paraId="73931471"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14:paraId="6C843367" w14:textId="77777777" w:rsidR="00DB6735" w:rsidRDefault="00DB6735" w:rsidP="00DB6735">
      <w:pPr>
        <w:pStyle w:val="Kod"/>
      </w:pPr>
      <w:r>
        <w:t>{</w:t>
      </w:r>
    </w:p>
    <w:p w14:paraId="26B4D61A"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14:paraId="02867BA4" w14:textId="77777777"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14:paraId="7C41EE08" w14:textId="77777777" w:rsidR="00DB6735" w:rsidRDefault="00DB6735" w:rsidP="00DB6735">
      <w:pPr>
        <w:pStyle w:val="Kod"/>
      </w:pPr>
      <w:r>
        <w:t>}</w:t>
      </w:r>
    </w:p>
    <w:p w14:paraId="0855B69A" w14:textId="77777777" w:rsidR="00DB6735" w:rsidRDefault="00DB6735" w:rsidP="00DB6735">
      <w:pPr>
        <w:jc w:val="center"/>
        <w:rPr>
          <w:i/>
        </w:rPr>
      </w:pPr>
      <w:r w:rsidRPr="00DB6735">
        <w:rPr>
          <w:i/>
        </w:rPr>
        <w:t>Listing 17: DeleteDocumentAsync(int id)</w:t>
      </w:r>
    </w:p>
    <w:p w14:paraId="5B4AE891" w14:textId="6BF5EFE0" w:rsidR="005537C0" w:rsidRPr="005537C0" w:rsidDel="00920D93" w:rsidRDefault="005537C0" w:rsidP="005537C0">
      <w:pPr>
        <w:jc w:val="both"/>
        <w:rPr>
          <w:del w:id="707" w:author="Korisnik" w:date="2024-09-19T16:34:00Z"/>
        </w:rPr>
      </w:pPr>
    </w:p>
    <w:p w14:paraId="63C8EC79" w14:textId="77777777" w:rsidR="00FD17EE" w:rsidRDefault="00FD17EE" w:rsidP="00FD17EE">
      <w:pPr>
        <w:pStyle w:val="Heading3"/>
        <w:rPr>
          <w:lang w:val="sr-Latn-RS"/>
        </w:rPr>
      </w:pPr>
      <w:bookmarkStart w:id="708" w:name="_Toc177675785"/>
      <w:r>
        <w:rPr>
          <w:lang w:val="sr-Latn-RS"/>
        </w:rPr>
        <w:t>Implementacija pretrage</w:t>
      </w:r>
      <w:bookmarkEnd w:id="708"/>
    </w:p>
    <w:p w14:paraId="2E24CA14" w14:textId="77777777" w:rsidR="00D94323" w:rsidRDefault="00D94323" w:rsidP="00D94323">
      <w:pPr>
        <w:rPr>
          <w:lang w:val="sr-Latn-RS"/>
        </w:rPr>
      </w:pPr>
    </w:p>
    <w:p w14:paraId="54693F3A" w14:textId="1F35BBED"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ins w:id="709" w:author="Dunja Vrbaski" w:date="2024-09-17T23:58:00Z">
        <w:r w:rsidR="00112C16">
          <w:rPr>
            <w:lang w:val="sr-Latn-RS"/>
          </w:rPr>
          <w:t>,</w:t>
        </w:r>
      </w:ins>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14:paraId="64AB655E" w14:textId="77777777"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14:paraId="1E5CA410" w14:textId="77777777" w:rsidR="00B135A3" w:rsidRDefault="00B135A3" w:rsidP="00B135A3">
      <w:pPr>
        <w:pStyle w:val="Kod"/>
      </w:pPr>
      <w:r>
        <w:t>{</w:t>
      </w:r>
    </w:p>
    <w:p w14:paraId="630EB647" w14:textId="77777777"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14:paraId="4673B209" w14:textId="77777777" w:rsidR="00B135A3" w:rsidRDefault="00B135A3" w:rsidP="00B135A3">
      <w:pPr>
        <w:pStyle w:val="Kod"/>
      </w:pPr>
      <w:r>
        <w:t xml:space="preserve">        .Index(</w:t>
      </w:r>
      <w:r>
        <w:rPr>
          <w:color w:val="A31515"/>
        </w:rPr>
        <w:t>"question-index"</w:t>
      </w:r>
      <w:r>
        <w:t>)</w:t>
      </w:r>
    </w:p>
    <w:p w14:paraId="5F81E0DA" w14:textId="77777777" w:rsidR="00B135A3" w:rsidRDefault="00B135A3" w:rsidP="00B135A3">
      <w:pPr>
        <w:pStyle w:val="Kod"/>
      </w:pPr>
      <w:r>
        <w:t xml:space="preserve">        .Query(q =&gt; q</w:t>
      </w:r>
    </w:p>
    <w:p w14:paraId="149C0661" w14:textId="77777777" w:rsidR="00B135A3" w:rsidRDefault="00B135A3" w:rsidP="00B135A3">
      <w:pPr>
        <w:pStyle w:val="Kod"/>
      </w:pPr>
      <w:r>
        <w:t xml:space="preserve">            .MultiMatch(m =&gt; m</w:t>
      </w:r>
    </w:p>
    <w:p w14:paraId="40AD8264" w14:textId="77777777" w:rsidR="00B135A3" w:rsidRDefault="00B135A3" w:rsidP="00B135A3">
      <w:pPr>
        <w:pStyle w:val="Kod"/>
      </w:pPr>
      <w:r>
        <w:t xml:space="preserve">                .Query(query.ToLower())</w:t>
      </w:r>
    </w:p>
    <w:p w14:paraId="5B701749" w14:textId="77777777" w:rsidR="00B135A3" w:rsidRDefault="00B135A3" w:rsidP="00B135A3">
      <w:pPr>
        <w:pStyle w:val="Kod"/>
      </w:pPr>
      <w:r>
        <w:t xml:space="preserve">                .Fuzziness(Fuzziness.Auto)</w:t>
      </w:r>
    </w:p>
    <w:p w14:paraId="763A2701" w14:textId="77777777" w:rsidR="00B135A3" w:rsidRDefault="00B135A3" w:rsidP="00B135A3">
      <w:pPr>
        <w:pStyle w:val="Kod"/>
      </w:pPr>
      <w:r>
        <w:t xml:space="preserve">                .FuzzyTranspositions(</w:t>
      </w:r>
      <w:r>
        <w:rPr>
          <w:color w:val="0000FF"/>
        </w:rPr>
        <w:t>true</w:t>
      </w:r>
      <w:r>
        <w:t>)</w:t>
      </w:r>
    </w:p>
    <w:p w14:paraId="2FF74940" w14:textId="77777777" w:rsidR="00B135A3" w:rsidRDefault="00B135A3" w:rsidP="00B135A3">
      <w:pPr>
        <w:pStyle w:val="Kod"/>
      </w:pPr>
      <w:r>
        <w:t xml:space="preserve">                .Fields(f =&gt; f</w:t>
      </w:r>
    </w:p>
    <w:p w14:paraId="3CC1E7B4" w14:textId="77777777" w:rsidR="00B135A3" w:rsidRDefault="00B135A3" w:rsidP="00B135A3">
      <w:pPr>
        <w:pStyle w:val="Kod"/>
      </w:pPr>
      <w:r>
        <w:t xml:space="preserve">                    .Field(ff =&gt; ff.Title)</w:t>
      </w:r>
    </w:p>
    <w:p w14:paraId="75E2BADB" w14:textId="77777777" w:rsidR="00B135A3" w:rsidRDefault="00B135A3" w:rsidP="00B135A3">
      <w:pPr>
        <w:pStyle w:val="Kod"/>
      </w:pPr>
      <w:r>
        <w:t xml:space="preserve">                    .Field(ff =&gt; ff.Description)</w:t>
      </w:r>
    </w:p>
    <w:p w14:paraId="162754EE" w14:textId="77777777" w:rsidR="00B135A3" w:rsidRDefault="00B135A3" w:rsidP="00B135A3">
      <w:pPr>
        <w:pStyle w:val="Kod"/>
      </w:pPr>
      <w:r>
        <w:t xml:space="preserve">                    .Field(ff =&gt; ff.Tags)</w:t>
      </w:r>
    </w:p>
    <w:p w14:paraId="7DF1DB31" w14:textId="77777777" w:rsidR="00B135A3" w:rsidRDefault="00B135A3" w:rsidP="00B135A3">
      <w:pPr>
        <w:pStyle w:val="Kod"/>
      </w:pPr>
      <w:r>
        <w:t xml:space="preserve">                )</w:t>
      </w:r>
    </w:p>
    <w:p w14:paraId="4272D180" w14:textId="77777777" w:rsidR="00B135A3" w:rsidRDefault="00B135A3" w:rsidP="00B135A3">
      <w:pPr>
        <w:pStyle w:val="Kod"/>
      </w:pPr>
      <w:r>
        <w:t xml:space="preserve">            )</w:t>
      </w:r>
    </w:p>
    <w:p w14:paraId="49DBE827" w14:textId="77777777" w:rsidR="00B135A3" w:rsidRDefault="00B135A3" w:rsidP="00B135A3">
      <w:pPr>
        <w:pStyle w:val="Kod"/>
      </w:pPr>
      <w:r>
        <w:t xml:space="preserve">        )</w:t>
      </w:r>
    </w:p>
    <w:p w14:paraId="1465F30B" w14:textId="77777777" w:rsidR="00B135A3" w:rsidRDefault="00B135A3" w:rsidP="00B135A3">
      <w:pPr>
        <w:pStyle w:val="Kod"/>
      </w:pPr>
      <w:r>
        <w:t xml:space="preserve">        .Size(1000));</w:t>
      </w:r>
    </w:p>
    <w:p w14:paraId="26299C6D" w14:textId="77777777" w:rsidR="00B135A3" w:rsidRDefault="00B135A3" w:rsidP="00B135A3">
      <w:pPr>
        <w:pStyle w:val="Kod"/>
      </w:pPr>
      <w:r>
        <w:t xml:space="preserve">    </w:t>
      </w:r>
      <w:r>
        <w:rPr>
          <w:color w:val="0000FF"/>
        </w:rPr>
        <w:t>return</w:t>
      </w:r>
      <w:r>
        <w:t xml:space="preserve"> res.Documents;</w:t>
      </w:r>
    </w:p>
    <w:p w14:paraId="2562DA9D" w14:textId="77777777" w:rsidR="00B135A3" w:rsidRDefault="00B135A3" w:rsidP="00B135A3">
      <w:pPr>
        <w:pStyle w:val="Kod"/>
      </w:pPr>
      <w:r>
        <w:t>}</w:t>
      </w:r>
    </w:p>
    <w:p w14:paraId="5C698AC8" w14:textId="77777777" w:rsidR="00747C24" w:rsidRDefault="00747C24" w:rsidP="00747C24">
      <w:pPr>
        <w:jc w:val="center"/>
        <w:rPr>
          <w:i/>
        </w:rPr>
      </w:pPr>
      <w:r w:rsidRPr="00747C24">
        <w:rPr>
          <w:i/>
        </w:rPr>
        <w:t>Listing 18: SearchAsync(string query)</w:t>
      </w:r>
    </w:p>
    <w:p w14:paraId="57FDFB03" w14:textId="77777777" w:rsidR="006A6CED" w:rsidRPr="00112C16" w:rsidRDefault="00FE1BE7" w:rsidP="00FE1BE7">
      <w:pPr>
        <w:jc w:val="both"/>
        <w:rPr>
          <w:lang w:val="sr-Latn-RS"/>
        </w:rPr>
      </w:pPr>
      <w:r w:rsidRPr="00112C16">
        <w:rPr>
          <w:lang w:val="sr-Latn-RS"/>
        </w:rPr>
        <w:t xml:space="preserve">Ukoliko </w:t>
      </w:r>
      <w:r w:rsidRPr="00112C16">
        <w:rPr>
          <w:i/>
          <w:lang w:val="sr-Latn-RS"/>
        </w:rPr>
        <w:t>endpoint URL</w:t>
      </w:r>
      <w:r w:rsidRPr="00112C16">
        <w:rPr>
          <w:lang w:val="sr-Latn-RS"/>
        </w:rPr>
        <w:t xml:space="preserve"> koji se koristi za pretragu izgleda ovako: </w:t>
      </w:r>
      <w:r w:rsidRPr="00112C16">
        <w:rPr>
          <w:rFonts w:cstheme="minorHAnsi"/>
          <w:i/>
          <w:color w:val="000000"/>
          <w:szCs w:val="19"/>
          <w:lang w:val="sr-Latn-RS"/>
        </w:rPr>
        <w:t>[HttpGet(</w:t>
      </w:r>
      <w:r w:rsidRPr="00112C16">
        <w:rPr>
          <w:rFonts w:cstheme="minorHAnsi"/>
          <w:i/>
          <w:color w:val="A31515"/>
          <w:szCs w:val="19"/>
          <w:lang w:val="sr-Latn-RS"/>
        </w:rPr>
        <w:t>"search/{query}"</w:t>
      </w:r>
      <w:r w:rsidRPr="00112C16">
        <w:rPr>
          <w:rFonts w:cstheme="minorHAnsi"/>
          <w:i/>
          <w:color w:val="000000"/>
          <w:szCs w:val="19"/>
          <w:lang w:val="sr-Latn-RS"/>
        </w:rPr>
        <w:t>)]</w:t>
      </w:r>
      <w:r w:rsidRPr="00112C16">
        <w:rPr>
          <w:lang w:val="sr-Latn-RS"/>
        </w:rPr>
        <w:t xml:space="preserve">, potrebno je voditi računa i o </w:t>
      </w:r>
      <w:r w:rsidRPr="00112C16">
        <w:rPr>
          <w:i/>
          <w:lang w:val="sr-Latn-RS"/>
        </w:rPr>
        <w:t>endpoint</w:t>
      </w:r>
      <w:r w:rsidRPr="00112C16">
        <w:rPr>
          <w:lang w:val="sr-Latn-RS"/>
        </w:rPr>
        <w:t xml:space="preserve"> pozivu na </w:t>
      </w:r>
      <w:r w:rsidRPr="00112C16">
        <w:rPr>
          <w:i/>
          <w:lang w:val="sr-Latn-RS"/>
        </w:rPr>
        <w:t>frontend</w:t>
      </w:r>
      <w:r w:rsidRPr="00112C16">
        <w:rPr>
          <w:lang w:val="sr-Latn-RS"/>
        </w:rPr>
        <w:t xml:space="preserve"> delu. Na primer, korisnik želi da pretraži sva pitanja vezana za </w:t>
      </w:r>
      <w:r w:rsidRPr="00112C16">
        <w:rPr>
          <w:i/>
          <w:lang w:val="sr-Latn-RS"/>
        </w:rPr>
        <w:t>C#</w:t>
      </w:r>
      <w:r w:rsidRPr="00112C16">
        <w:rPr>
          <w:lang w:val="sr-Latn-RS"/>
        </w:rPr>
        <w:t xml:space="preserve">. Kako je </w:t>
      </w:r>
      <w:r w:rsidRPr="00112C16">
        <w:rPr>
          <w:i/>
          <w:lang w:val="sr-Latn-RS"/>
        </w:rPr>
        <w:t>#</w:t>
      </w:r>
      <w:r w:rsidRPr="00112C16">
        <w:rPr>
          <w:lang w:val="sr-Latn-RS"/>
        </w:rPr>
        <w:t xml:space="preserve"> specijalni URI karakter, osim </w:t>
      </w:r>
      <w:r w:rsidRPr="00112C16">
        <w:rPr>
          <w:i/>
          <w:lang w:val="sr-Latn-RS"/>
        </w:rPr>
        <w:t>C#</w:t>
      </w:r>
      <w:r w:rsidRPr="00112C16">
        <w:rPr>
          <w:lang w:val="sr-Latn-RS"/>
        </w:rPr>
        <w:t xml:space="preserve"> pitanja, dobiće i pitanja vezana za </w:t>
      </w:r>
      <w:r w:rsidRPr="00112C16">
        <w:rPr>
          <w:i/>
          <w:lang w:val="sr-Latn-RS"/>
        </w:rPr>
        <w:t>C</w:t>
      </w:r>
      <w:r w:rsidR="00A3435F" w:rsidRPr="00112C16">
        <w:rPr>
          <w:lang w:val="sr-Latn-RS"/>
        </w:rPr>
        <w:t>, zato što bi # bila izbačena iz upita</w:t>
      </w:r>
      <w:r w:rsidRPr="00112C16">
        <w:rPr>
          <w:lang w:val="sr-Latn-RS"/>
        </w:rPr>
        <w:t>. Da bi se to izbeglo, specijalne</w:t>
      </w:r>
      <w:r w:rsidR="00A3435F" w:rsidRPr="00112C16">
        <w:rPr>
          <w:lang w:val="sr-Latn-RS"/>
        </w:rPr>
        <w:t xml:space="preserve"> </w:t>
      </w:r>
      <w:r w:rsidR="00A3435F" w:rsidRPr="00112C16">
        <w:rPr>
          <w:i/>
          <w:lang w:val="sr-Latn-RS"/>
        </w:rPr>
        <w:t>URI</w:t>
      </w:r>
      <w:r w:rsidRPr="00112C16">
        <w:rPr>
          <w:lang w:val="sr-Latn-RS"/>
        </w:rPr>
        <w:t xml:space="preserve"> karaktere je potrebno enkodovati uz pomoć </w:t>
      </w:r>
      <w:r w:rsidRPr="00112C16">
        <w:rPr>
          <w:i/>
          <w:lang w:val="sr-Latn-RS"/>
        </w:rPr>
        <w:t>encodeURIComponent()</w:t>
      </w:r>
      <w:r w:rsidR="005537C0" w:rsidRPr="00112C16">
        <w:rPr>
          <w:lang w:val="sr-Latn-RS"/>
        </w:rPr>
        <w:t xml:space="preserve"> funkcije na frontu.</w:t>
      </w:r>
    </w:p>
    <w:p w14:paraId="4593928F" w14:textId="77777777" w:rsidR="006A6CED" w:rsidRDefault="006A6CED" w:rsidP="00FE1BE7">
      <w:pPr>
        <w:jc w:val="both"/>
      </w:pPr>
    </w:p>
    <w:p w14:paraId="496A4413" w14:textId="77777777" w:rsidR="006A6CED" w:rsidRPr="00112C16" w:rsidRDefault="006A6CED" w:rsidP="006A6CED">
      <w:pPr>
        <w:pStyle w:val="Heading3"/>
        <w:rPr>
          <w:lang w:val="sr-Latn-RS"/>
        </w:rPr>
      </w:pPr>
      <w:bookmarkStart w:id="710" w:name="_Toc177675786"/>
      <w:r w:rsidRPr="00112C16">
        <w:rPr>
          <w:lang w:val="sr-Latn-RS"/>
        </w:rPr>
        <w:t>Primeri korisničkog interfejsa</w:t>
      </w:r>
      <w:bookmarkEnd w:id="710"/>
    </w:p>
    <w:p w14:paraId="0CC27BBA" w14:textId="77777777" w:rsidR="00920464" w:rsidRPr="00112C16" w:rsidRDefault="00920464" w:rsidP="00920464">
      <w:pPr>
        <w:rPr>
          <w:lang w:val="sr-Latn-RS"/>
        </w:rPr>
      </w:pPr>
    </w:p>
    <w:p w14:paraId="1C11347D" w14:textId="58CD6946" w:rsidR="006A6CED" w:rsidRPr="00112C16" w:rsidRDefault="006D728E" w:rsidP="00654791">
      <w:pPr>
        <w:jc w:val="both"/>
        <w:rPr>
          <w:lang w:val="sr-Latn-RS"/>
        </w:rPr>
      </w:pPr>
      <w:r w:rsidRPr="00112C16">
        <w:rPr>
          <w:lang w:val="sr-Latn-RS"/>
        </w:rPr>
        <w:t xml:space="preserve">Na slici </w:t>
      </w:r>
      <w:del w:id="711" w:author="Korisnik" w:date="2024-09-19T16:06:00Z">
        <w:r w:rsidRPr="00112C16" w:rsidDel="0004379F">
          <w:rPr>
            <w:lang w:val="sr-Latn-RS"/>
          </w:rPr>
          <w:delText xml:space="preserve">16 </w:delText>
        </w:r>
      </w:del>
      <w:ins w:id="712" w:author="Korisnik" w:date="2024-09-19T16:06:00Z">
        <w:r w:rsidR="0004379F" w:rsidRPr="00112C16">
          <w:rPr>
            <w:lang w:val="sr-Latn-RS"/>
          </w:rPr>
          <w:t>1</w:t>
        </w:r>
        <w:r w:rsidR="0004379F">
          <w:rPr>
            <w:lang w:val="sr-Latn-RS"/>
          </w:rPr>
          <w:t>5</w:t>
        </w:r>
        <w:r w:rsidR="0004379F" w:rsidRPr="00112C16">
          <w:rPr>
            <w:lang w:val="sr-Latn-RS"/>
          </w:rPr>
          <w:t xml:space="preserve"> </w:t>
        </w:r>
      </w:ins>
      <w:r w:rsidRPr="00112C16">
        <w:rPr>
          <w:lang w:val="sr-Latn-RS"/>
        </w:rPr>
        <w:t xml:space="preserve">se nalazi </w:t>
      </w:r>
      <w:ins w:id="713" w:author="Dunja Vrbaski" w:date="2024-09-17T23:58:00Z">
        <w:r w:rsidR="00112C16">
          <w:rPr>
            <w:lang w:val="sr-Latn-RS"/>
          </w:rPr>
          <w:t>osnovna stranica</w:t>
        </w:r>
      </w:ins>
      <w:del w:id="714" w:author="Dunja Vrbaski" w:date="2024-09-17T23:58:00Z">
        <w:r w:rsidRPr="00112C16" w:rsidDel="00112C16">
          <w:rPr>
            <w:i/>
            <w:lang w:val="sr-Latn-RS"/>
          </w:rPr>
          <w:delText>landing page</w:delText>
        </w:r>
      </w:del>
      <w:r w:rsidRPr="00112C16">
        <w:rPr>
          <w:lang w:val="sr-Latn-RS"/>
        </w:rPr>
        <w:t xml:space="preserve"> </w:t>
      </w:r>
      <w:r w:rsidR="00247087" w:rsidRPr="00112C16">
        <w:rPr>
          <w:lang w:val="sr-Latn-RS"/>
        </w:rPr>
        <w:t>koji sadrži pitanja</w:t>
      </w:r>
      <w:r w:rsidRPr="00112C16">
        <w:rPr>
          <w:lang w:val="sr-Latn-RS"/>
        </w:rPr>
        <w:t xml:space="preserve"> sortirana po datumu, tako</w:t>
      </w:r>
      <w:r w:rsidR="00247087" w:rsidRPr="00112C16">
        <w:rPr>
          <w:lang w:val="sr-Latn-RS"/>
        </w:rPr>
        <w:t xml:space="preserve"> da</w:t>
      </w:r>
      <w:r w:rsidRPr="00112C16">
        <w:rPr>
          <w:lang w:val="sr-Latn-RS"/>
        </w:rPr>
        <w:t xml:space="preserve"> se najnovija</w:t>
      </w:r>
      <w:r w:rsidR="00247087" w:rsidRPr="00112C16">
        <w:rPr>
          <w:lang w:val="sr-Latn-RS"/>
        </w:rPr>
        <w:t xml:space="preserve"> pitanja</w:t>
      </w:r>
      <w:r w:rsidRPr="00112C16">
        <w:rPr>
          <w:lang w:val="sr-Latn-RS"/>
        </w:rPr>
        <w:t xml:space="preserve"> uvek pojavljuju prva i tako </w:t>
      </w:r>
      <w:r w:rsidR="00247087" w:rsidRPr="00112C16">
        <w:rPr>
          <w:lang w:val="sr-Latn-RS"/>
        </w:rPr>
        <w:t>postaju</w:t>
      </w:r>
      <w:r w:rsidRPr="00112C16">
        <w:rPr>
          <w:lang w:val="sr-Latn-RS"/>
        </w:rPr>
        <w:t xml:space="preserve"> više uočljiva</w:t>
      </w:r>
      <w:r w:rsidR="00BF358A" w:rsidRPr="00112C16">
        <w:rPr>
          <w:lang w:val="sr-Latn-RS"/>
        </w:rPr>
        <w:t>, što je pogotovu korisno</w:t>
      </w:r>
      <w:r w:rsidR="00247087" w:rsidRPr="00112C16">
        <w:rPr>
          <w:lang w:val="sr-Latn-RS"/>
        </w:rPr>
        <w:t xml:space="preserve"> kada još uvek nemaju nijedan odgovor.</w:t>
      </w:r>
    </w:p>
    <w:p w14:paraId="5B174F70" w14:textId="77777777" w:rsidR="00654791" w:rsidRPr="00112C16" w:rsidRDefault="00654791" w:rsidP="00654791">
      <w:pPr>
        <w:keepNext/>
        <w:jc w:val="center"/>
        <w:rPr>
          <w:lang w:val="sr-Latn-RS"/>
        </w:rPr>
      </w:pPr>
      <w:r w:rsidRPr="00112C16">
        <w:rPr>
          <w:noProof/>
        </w:rPr>
        <w:lastRenderedPageBreak/>
        <w:drawing>
          <wp:inline distT="0" distB="0" distL="0" distR="0" wp14:anchorId="1B1D8908" wp14:editId="571EC861">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3690"/>
                    </a:xfrm>
                    <a:prstGeom prst="rect">
                      <a:avLst/>
                    </a:prstGeom>
                  </pic:spPr>
                </pic:pic>
              </a:graphicData>
            </a:graphic>
          </wp:inline>
        </w:drawing>
      </w:r>
    </w:p>
    <w:p w14:paraId="284F6616" w14:textId="30464857" w:rsidR="00654791" w:rsidRPr="00112C16" w:rsidRDefault="00654791" w:rsidP="00654791">
      <w:pPr>
        <w:pStyle w:val="Caption"/>
        <w:rPr>
          <w:sz w:val="22"/>
          <w:lang w:val="sr-Latn-RS"/>
        </w:rPr>
      </w:pPr>
      <w:r w:rsidRPr="00112C16">
        <w:rPr>
          <w:sz w:val="22"/>
          <w:lang w:val="sr-Latn-RS"/>
        </w:rPr>
        <w:t xml:space="preserve">Slika </w:t>
      </w:r>
      <w:del w:id="715" w:author="Korisnik" w:date="2024-09-19T16:06:00Z">
        <w:r w:rsidRPr="00112C16" w:rsidDel="0004379F">
          <w:rPr>
            <w:sz w:val="22"/>
            <w:lang w:val="sr-Latn-RS"/>
          </w:rPr>
          <w:delText>16</w:delText>
        </w:r>
      </w:del>
      <w:ins w:id="716" w:author="Korisnik" w:date="2024-09-19T16:06:00Z">
        <w:r w:rsidR="0004379F" w:rsidRPr="00112C16">
          <w:rPr>
            <w:sz w:val="22"/>
            <w:lang w:val="sr-Latn-RS"/>
          </w:rPr>
          <w:t>1</w:t>
        </w:r>
        <w:r w:rsidR="0004379F">
          <w:rPr>
            <w:sz w:val="22"/>
            <w:lang w:val="sr-Latn-RS"/>
          </w:rPr>
          <w:t>5</w:t>
        </w:r>
      </w:ins>
      <w:r w:rsidRPr="00112C16">
        <w:rPr>
          <w:sz w:val="22"/>
          <w:lang w:val="sr-Latn-RS"/>
        </w:rPr>
        <w:t>. Landing page</w:t>
      </w:r>
    </w:p>
    <w:p w14:paraId="090C3123" w14:textId="558047A8" w:rsidR="00C76260" w:rsidRDefault="000B5DD2" w:rsidP="007126B9">
      <w:pPr>
        <w:jc w:val="both"/>
        <w:rPr>
          <w:ins w:id="717" w:author="Korisnik" w:date="2024-09-19T20:42:00Z"/>
        </w:rPr>
      </w:pPr>
      <w:r w:rsidRPr="00112C16">
        <w:rPr>
          <w:lang w:val="sr-Latn-RS"/>
        </w:rPr>
        <w:t xml:space="preserve">Na slikama </w:t>
      </w:r>
      <w:del w:id="718" w:author="Korisnik" w:date="2024-09-19T16:06:00Z">
        <w:r w:rsidRPr="00112C16" w:rsidDel="0004379F">
          <w:rPr>
            <w:lang w:val="sr-Latn-RS"/>
          </w:rPr>
          <w:delText xml:space="preserve">17 </w:delText>
        </w:r>
      </w:del>
      <w:ins w:id="719" w:author="Korisnik" w:date="2024-09-19T16:06:00Z">
        <w:r w:rsidR="0004379F" w:rsidRPr="00112C16">
          <w:rPr>
            <w:lang w:val="sr-Latn-RS"/>
          </w:rPr>
          <w:t>1</w:t>
        </w:r>
        <w:r w:rsidR="0004379F">
          <w:rPr>
            <w:lang w:val="sr-Latn-RS"/>
          </w:rPr>
          <w:t>6</w:t>
        </w:r>
        <w:r w:rsidR="0004379F" w:rsidRPr="00112C16">
          <w:rPr>
            <w:lang w:val="sr-Latn-RS"/>
          </w:rPr>
          <w:t xml:space="preserve"> </w:t>
        </w:r>
      </w:ins>
      <w:r w:rsidRPr="00112C16">
        <w:rPr>
          <w:lang w:val="sr-Latn-RS"/>
        </w:rPr>
        <w:t xml:space="preserve">i </w:t>
      </w:r>
      <w:del w:id="720" w:author="Korisnik" w:date="2024-09-19T16:06:00Z">
        <w:r w:rsidRPr="00112C16" w:rsidDel="0004379F">
          <w:rPr>
            <w:lang w:val="sr-Latn-RS"/>
          </w:rPr>
          <w:delText xml:space="preserve">18 </w:delText>
        </w:r>
      </w:del>
      <w:ins w:id="721" w:author="Korisnik" w:date="2024-09-19T16:06:00Z">
        <w:r w:rsidR="0004379F" w:rsidRPr="00112C16">
          <w:rPr>
            <w:lang w:val="sr-Latn-RS"/>
          </w:rPr>
          <w:t>1</w:t>
        </w:r>
        <w:r w:rsidR="0004379F">
          <w:rPr>
            <w:lang w:val="sr-Latn-RS"/>
          </w:rPr>
          <w:t>7</w:t>
        </w:r>
        <w:r w:rsidR="0004379F" w:rsidRPr="00112C16">
          <w:rPr>
            <w:lang w:val="sr-Latn-RS"/>
          </w:rPr>
          <w:t xml:space="preserve"> </w:t>
        </w:r>
      </w:ins>
      <w:r w:rsidRPr="00112C16">
        <w:rPr>
          <w:lang w:val="sr-Latn-RS"/>
        </w:rPr>
        <w:t>se nalazi prikaz detalja pitanja i svih odgovora. Sa leve stran</w:t>
      </w:r>
      <w:r w:rsidR="009B56D4" w:rsidRPr="00112C16">
        <w:rPr>
          <w:lang w:val="sr-Latn-RS"/>
        </w:rPr>
        <w:t>e se nalaze osnovne informacije</w:t>
      </w:r>
      <w:r w:rsidRPr="00112C16">
        <w:rPr>
          <w:lang w:val="sr-Latn-RS"/>
        </w:rPr>
        <w:t xml:space="preserve">: </w:t>
      </w:r>
      <w:r w:rsidR="00A447AF" w:rsidRPr="00112C16">
        <w:rPr>
          <w:lang w:val="sr-Latn-RS"/>
        </w:rPr>
        <w:t>ime</w:t>
      </w:r>
      <w:r w:rsidR="004F0B55" w:rsidRPr="00112C16">
        <w:rPr>
          <w:lang w:val="sr-Latn-RS"/>
        </w:rPr>
        <w:t xml:space="preserve"> i </w:t>
      </w:r>
      <w:r w:rsidR="004F0B55" w:rsidRPr="00112C16">
        <w:rPr>
          <w:i/>
          <w:lang w:val="sr-Latn-RS"/>
        </w:rPr>
        <w:t>email</w:t>
      </w:r>
      <w:r w:rsidR="004F0B55" w:rsidRPr="00112C16">
        <w:rPr>
          <w:lang w:val="sr-Latn-RS"/>
        </w:rPr>
        <w:t xml:space="preserve"> adres</w:t>
      </w:r>
      <w:r w:rsidR="00A447AF" w:rsidRPr="00112C16">
        <w:rPr>
          <w:lang w:val="sr-Latn-RS"/>
        </w:rPr>
        <w:t>a</w:t>
      </w:r>
      <w:r w:rsidR="004F0B55" w:rsidRPr="00112C16">
        <w:rPr>
          <w:lang w:val="sr-Latn-RS"/>
        </w:rPr>
        <w:t xml:space="preserve"> </w:t>
      </w:r>
      <w:r w:rsidRPr="00112C16">
        <w:rPr>
          <w:lang w:val="sr-Latn-RS"/>
        </w:rPr>
        <w:t>a</w:t>
      </w:r>
      <w:r w:rsidR="00E63341" w:rsidRPr="00112C16">
        <w:rPr>
          <w:lang w:val="sr-Latn-RS"/>
        </w:rPr>
        <w:t>utora, datum postavljanja,</w:t>
      </w:r>
      <w:r w:rsidR="00A447AF" w:rsidRPr="00112C16">
        <w:rPr>
          <w:lang w:val="sr-Latn-RS"/>
        </w:rPr>
        <w:t xml:space="preserve"> broj</w:t>
      </w:r>
      <w:r w:rsidRPr="00112C16">
        <w:rPr>
          <w:lang w:val="sr-Latn-RS"/>
        </w:rPr>
        <w:t xml:space="preserve"> komentara</w:t>
      </w:r>
      <w:r w:rsidR="00A447AF" w:rsidRPr="00112C16">
        <w:rPr>
          <w:lang w:val="sr-Latn-RS"/>
        </w:rPr>
        <w:t xml:space="preserve"> i broj</w:t>
      </w:r>
      <w:r w:rsidR="00E63341" w:rsidRPr="00112C16">
        <w:rPr>
          <w:lang w:val="sr-Latn-RS"/>
        </w:rPr>
        <w:t xml:space="preserve"> lajkova</w:t>
      </w:r>
      <w:r w:rsidRPr="00112C16">
        <w:rPr>
          <w:lang w:val="sr-Latn-RS"/>
        </w:rPr>
        <w:t xml:space="preserve">. </w:t>
      </w:r>
      <w:del w:id="722" w:author="Dunja Vrbaski" w:date="2024-09-17T23:59:00Z">
        <w:r w:rsidRPr="00112C16" w:rsidDel="00112C16">
          <w:rPr>
            <w:lang w:val="sr-Latn-RS"/>
          </w:rPr>
          <w:delText xml:space="preserve">Svako pitanje je moguće lajkovati ili dislajkovatai. </w:delText>
        </w:r>
      </w:del>
      <w:r w:rsidRPr="00112C16">
        <w:rPr>
          <w:lang w:val="sr-Latn-RS"/>
        </w:rPr>
        <w:t>Time se daje do znanj</w:t>
      </w:r>
      <w:r w:rsidR="005F5759" w:rsidRPr="00112C16">
        <w:rPr>
          <w:lang w:val="sr-Latn-RS"/>
        </w:rPr>
        <w:t>a</w:t>
      </w:r>
      <w:r w:rsidRPr="00112C16">
        <w:rPr>
          <w:lang w:val="sr-Latn-RS"/>
        </w:rPr>
        <w:t xml:space="preserve"> ostalim korisnicima koliko se pitanje smatra korisnim. Moguće je lajkovati i komentare i tako staviti do znanja ostalim korisnicima koji komentar predstavlja potencijalno najbolji odgovor na postavljeno pitanje. Komentari mogu imati potkomentare</w:t>
      </w:r>
      <w:r>
        <w:t>.</w:t>
      </w:r>
    </w:p>
    <w:p w14:paraId="6E9CE3E1" w14:textId="26AADA38" w:rsidR="009D182E" w:rsidDel="009D182E" w:rsidRDefault="009D182E" w:rsidP="007126B9">
      <w:pPr>
        <w:jc w:val="both"/>
        <w:rPr>
          <w:del w:id="723" w:author="Korisnik" w:date="2024-09-19T20:43:00Z"/>
        </w:rPr>
      </w:pPr>
      <w:ins w:id="724" w:author="Korisnik" w:date="2024-09-19T20:42:00Z">
        <w:r>
          <w:rPr>
            <w:noProof/>
          </w:rPr>
          <w:drawing>
            <wp:inline distT="0" distB="0" distL="0" distR="0" wp14:anchorId="03826C4A" wp14:editId="25A90EE2">
              <wp:extent cx="5943600" cy="2861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1310"/>
                      </a:xfrm>
                      <a:prstGeom prst="rect">
                        <a:avLst/>
                      </a:prstGeom>
                    </pic:spPr>
                  </pic:pic>
                </a:graphicData>
              </a:graphic>
            </wp:inline>
          </w:drawing>
        </w:r>
      </w:ins>
    </w:p>
    <w:p w14:paraId="33C5C8B5" w14:textId="61ACBD61" w:rsidR="00C76260" w:rsidRDefault="00C76260">
      <w:pPr>
        <w:jc w:val="both"/>
        <w:pPrChange w:id="725" w:author="Korisnik" w:date="2024-09-19T20:43:00Z">
          <w:pPr>
            <w:keepNext/>
            <w:jc w:val="center"/>
          </w:pPr>
        </w:pPrChange>
      </w:pPr>
      <w:del w:id="726" w:author="Korisnik" w:date="2024-09-19T20:42:00Z">
        <w:r w:rsidDel="009D182E">
          <w:rPr>
            <w:noProof/>
          </w:rPr>
          <w:drawing>
            <wp:inline distT="0" distB="0" distL="0" distR="0" wp14:anchorId="52FA0E39" wp14:editId="3AEA24CE">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62580"/>
                      </a:xfrm>
                      <a:prstGeom prst="rect">
                        <a:avLst/>
                      </a:prstGeom>
                    </pic:spPr>
                  </pic:pic>
                </a:graphicData>
              </a:graphic>
            </wp:inline>
          </w:drawing>
        </w:r>
      </w:del>
    </w:p>
    <w:p w14:paraId="45B19C0C" w14:textId="5C592B17" w:rsidR="00C76260" w:rsidRDefault="00C76260" w:rsidP="00C76260">
      <w:pPr>
        <w:pStyle w:val="Caption"/>
      </w:pPr>
      <w:r>
        <w:rPr>
          <w:sz w:val="22"/>
        </w:rPr>
        <w:t xml:space="preserve">Slika </w:t>
      </w:r>
      <w:del w:id="727" w:author="Korisnik" w:date="2024-09-19T16:06:00Z">
        <w:r w:rsidDel="0004379F">
          <w:rPr>
            <w:sz w:val="22"/>
          </w:rPr>
          <w:delText>17</w:delText>
        </w:r>
      </w:del>
      <w:ins w:id="728" w:author="Korisnik" w:date="2024-09-19T16:06:00Z">
        <w:r w:rsidR="0004379F">
          <w:rPr>
            <w:sz w:val="22"/>
          </w:rPr>
          <w:t>16</w:t>
        </w:r>
      </w:ins>
      <w:r>
        <w:rPr>
          <w:sz w:val="22"/>
        </w:rPr>
        <w:t>. Detalji pitanja</w:t>
      </w:r>
    </w:p>
    <w:p w14:paraId="49BC5F76" w14:textId="5813965D" w:rsidR="00C76260" w:rsidRDefault="00490F41">
      <w:pPr>
        <w:keepNext/>
        <w:jc w:val="center"/>
      </w:pPr>
      <w:ins w:id="729" w:author="Korisnik" w:date="2024-09-19T20:44:00Z">
        <w:r>
          <w:rPr>
            <w:noProof/>
          </w:rPr>
          <w:lastRenderedPageBreak/>
          <w:drawing>
            <wp:inline distT="0" distB="0" distL="0" distR="0" wp14:anchorId="04EB6ABB" wp14:editId="24FEB8C8">
              <wp:extent cx="5943600" cy="2869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9565"/>
                      </a:xfrm>
                      <a:prstGeom prst="rect">
                        <a:avLst/>
                      </a:prstGeom>
                    </pic:spPr>
                  </pic:pic>
                </a:graphicData>
              </a:graphic>
            </wp:inline>
          </w:drawing>
        </w:r>
      </w:ins>
      <w:del w:id="730" w:author="Korisnik" w:date="2024-09-19T20:44:00Z">
        <w:r w:rsidR="00C76260" w:rsidDel="00490F41">
          <w:rPr>
            <w:noProof/>
          </w:rPr>
          <w:drawing>
            <wp:inline distT="0" distB="0" distL="0" distR="0" wp14:anchorId="55CE62FC" wp14:editId="348E7462">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2420"/>
                      </a:xfrm>
                      <a:prstGeom prst="rect">
                        <a:avLst/>
                      </a:prstGeom>
                    </pic:spPr>
                  </pic:pic>
                </a:graphicData>
              </a:graphic>
            </wp:inline>
          </w:drawing>
        </w:r>
      </w:del>
    </w:p>
    <w:p w14:paraId="5AA7094F" w14:textId="21A927C8" w:rsidR="00C76260" w:rsidRDefault="00C76260" w:rsidP="00C76260">
      <w:pPr>
        <w:pStyle w:val="Caption"/>
        <w:rPr>
          <w:sz w:val="22"/>
        </w:rPr>
      </w:pPr>
      <w:r w:rsidRPr="00C76260">
        <w:rPr>
          <w:sz w:val="22"/>
        </w:rPr>
        <w:t xml:space="preserve">Slika </w:t>
      </w:r>
      <w:del w:id="731" w:author="Korisnik" w:date="2024-09-19T16:07:00Z">
        <w:r w:rsidRPr="00C76260" w:rsidDel="0004379F">
          <w:rPr>
            <w:sz w:val="22"/>
          </w:rPr>
          <w:delText>18</w:delText>
        </w:r>
      </w:del>
      <w:ins w:id="732" w:author="Korisnik" w:date="2024-09-19T16:07:00Z">
        <w:r w:rsidR="0004379F" w:rsidRPr="00C76260">
          <w:rPr>
            <w:sz w:val="22"/>
          </w:rPr>
          <w:t>1</w:t>
        </w:r>
        <w:r w:rsidR="0004379F">
          <w:rPr>
            <w:sz w:val="22"/>
          </w:rPr>
          <w:t>7</w:t>
        </w:r>
      </w:ins>
      <w:r w:rsidRPr="00C76260">
        <w:rPr>
          <w:sz w:val="22"/>
        </w:rPr>
        <w:t>. O</w:t>
      </w:r>
      <w:r>
        <w:rPr>
          <w:sz w:val="22"/>
        </w:rPr>
        <w:t>dgovori na pitanje</w:t>
      </w:r>
    </w:p>
    <w:p w14:paraId="551CF490" w14:textId="7D7C2B42" w:rsidR="004F5B88" w:rsidRPr="004F5B88" w:rsidRDefault="004F5B88" w:rsidP="007126B9">
      <w:pPr>
        <w:jc w:val="both"/>
      </w:pPr>
      <w:r>
        <w:t xml:space="preserve">Na slikama </w:t>
      </w:r>
      <w:del w:id="733" w:author="Korisnik" w:date="2024-09-19T16:07:00Z">
        <w:r w:rsidDel="0004379F">
          <w:delText xml:space="preserve">19 </w:delText>
        </w:r>
      </w:del>
      <w:ins w:id="734" w:author="Korisnik" w:date="2024-09-19T16:07:00Z">
        <w:r w:rsidR="0004379F">
          <w:t xml:space="preserve">18 </w:t>
        </w:r>
      </w:ins>
      <w:r w:rsidR="00533B3B">
        <w:t xml:space="preserve">i </w:t>
      </w:r>
      <w:del w:id="735" w:author="Korisnik" w:date="2024-09-19T16:07:00Z">
        <w:r w:rsidR="00533B3B" w:rsidDel="0004379F">
          <w:delText xml:space="preserve">20 </w:delText>
        </w:r>
      </w:del>
      <w:ins w:id="736" w:author="Korisnik" w:date="2024-09-19T16:07:00Z">
        <w:r w:rsidR="0004379F">
          <w:t xml:space="preserve">19 </w:t>
        </w:r>
      </w:ins>
      <w:r w:rsidR="00533B3B">
        <w:t>se nalaze primeri pretrage sa rezultatima sortiranim tako da se na vrhu nalazi najrelevantniji.</w:t>
      </w:r>
    </w:p>
    <w:p w14:paraId="52DF227C" w14:textId="77777777" w:rsidR="007C23E0" w:rsidRDefault="007C23E0" w:rsidP="007C23E0">
      <w:pPr>
        <w:keepNext/>
        <w:jc w:val="center"/>
      </w:pPr>
      <w:r>
        <w:rPr>
          <w:noProof/>
        </w:rPr>
        <w:drawing>
          <wp:inline distT="0" distB="0" distL="0" distR="0" wp14:anchorId="5BCFBB86" wp14:editId="4B59E097">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8135"/>
                    </a:xfrm>
                    <a:prstGeom prst="rect">
                      <a:avLst/>
                    </a:prstGeom>
                  </pic:spPr>
                </pic:pic>
              </a:graphicData>
            </a:graphic>
          </wp:inline>
        </w:drawing>
      </w:r>
    </w:p>
    <w:p w14:paraId="553AD7A5" w14:textId="281F0A23" w:rsidR="007C23E0" w:rsidRDefault="007C23E0" w:rsidP="007C23E0">
      <w:pPr>
        <w:pStyle w:val="Caption"/>
        <w:rPr>
          <w:sz w:val="22"/>
        </w:rPr>
      </w:pPr>
      <w:r w:rsidRPr="007C23E0">
        <w:rPr>
          <w:sz w:val="22"/>
        </w:rPr>
        <w:t xml:space="preserve">Slika </w:t>
      </w:r>
      <w:del w:id="737" w:author="Korisnik" w:date="2024-09-19T16:07:00Z">
        <w:r w:rsidRPr="007C23E0" w:rsidDel="0004379F">
          <w:rPr>
            <w:sz w:val="22"/>
          </w:rPr>
          <w:delText>19</w:delText>
        </w:r>
      </w:del>
      <w:ins w:id="738" w:author="Korisnik" w:date="2024-09-19T16:07:00Z">
        <w:r w:rsidR="0004379F" w:rsidRPr="007C23E0">
          <w:rPr>
            <w:sz w:val="22"/>
          </w:rPr>
          <w:t>1</w:t>
        </w:r>
        <w:r w:rsidR="0004379F">
          <w:rPr>
            <w:sz w:val="22"/>
          </w:rPr>
          <w:t>8</w:t>
        </w:r>
      </w:ins>
      <w:r w:rsidRPr="007C23E0">
        <w:rPr>
          <w:sz w:val="22"/>
        </w:rPr>
        <w:t>. Primer pretrage 1</w:t>
      </w:r>
    </w:p>
    <w:p w14:paraId="4D6FC4A9" w14:textId="77777777" w:rsidR="009E7692" w:rsidRDefault="009E7692" w:rsidP="009E7692">
      <w:pPr>
        <w:keepNext/>
        <w:jc w:val="center"/>
      </w:pPr>
      <w:r>
        <w:rPr>
          <w:noProof/>
        </w:rPr>
        <w:lastRenderedPageBreak/>
        <w:drawing>
          <wp:inline distT="0" distB="0" distL="0" distR="0" wp14:anchorId="5209E3AF" wp14:editId="6070A0D1">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0515"/>
                    </a:xfrm>
                    <a:prstGeom prst="rect">
                      <a:avLst/>
                    </a:prstGeom>
                  </pic:spPr>
                </pic:pic>
              </a:graphicData>
            </a:graphic>
          </wp:inline>
        </w:drawing>
      </w:r>
    </w:p>
    <w:p w14:paraId="53D85A90" w14:textId="4536BF76" w:rsidR="009E7692" w:rsidRDefault="009E7692" w:rsidP="009E7692">
      <w:pPr>
        <w:pStyle w:val="Caption"/>
        <w:rPr>
          <w:sz w:val="22"/>
        </w:rPr>
      </w:pPr>
      <w:r w:rsidRPr="009E7692">
        <w:rPr>
          <w:sz w:val="22"/>
        </w:rPr>
        <w:t xml:space="preserve">Slika </w:t>
      </w:r>
      <w:del w:id="739" w:author="Korisnik" w:date="2024-09-19T16:07:00Z">
        <w:r w:rsidRPr="009E7692" w:rsidDel="0004379F">
          <w:rPr>
            <w:sz w:val="22"/>
          </w:rPr>
          <w:delText>20</w:delText>
        </w:r>
      </w:del>
      <w:ins w:id="740" w:author="Korisnik" w:date="2024-09-19T16:07:00Z">
        <w:r w:rsidR="0004379F">
          <w:rPr>
            <w:sz w:val="22"/>
          </w:rPr>
          <w:t>19</w:t>
        </w:r>
      </w:ins>
      <w:r w:rsidRPr="009E7692">
        <w:rPr>
          <w:sz w:val="22"/>
        </w:rPr>
        <w:t>. Primer pretrage 2</w:t>
      </w:r>
    </w:p>
    <w:p w14:paraId="2E1737FB" w14:textId="40BC8E7D" w:rsidR="00505B91" w:rsidRPr="00505B91" w:rsidRDefault="00505B91" w:rsidP="00505B91">
      <w:r>
        <w:t xml:space="preserve">Na slici </w:t>
      </w:r>
      <w:del w:id="741" w:author="Korisnik" w:date="2024-09-19T16:07:00Z">
        <w:r w:rsidDel="0004379F">
          <w:delText xml:space="preserve">21 </w:delText>
        </w:r>
      </w:del>
      <w:ins w:id="742" w:author="Korisnik" w:date="2024-09-19T16:07:00Z">
        <w:r w:rsidR="0004379F">
          <w:t xml:space="preserve">20 </w:t>
        </w:r>
      </w:ins>
      <w:r>
        <w:t>se nalazi primer pretrage u čijem upitu postoji greška pri kucanju.</w:t>
      </w:r>
    </w:p>
    <w:p w14:paraId="4BCB60B7" w14:textId="77777777" w:rsidR="0083388A" w:rsidRDefault="003C771A" w:rsidP="0083388A">
      <w:pPr>
        <w:keepNext/>
        <w:jc w:val="center"/>
      </w:pPr>
      <w:r>
        <w:rPr>
          <w:noProof/>
        </w:rPr>
        <w:drawing>
          <wp:inline distT="0" distB="0" distL="0" distR="0" wp14:anchorId="5BD64F83" wp14:editId="47B52969">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53690"/>
                    </a:xfrm>
                    <a:prstGeom prst="rect">
                      <a:avLst/>
                    </a:prstGeom>
                  </pic:spPr>
                </pic:pic>
              </a:graphicData>
            </a:graphic>
          </wp:inline>
        </w:drawing>
      </w:r>
    </w:p>
    <w:p w14:paraId="544A1FBA" w14:textId="1796E80D" w:rsidR="00FD17EE" w:rsidRDefault="0083388A" w:rsidP="0083388A">
      <w:pPr>
        <w:pStyle w:val="Caption"/>
        <w:rPr>
          <w:sz w:val="22"/>
        </w:rPr>
      </w:pPr>
      <w:r w:rsidRPr="0083388A">
        <w:rPr>
          <w:sz w:val="22"/>
        </w:rPr>
        <w:t xml:space="preserve">Slika </w:t>
      </w:r>
      <w:del w:id="743" w:author="Korisnik" w:date="2024-09-19T16:07:00Z">
        <w:r w:rsidRPr="0083388A" w:rsidDel="0004379F">
          <w:rPr>
            <w:sz w:val="22"/>
          </w:rPr>
          <w:delText>21</w:delText>
        </w:r>
      </w:del>
      <w:ins w:id="744" w:author="Korisnik" w:date="2024-09-19T16:07:00Z">
        <w:r w:rsidR="0004379F" w:rsidRPr="0083388A">
          <w:rPr>
            <w:sz w:val="22"/>
          </w:rPr>
          <w:t>2</w:t>
        </w:r>
        <w:r w:rsidR="0004379F">
          <w:rPr>
            <w:sz w:val="22"/>
          </w:rPr>
          <w:t>0</w:t>
        </w:r>
      </w:ins>
      <w:r w:rsidRPr="0083388A">
        <w:rPr>
          <w:sz w:val="22"/>
        </w:rPr>
        <w:t>. Primer greške pri kucanju</w:t>
      </w:r>
    </w:p>
    <w:p w14:paraId="3AAFF4D8" w14:textId="1F01FB8D" w:rsidR="00894F1D" w:rsidRPr="00894F1D" w:rsidRDefault="00894F1D" w:rsidP="00894F1D">
      <w:pPr>
        <w:jc w:val="both"/>
      </w:pPr>
      <w:r>
        <w:t xml:space="preserve">Na slici </w:t>
      </w:r>
      <w:del w:id="745" w:author="Korisnik" w:date="2024-09-19T16:07:00Z">
        <w:r w:rsidDel="0004379F">
          <w:delText xml:space="preserve">22 </w:delText>
        </w:r>
      </w:del>
      <w:ins w:id="746" w:author="Korisnik" w:date="2024-09-19T16:07:00Z">
        <w:r w:rsidR="0004379F">
          <w:t xml:space="preserve">21 </w:t>
        </w:r>
      </w:ins>
      <w:r>
        <w:t>se nalazi primer kreiranja novog pitanja. Potrebno je navesti tagove koji predstavljaju kratke opise tehnologija ili tehnika za koje je pitanje vezano. Uz pomoć njih se poboljšava rezultat pretrage.</w:t>
      </w:r>
    </w:p>
    <w:p w14:paraId="0B50C6E2" w14:textId="77777777" w:rsidR="00894F1D" w:rsidRDefault="00894F1D" w:rsidP="00894F1D">
      <w:pPr>
        <w:keepNext/>
        <w:jc w:val="center"/>
      </w:pPr>
      <w:r>
        <w:rPr>
          <w:noProof/>
        </w:rPr>
        <w:lastRenderedPageBreak/>
        <w:drawing>
          <wp:inline distT="0" distB="0" distL="0" distR="0" wp14:anchorId="0C026C4D" wp14:editId="54018091">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0670"/>
                    </a:xfrm>
                    <a:prstGeom prst="rect">
                      <a:avLst/>
                    </a:prstGeom>
                  </pic:spPr>
                </pic:pic>
              </a:graphicData>
            </a:graphic>
          </wp:inline>
        </w:drawing>
      </w:r>
    </w:p>
    <w:p w14:paraId="34EA795C" w14:textId="5A7BB5B9" w:rsidR="00894F1D" w:rsidRDefault="00894F1D" w:rsidP="00894F1D">
      <w:pPr>
        <w:pStyle w:val="Caption"/>
        <w:rPr>
          <w:sz w:val="22"/>
        </w:rPr>
      </w:pPr>
      <w:r w:rsidRPr="00894F1D">
        <w:rPr>
          <w:sz w:val="22"/>
        </w:rPr>
        <w:t xml:space="preserve">Slika </w:t>
      </w:r>
      <w:del w:id="747" w:author="Korisnik" w:date="2024-09-19T16:07:00Z">
        <w:r w:rsidRPr="00894F1D" w:rsidDel="0004379F">
          <w:rPr>
            <w:sz w:val="22"/>
          </w:rPr>
          <w:delText>22</w:delText>
        </w:r>
      </w:del>
      <w:ins w:id="748" w:author="Korisnik" w:date="2024-09-19T16:07:00Z">
        <w:r w:rsidR="0004379F" w:rsidRPr="00894F1D">
          <w:rPr>
            <w:sz w:val="22"/>
          </w:rPr>
          <w:t>2</w:t>
        </w:r>
        <w:r w:rsidR="0004379F">
          <w:rPr>
            <w:sz w:val="22"/>
          </w:rPr>
          <w:t>1</w:t>
        </w:r>
      </w:ins>
      <w:r w:rsidRPr="00894F1D">
        <w:rPr>
          <w:sz w:val="22"/>
        </w:rPr>
        <w:t>. Kreiranje novog pitanja</w:t>
      </w:r>
    </w:p>
    <w:p w14:paraId="223E8D2C" w14:textId="77777777" w:rsidR="002F4D0A" w:rsidRDefault="00873EEE" w:rsidP="00CB2B5F">
      <w:pPr>
        <w:pStyle w:val="Heading2"/>
      </w:pPr>
      <w:bookmarkStart w:id="749" w:name="_Toc177675787"/>
      <w:r>
        <w:t>Izazovi u realizaciji</w:t>
      </w:r>
      <w:bookmarkEnd w:id="749"/>
    </w:p>
    <w:p w14:paraId="54BAA727" w14:textId="77777777" w:rsidR="00826B5F" w:rsidRDefault="00826B5F" w:rsidP="00826B5F"/>
    <w:p w14:paraId="17AB58AA" w14:textId="77777777"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14:paraId="23752EE7" w14:textId="77777777"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14:paraId="61950FC9" w14:textId="77777777"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14:paraId="2E8B70E1" w14:textId="77777777"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14:paraId="36763FEE" w14:textId="77777777" w:rsidR="001D1309" w:rsidRDefault="001D1309" w:rsidP="00CB2B5F">
      <w:pPr>
        <w:pStyle w:val="Heading2"/>
        <w:rPr>
          <w:lang w:val="sr-Latn-RS"/>
        </w:rPr>
      </w:pPr>
      <w:bookmarkStart w:id="750" w:name="_Toc177675788"/>
      <w:r>
        <w:rPr>
          <w:lang w:val="sr-Latn-RS"/>
        </w:rPr>
        <w:lastRenderedPageBreak/>
        <w:t>Potencijalna unapređenja</w:t>
      </w:r>
      <w:bookmarkEnd w:id="750"/>
    </w:p>
    <w:p w14:paraId="717F5F48" w14:textId="77777777" w:rsidR="007000F7" w:rsidRDefault="007000F7" w:rsidP="007000F7">
      <w:pPr>
        <w:rPr>
          <w:lang w:val="sr-Latn-RS"/>
        </w:rPr>
      </w:pPr>
    </w:p>
    <w:p w14:paraId="3E77347C" w14:textId="77777777"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14:paraId="7E253F1A" w14:textId="127CAAC1"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w:t>
      </w:r>
      <w:ins w:id="751" w:author="Korisnik" w:date="2024-09-19T17:55:00Z">
        <w:r w:rsidR="00DA58E4">
          <w:t>4</w:t>
        </w:r>
      </w:ins>
      <w:del w:id="752" w:author="Korisnik" w:date="2024-09-19T17:45:00Z">
        <w:r w:rsidDel="00C20DFC">
          <w:delText>5</w:delText>
        </w:r>
      </w:del>
      <w:r>
        <w:t>]</w:t>
      </w:r>
      <w:r>
        <w:rPr>
          <w:lang w:val="sr-Latn-RS"/>
        </w:rPr>
        <w:t>.</w:t>
      </w:r>
    </w:p>
    <w:p w14:paraId="75F2C247" w14:textId="77777777" w:rsidR="002B70CA" w:rsidRPr="00A13237" w:rsidDel="004F5052" w:rsidRDefault="002B70CA" w:rsidP="00014517">
      <w:pPr>
        <w:pStyle w:val="ListParagraph"/>
        <w:numPr>
          <w:ilvl w:val="0"/>
          <w:numId w:val="24"/>
        </w:numPr>
        <w:jc w:val="both"/>
        <w:rPr>
          <w:del w:id="753" w:author="Korisnik" w:date="2024-09-19T18:00:00Z"/>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14:paraId="7D14051E" w14:textId="77777777" w:rsidR="00004534" w:rsidRPr="00D576B0" w:rsidDel="004F5052" w:rsidRDefault="00004534">
      <w:pPr>
        <w:pStyle w:val="ListParagraph"/>
        <w:numPr>
          <w:ilvl w:val="0"/>
          <w:numId w:val="24"/>
        </w:numPr>
        <w:jc w:val="both"/>
        <w:rPr>
          <w:del w:id="754" w:author="Korisnik" w:date="2024-09-19T18:00:00Z"/>
          <w:lang w:val="sr-Latn-RS"/>
        </w:rPr>
        <w:pPrChange w:id="755" w:author="Korisnik" w:date="2024-09-19T18:00:00Z">
          <w:pPr>
            <w:jc w:val="both"/>
          </w:pPr>
        </w:pPrChange>
      </w:pPr>
    </w:p>
    <w:p w14:paraId="04153C53" w14:textId="77777777" w:rsidR="00CB2B5F" w:rsidRPr="001B1D13" w:rsidRDefault="00CB2B5F">
      <w:pPr>
        <w:pStyle w:val="ListParagraph"/>
        <w:numPr>
          <w:ilvl w:val="0"/>
          <w:numId w:val="24"/>
        </w:numPr>
        <w:jc w:val="both"/>
        <w:rPr>
          <w:lang w:val="sr-Latn-RS"/>
        </w:rPr>
        <w:pPrChange w:id="756" w:author="Korisnik" w:date="2024-09-19T18:00:00Z">
          <w:pPr>
            <w:jc w:val="both"/>
          </w:pPr>
        </w:pPrChange>
      </w:pPr>
    </w:p>
    <w:p w14:paraId="3DB7E956" w14:textId="77777777" w:rsidR="00786316" w:rsidRPr="0037213B" w:rsidRDefault="00786316" w:rsidP="00786316">
      <w:pPr>
        <w:pStyle w:val="Heading1"/>
        <w:rPr>
          <w:lang w:val="sr-Latn-RS"/>
        </w:rPr>
      </w:pPr>
      <w:bookmarkStart w:id="757" w:name="_Toc177675789"/>
      <w:r w:rsidRPr="0037213B">
        <w:rPr>
          <w:lang w:val="sr-Latn-RS"/>
        </w:rPr>
        <w:lastRenderedPageBreak/>
        <w:t>Zaklju</w:t>
      </w:r>
      <w:r w:rsidR="00821F38">
        <w:rPr>
          <w:lang w:val="sr-Latn-RS"/>
        </w:rPr>
        <w:t>č</w:t>
      </w:r>
      <w:r w:rsidRPr="0037213B">
        <w:rPr>
          <w:lang w:val="sr-Latn-RS"/>
        </w:rPr>
        <w:t>ak</w:t>
      </w:r>
      <w:bookmarkEnd w:id="757"/>
    </w:p>
    <w:p w14:paraId="537F5006" w14:textId="790AB51B" w:rsidR="00786316" w:rsidRDefault="008D1DB7" w:rsidP="008D1DB7">
      <w:pPr>
        <w:jc w:val="both"/>
        <w:rPr>
          <w:lang w:val="sr-Latn-RS"/>
        </w:rPr>
      </w:pPr>
      <w:r>
        <w:rPr>
          <w:lang w:val="sr-Latn-RS"/>
        </w:rPr>
        <w:t>Većina Internet sajtova ima neki oblik pretrage, za koju se</w:t>
      </w:r>
      <w:r w:rsidR="00101E42">
        <w:rPr>
          <w:lang w:val="sr-Latn-RS"/>
        </w:rPr>
        <w:t xml:space="preserve"> najčešće</w:t>
      </w:r>
      <w:r>
        <w:rPr>
          <w:lang w:val="sr-Latn-RS"/>
        </w:rPr>
        <w:t xml:space="preserve"> koristi neki od mehanizama kako bi se </w:t>
      </w:r>
      <w:r w:rsidR="005C6FB4">
        <w:rPr>
          <w:lang w:val="sr-Latn-RS"/>
        </w:rPr>
        <w:t xml:space="preserve">njeni </w:t>
      </w:r>
      <w:r>
        <w:rPr>
          <w:lang w:val="sr-Latn-RS"/>
        </w:rPr>
        <w:t>rezultati poboljšali.</w:t>
      </w:r>
      <w:r w:rsidR="00101E42">
        <w:rPr>
          <w:lang w:val="sr-Latn-RS"/>
        </w:rPr>
        <w:t xml:space="preserve"> Zahvaljujući </w:t>
      </w:r>
      <w:r w:rsidR="00412C97">
        <w:rPr>
          <w:lang w:val="sr-Latn-RS"/>
        </w:rPr>
        <w:t>mehanizmima pretrage</w:t>
      </w:r>
      <w:r w:rsidR="00101E42">
        <w:rPr>
          <w:lang w:val="sr-Latn-RS"/>
        </w:rPr>
        <w:t xml:space="preserve">, korisnici na veoma jednostavan način </w:t>
      </w:r>
      <w:r w:rsidR="00412C97">
        <w:rPr>
          <w:lang w:val="sr-Latn-RS"/>
        </w:rPr>
        <w:t>mogu</w:t>
      </w:r>
      <w:r w:rsidR="00D17D5F">
        <w:rPr>
          <w:lang w:val="sr-Latn-RS"/>
        </w:rPr>
        <w:t xml:space="preserve"> do</w:t>
      </w:r>
      <w:r w:rsidR="00412C97">
        <w:rPr>
          <w:lang w:val="sr-Latn-RS"/>
        </w:rPr>
        <w:t>ći do</w:t>
      </w:r>
      <w:r w:rsidR="00A8750F">
        <w:rPr>
          <w:lang w:val="sr-Latn-RS"/>
        </w:rPr>
        <w:t xml:space="preserve"> informacija koje su im potrebne</w:t>
      </w:r>
      <w:r w:rsidR="00D17D5F">
        <w:rPr>
          <w:lang w:val="sr-Latn-RS"/>
        </w:rPr>
        <w:t xml:space="preserve">. Osim dobijanja odgovarajućeg skupa informacija, </w:t>
      </w:r>
      <w:r w:rsidR="006F4634">
        <w:rPr>
          <w:lang w:val="sr-Latn-RS"/>
        </w:rPr>
        <w:t xml:space="preserve">jedan od glavnih zahteva je i </w:t>
      </w:r>
      <w:r w:rsidR="00D17D5F">
        <w:rPr>
          <w:lang w:val="sr-Latn-RS"/>
        </w:rPr>
        <w:t xml:space="preserve">brzina izvršavanja pretrage. </w:t>
      </w:r>
      <w:r w:rsidR="00D17D5F" w:rsidRPr="00D17D5F">
        <w:rPr>
          <w:i/>
          <w:lang w:val="sr-Latn-RS"/>
        </w:rPr>
        <w:t>Elasticsearch</w:t>
      </w:r>
      <w:r w:rsidR="00D17D5F">
        <w:rPr>
          <w:lang w:val="sr-Latn-RS"/>
        </w:rPr>
        <w:t xml:space="preserve">, poštujući oba, predstavlja odličan primer mehanizma pretrage </w:t>
      </w:r>
      <w:r w:rsidR="006F4634">
        <w:rPr>
          <w:lang w:val="sr-Latn-RS"/>
        </w:rPr>
        <w:t xml:space="preserve">koji </w:t>
      </w:r>
      <w:r w:rsidR="00D17D5F">
        <w:rPr>
          <w:lang w:val="sr-Latn-RS"/>
        </w:rPr>
        <w:t>zasigurno podiže kvalitet</w:t>
      </w:r>
      <w:r w:rsidR="0024092D">
        <w:rPr>
          <w:lang w:val="sr-Latn-RS"/>
        </w:rPr>
        <w:t xml:space="preserve"> sajtova</w:t>
      </w:r>
      <w:r w:rsidR="00D17D5F">
        <w:rPr>
          <w:lang w:val="sr-Latn-RS"/>
        </w:rPr>
        <w:t xml:space="preserve"> </w:t>
      </w:r>
      <w:r w:rsidR="0024092D">
        <w:rPr>
          <w:lang w:val="sr-Latn-RS"/>
        </w:rPr>
        <w:t>koji ga koriste</w:t>
      </w:r>
      <w:r w:rsidR="00D17D5F">
        <w:rPr>
          <w:lang w:val="sr-Latn-RS"/>
        </w:rPr>
        <w:t xml:space="preserve"> za </w:t>
      </w:r>
      <w:r w:rsidR="00E93008">
        <w:rPr>
          <w:lang w:val="sr-Latn-RS"/>
        </w:rPr>
        <w:t>čitav</w:t>
      </w:r>
      <w:r w:rsidR="00D17D5F">
        <w:rPr>
          <w:lang w:val="sr-Latn-RS"/>
        </w:rPr>
        <w:t xml:space="preserve"> nivo.</w:t>
      </w:r>
    </w:p>
    <w:p w14:paraId="4DE738E9" w14:textId="1D45454A" w:rsidR="00D06ED9" w:rsidRDefault="00990692" w:rsidP="008D1DB7">
      <w:pPr>
        <w:jc w:val="both"/>
        <w:rPr>
          <w:lang w:val="sr-Latn-RS"/>
        </w:rPr>
      </w:pPr>
      <w:r>
        <w:rPr>
          <w:lang w:val="sr-Latn-RS"/>
        </w:rPr>
        <w:t>Mogućnost postavljanja i pri</w:t>
      </w:r>
      <w:r w:rsidR="00D868F6">
        <w:rPr>
          <w:lang w:val="sr-Latn-RS"/>
        </w:rPr>
        <w:t xml:space="preserve">kupljanja pitanja </w:t>
      </w:r>
      <w:r w:rsidR="005F2235">
        <w:rPr>
          <w:lang w:val="sr-Latn-RS"/>
        </w:rPr>
        <w:t xml:space="preserve">u okviru </w:t>
      </w:r>
      <w:r w:rsidR="005F2235" w:rsidRPr="005F2235">
        <w:rPr>
          <w:i/>
          <w:lang w:val="sr-Latn-RS"/>
        </w:rPr>
        <w:t>DebugIt</w:t>
      </w:r>
      <w:r w:rsidR="005F2235">
        <w:rPr>
          <w:lang w:val="sr-Latn-RS"/>
        </w:rPr>
        <w:t xml:space="preserve"> platforme ne bi imala smisla bez odgovajućeg načina da se vrši njihovo pretraživanje, u čemu upravo pripomaže </w:t>
      </w:r>
      <w:r w:rsidR="005F2235" w:rsidRPr="005F2235">
        <w:rPr>
          <w:i/>
          <w:lang w:val="sr-Latn-RS"/>
        </w:rPr>
        <w:t>Elasticsearch</w:t>
      </w:r>
      <w:r w:rsidR="005F2235">
        <w:rPr>
          <w:lang w:val="sr-Latn-RS"/>
        </w:rPr>
        <w:t xml:space="preserve"> mehanizam pretrage. Studenti se, koristeći ovu platfomu, od samog početka navikavaju na istraživanje i postavljanje pitanja kada im je potrebna pomoć, ali i na pomaganje kolegama.</w:t>
      </w:r>
      <w:r w:rsidR="00E85C1F">
        <w:rPr>
          <w:lang w:val="sr-Latn-RS"/>
        </w:rPr>
        <w:t xml:space="preserve"> Osim što će pročitati relevantne stvari vezane za problem koji imaju, zasigurno će u toku svog istraživanja pročitati i neke dodatne informacije koje će im u nekom momentu biti korisne. Na takav način se</w:t>
      </w:r>
      <w:r w:rsidR="00E824A3">
        <w:rPr>
          <w:lang w:val="sr-Latn-RS"/>
        </w:rPr>
        <w:t xml:space="preserve"> dosta</w:t>
      </w:r>
      <w:r w:rsidR="00E85C1F">
        <w:rPr>
          <w:lang w:val="sr-Latn-RS"/>
        </w:rPr>
        <w:t xml:space="preserve"> poboljšava proces učenja.</w:t>
      </w:r>
      <w:r w:rsidR="00EA7FB1">
        <w:rPr>
          <w:lang w:val="sr-Latn-RS"/>
        </w:rPr>
        <w:t xml:space="preserve"> </w:t>
      </w:r>
    </w:p>
    <w:p w14:paraId="2CB5D5DC" w14:textId="69BFE628" w:rsidR="0024092D" w:rsidRDefault="00A541C7" w:rsidP="008D1DB7">
      <w:pPr>
        <w:jc w:val="both"/>
        <w:rPr>
          <w:lang w:val="sr-Latn-RS"/>
        </w:rPr>
      </w:pPr>
      <w:r>
        <w:rPr>
          <w:lang w:val="sr-Latn-RS"/>
        </w:rPr>
        <w:t>S</w:t>
      </w:r>
      <w:r w:rsidR="00EA7FB1">
        <w:rPr>
          <w:lang w:val="sr-Latn-RS"/>
        </w:rPr>
        <w:t xml:space="preserve">vi studenti jednog fakulteta čine jednu ogromnu zajednicu i kao takvoj joj je potrebno mesto </w:t>
      </w:r>
      <w:r>
        <w:rPr>
          <w:lang w:val="sr-Latn-RS"/>
        </w:rPr>
        <w:t>u okviru koje</w:t>
      </w:r>
      <w:r w:rsidR="00EA7FB1">
        <w:rPr>
          <w:lang w:val="sr-Latn-RS"/>
        </w:rPr>
        <w:t xml:space="preserve"> će moći da se vode diskusije, što</w:t>
      </w:r>
      <w:r w:rsidR="0097671C">
        <w:rPr>
          <w:lang w:val="sr-Latn-RS"/>
        </w:rPr>
        <w:t xml:space="preserve"> se</w:t>
      </w:r>
      <w:r w:rsidR="00EA7FB1">
        <w:rPr>
          <w:lang w:val="sr-Latn-RS"/>
        </w:rPr>
        <w:t xml:space="preserve"> upravo </w:t>
      </w:r>
      <w:r w:rsidR="0097671C">
        <w:rPr>
          <w:lang w:val="sr-Latn-RS"/>
        </w:rPr>
        <w:t>postiže korišćenjem</w:t>
      </w:r>
      <w:r w:rsidR="00EA7FB1">
        <w:rPr>
          <w:lang w:val="sr-Latn-RS"/>
        </w:rPr>
        <w:t xml:space="preserve"> </w:t>
      </w:r>
      <w:r w:rsidR="00EA7FB1" w:rsidRPr="009362FA">
        <w:rPr>
          <w:i/>
          <w:lang w:val="sr-Latn-RS"/>
        </w:rPr>
        <w:t>DebugIt</w:t>
      </w:r>
      <w:r w:rsidR="00EA7FB1">
        <w:rPr>
          <w:lang w:val="sr-Latn-RS"/>
        </w:rPr>
        <w:t xml:space="preserve"> platform</w:t>
      </w:r>
      <w:r w:rsidR="00FF0A77">
        <w:rPr>
          <w:lang w:val="sr-Latn-RS"/>
        </w:rPr>
        <w:t>e</w:t>
      </w:r>
      <w:r w:rsidR="00EA7FB1">
        <w:rPr>
          <w:lang w:val="sr-Latn-RS"/>
        </w:rPr>
        <w:t>.</w:t>
      </w:r>
    </w:p>
    <w:p w14:paraId="5DC073A6" w14:textId="77777777" w:rsidR="006F4634" w:rsidRDefault="006F4634" w:rsidP="008D1DB7">
      <w:pPr>
        <w:jc w:val="both"/>
        <w:rPr>
          <w:lang w:val="sr-Latn-RS"/>
        </w:rPr>
      </w:pPr>
    </w:p>
    <w:p w14:paraId="490DA2C4" w14:textId="77777777" w:rsidR="00D17D5F" w:rsidRPr="0037213B" w:rsidRDefault="00D17D5F" w:rsidP="008D1DB7">
      <w:pPr>
        <w:jc w:val="both"/>
        <w:rPr>
          <w:lang w:val="sr-Latn-RS"/>
        </w:rPr>
      </w:pPr>
    </w:p>
    <w:p w14:paraId="562DD078" w14:textId="77777777" w:rsidR="00786316" w:rsidRPr="0037213B" w:rsidRDefault="00786316" w:rsidP="00A30DFE">
      <w:pPr>
        <w:pStyle w:val="Heading1"/>
        <w:numPr>
          <w:ilvl w:val="0"/>
          <w:numId w:val="0"/>
        </w:numPr>
        <w:rPr>
          <w:lang w:val="sr-Latn-RS"/>
        </w:rPr>
      </w:pPr>
      <w:bookmarkStart w:id="758" w:name="_Toc177675790"/>
      <w:r w:rsidRPr="0037213B">
        <w:rPr>
          <w:lang w:val="sr-Latn-RS"/>
        </w:rPr>
        <w:lastRenderedPageBreak/>
        <w:t>Literatura</w:t>
      </w:r>
      <w:bookmarkEnd w:id="758"/>
    </w:p>
    <w:p w14:paraId="36A360B7" w14:textId="2981D55B" w:rsidR="001F7B8A" w:rsidRDefault="001F7B8A">
      <w:pPr>
        <w:numPr>
          <w:ilvl w:val="0"/>
          <w:numId w:val="4"/>
        </w:numPr>
        <w:spacing w:after="0" w:line="276" w:lineRule="auto"/>
        <w:rPr>
          <w:lang w:val="sr-Latn-RS"/>
        </w:rPr>
        <w:pPrChange w:id="759" w:author="Korisnik" w:date="2024-09-19T16:37:00Z">
          <w:pPr>
            <w:numPr>
              <w:numId w:val="4"/>
            </w:numPr>
            <w:spacing w:after="0" w:line="276" w:lineRule="auto"/>
            <w:ind w:left="720" w:hanging="360"/>
            <w:jc w:val="both"/>
          </w:pPr>
        </w:pPrChange>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ins w:id="760" w:author="Korisnik" w:date="2024-09-19T18:36:00Z">
        <w:r w:rsidR="00D576B0">
          <w:rPr>
            <w:lang w:val="sr-Latn-RS"/>
          </w:rPr>
          <w:t>, pristupano: avgust 2024</w:t>
        </w:r>
      </w:ins>
      <w:r w:rsidRPr="0037213B">
        <w:rPr>
          <w:lang w:val="sr-Latn-RS"/>
        </w:rPr>
        <w:t>.</w:t>
      </w:r>
    </w:p>
    <w:p w14:paraId="34C20D25" w14:textId="0570DDEB" w:rsidR="005A07C9" w:rsidRPr="009D2F8A" w:rsidRDefault="009D2F8A">
      <w:pPr>
        <w:numPr>
          <w:ilvl w:val="0"/>
          <w:numId w:val="4"/>
        </w:numPr>
        <w:spacing w:after="0" w:line="276" w:lineRule="auto"/>
        <w:rPr>
          <w:lang w:val="sr-Latn-RS"/>
        </w:rPr>
        <w:pPrChange w:id="761" w:author="Korisnik" w:date="2024-09-19T16:37:00Z">
          <w:pPr>
            <w:numPr>
              <w:numId w:val="4"/>
            </w:numPr>
            <w:spacing w:after="0" w:line="276" w:lineRule="auto"/>
            <w:ind w:left="720" w:hanging="360"/>
            <w:jc w:val="both"/>
          </w:pPr>
        </w:pPrChange>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ins w:id="762" w:author="Korisnik" w:date="2024-09-19T18:44:00Z">
        <w:r w:rsidR="00D576B0">
          <w:t>, pristupano: avgust 2024</w:t>
        </w:r>
      </w:ins>
      <w:r>
        <w:rPr>
          <w:lang w:val="sr-Latn-RS"/>
        </w:rPr>
        <w:t>.</w:t>
      </w:r>
    </w:p>
    <w:p w14:paraId="137F14EB" w14:textId="3F5398FD" w:rsidR="005A07C9" w:rsidRPr="0037213B" w:rsidRDefault="009D2F8A">
      <w:pPr>
        <w:numPr>
          <w:ilvl w:val="0"/>
          <w:numId w:val="4"/>
        </w:numPr>
        <w:spacing w:after="0" w:line="276" w:lineRule="auto"/>
        <w:rPr>
          <w:lang w:val="sr-Latn-RS"/>
        </w:rPr>
        <w:pPrChange w:id="763" w:author="Korisnik" w:date="2024-09-19T16:37:00Z">
          <w:pPr>
            <w:numPr>
              <w:numId w:val="4"/>
            </w:numPr>
            <w:spacing w:after="0" w:line="276" w:lineRule="auto"/>
            <w:ind w:left="720" w:hanging="360"/>
            <w:jc w:val="both"/>
          </w:pPr>
        </w:pPrChange>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ins w:id="764" w:author="Korisnik" w:date="2024-09-19T18:44:00Z">
        <w:r w:rsidR="00D576B0">
          <w:rPr>
            <w:lang w:val="sr-Latn-RS"/>
          </w:rPr>
          <w:t>, pristupano: avgust 2024</w:t>
        </w:r>
      </w:ins>
      <w:r w:rsidRPr="0037213B">
        <w:rPr>
          <w:lang w:val="sr-Latn-RS"/>
        </w:rPr>
        <w:t>.</w:t>
      </w:r>
    </w:p>
    <w:p w14:paraId="0D5231FF" w14:textId="606E0E15" w:rsidR="005A07C9" w:rsidRDefault="00DD46E6">
      <w:pPr>
        <w:numPr>
          <w:ilvl w:val="0"/>
          <w:numId w:val="4"/>
        </w:numPr>
        <w:spacing w:after="0" w:line="276" w:lineRule="auto"/>
        <w:rPr>
          <w:ins w:id="765" w:author="Korisnik" w:date="2024-09-19T17:07:00Z"/>
          <w:lang w:val="sr-Latn-RS"/>
        </w:rPr>
        <w:pPrChange w:id="766" w:author="Korisnik" w:date="2024-09-19T16:37:00Z">
          <w:pPr>
            <w:numPr>
              <w:numId w:val="4"/>
            </w:numPr>
            <w:spacing w:after="0" w:line="276" w:lineRule="auto"/>
            <w:ind w:left="720" w:hanging="360"/>
            <w:jc w:val="both"/>
          </w:pPr>
        </w:pPrChange>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ins w:id="767" w:author="Korisnik" w:date="2024-09-19T18:45:00Z">
        <w:r w:rsidR="00113CF1">
          <w:rPr>
            <w:lang w:val="sr-Latn-RS"/>
          </w:rPr>
          <w:t>, pristupano: avgust 2024</w:t>
        </w:r>
      </w:ins>
      <w:r w:rsidR="005A07C9" w:rsidRPr="0037213B">
        <w:rPr>
          <w:lang w:val="sr-Latn-RS"/>
        </w:rPr>
        <w:t>.</w:t>
      </w:r>
    </w:p>
    <w:p w14:paraId="2C01DAB2" w14:textId="00614053" w:rsidR="00434CBE" w:rsidRDefault="00434CBE">
      <w:pPr>
        <w:numPr>
          <w:ilvl w:val="0"/>
          <w:numId w:val="4"/>
        </w:numPr>
        <w:spacing w:after="0" w:line="276" w:lineRule="auto"/>
        <w:rPr>
          <w:lang w:val="sr-Latn-RS"/>
        </w:rPr>
        <w:pPrChange w:id="768" w:author="Korisnik" w:date="2024-09-19T16:37:00Z">
          <w:pPr>
            <w:numPr>
              <w:numId w:val="4"/>
            </w:numPr>
            <w:spacing w:after="0" w:line="276" w:lineRule="auto"/>
            <w:ind w:left="720" w:hanging="360"/>
            <w:jc w:val="both"/>
          </w:pPr>
        </w:pPrChange>
      </w:pPr>
      <w:ins w:id="769" w:author="Korisnik" w:date="2024-09-19T17:07:00Z">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ins>
      <w:ins w:id="770" w:author="Korisnik" w:date="2024-09-19T18:45:00Z">
        <w:r w:rsidR="001E1FD9">
          <w:rPr>
            <w:lang w:val="sr-Latn-RS"/>
          </w:rPr>
          <w:t>, pristupano: avgust 2024</w:t>
        </w:r>
      </w:ins>
      <w:ins w:id="771" w:author="Korisnik" w:date="2024-09-19T17:07:00Z">
        <w:r>
          <w:rPr>
            <w:lang w:val="sr-Latn-RS"/>
          </w:rPr>
          <w:t>.</w:t>
        </w:r>
      </w:ins>
    </w:p>
    <w:p w14:paraId="2554C713" w14:textId="7820FF24" w:rsidR="007A27B5" w:rsidDel="00434CBE" w:rsidRDefault="00B97BE9">
      <w:pPr>
        <w:numPr>
          <w:ilvl w:val="0"/>
          <w:numId w:val="4"/>
        </w:numPr>
        <w:spacing w:after="0" w:line="276" w:lineRule="auto"/>
        <w:rPr>
          <w:del w:id="772" w:author="Korisnik" w:date="2024-09-19T17:07:00Z"/>
          <w:lang w:val="sr-Latn-RS"/>
        </w:rPr>
        <w:pPrChange w:id="773" w:author="Korisnik" w:date="2024-09-19T16:37:00Z">
          <w:pPr>
            <w:numPr>
              <w:numId w:val="4"/>
            </w:numPr>
            <w:spacing w:after="0" w:line="276" w:lineRule="auto"/>
            <w:ind w:left="720" w:hanging="360"/>
            <w:jc w:val="both"/>
          </w:pPr>
        </w:pPrChange>
      </w:pPr>
      <w:ins w:id="774" w:author="Korisnik" w:date="2024-09-19T17:09:00Z">
        <w:r>
          <w:rPr>
            <w:lang w:val="sr-Latn-RS"/>
          </w:rPr>
          <w:t xml:space="preserve">Vecteezy, </w:t>
        </w:r>
        <w:r>
          <w:rPr>
            <w:i/>
            <w:lang w:val="sr-Latn-RS"/>
          </w:rPr>
          <w:t>https://static.vecteezy.com</w:t>
        </w:r>
        <w:r>
          <w:rPr>
            <w:lang w:val="sr-Latn-RS"/>
          </w:rPr>
          <w:t xml:space="preserve">, Google </w:t>
        </w:r>
        <w:r>
          <w:t>interfejs</w:t>
        </w:r>
      </w:ins>
      <w:ins w:id="775" w:author="Korisnik" w:date="2024-09-19T18:46:00Z">
        <w:r w:rsidR="0004354E">
          <w:t>, pristupano: avgust 2024</w:t>
        </w:r>
      </w:ins>
      <w:ins w:id="776" w:author="Korisnik" w:date="2024-09-19T17:09:00Z">
        <w:r>
          <w:t>.</w:t>
        </w:r>
      </w:ins>
      <w:del w:id="777" w:author="Korisnik" w:date="2024-09-19T17:09:00Z">
        <w:r w:rsidR="007873D8" w:rsidDel="00B97BE9">
          <w:rPr>
            <w:lang w:val="sr-Latn-RS"/>
          </w:rPr>
          <w:delText xml:space="preserve">BusinessHistory, </w:delText>
        </w:r>
        <w:r w:rsidR="007873D8" w:rsidRPr="0037213B" w:rsidDel="00B97BE9">
          <w:rPr>
            <w:lang w:val="sr-Latn-RS"/>
          </w:rPr>
          <w:delText>„</w:delText>
        </w:r>
        <w:r w:rsidR="007873D8" w:rsidDel="00B97BE9">
          <w:rPr>
            <w:lang w:val="sr-Latn-RS"/>
          </w:rPr>
          <w:delText>Yahoo!: The first king of the internet</w:delText>
        </w:r>
        <w:r w:rsidR="007873D8" w:rsidRPr="0037213B" w:rsidDel="00B97BE9">
          <w:rPr>
            <w:lang w:val="sr-Latn-RS"/>
          </w:rPr>
          <w:delText>“</w:delText>
        </w:r>
        <w:r w:rsidR="007873D8" w:rsidDel="00B97BE9">
          <w:rPr>
            <w:lang w:val="sr-Latn-RS"/>
          </w:rPr>
          <w:delText xml:space="preserve">, </w:delText>
        </w:r>
        <w:r w:rsidR="007873D8" w:rsidRPr="007873D8" w:rsidDel="00B97BE9">
          <w:rPr>
            <w:i/>
            <w:lang w:val="sr-Latn-RS"/>
          </w:rPr>
          <w:delText>https://businesshistory.domain-b.com/focus</w:delText>
        </w:r>
        <w:r w:rsidR="007873D8" w:rsidDel="00B97BE9">
          <w:rPr>
            <w:lang w:val="sr-Latn-RS"/>
          </w:rPr>
          <w:delText xml:space="preserve">, </w:delText>
        </w:r>
        <w:r w:rsidR="00AA3BCC" w:rsidDel="00B97BE9">
          <w:rPr>
            <w:lang w:val="sr-Latn-RS"/>
          </w:rPr>
          <w:delText>Nastanak i razvijanje Yahoo! mehanizma pretrage</w:delText>
        </w:r>
        <w:r w:rsidR="00BF17B8" w:rsidDel="00B97BE9">
          <w:rPr>
            <w:lang w:val="sr-Latn-RS"/>
          </w:rPr>
          <w:delText>.</w:delText>
        </w:r>
      </w:del>
    </w:p>
    <w:p w14:paraId="4065E9A9" w14:textId="5265F200" w:rsidR="00EE0CB1" w:rsidRPr="00434CBE" w:rsidRDefault="00EE0CB1">
      <w:pPr>
        <w:numPr>
          <w:ilvl w:val="0"/>
          <w:numId w:val="4"/>
        </w:numPr>
        <w:spacing w:after="0" w:line="276" w:lineRule="auto"/>
        <w:rPr>
          <w:lang w:val="sr-Latn-RS"/>
        </w:rPr>
        <w:pPrChange w:id="778" w:author="Korisnik" w:date="2024-09-19T17:07:00Z">
          <w:pPr>
            <w:numPr>
              <w:numId w:val="4"/>
            </w:numPr>
            <w:spacing w:after="0" w:line="276" w:lineRule="auto"/>
            <w:ind w:left="720" w:hanging="360"/>
            <w:jc w:val="both"/>
          </w:pPr>
        </w:pPrChange>
      </w:pPr>
      <w:del w:id="779" w:author="Korisnik" w:date="2024-09-19T17:07:00Z">
        <w:r w:rsidRPr="00D576B0" w:rsidDel="00434CBE">
          <w:rPr>
            <w:lang w:val="sr-Latn-RS"/>
          </w:rPr>
          <w:delText xml:space="preserve">Chatri Sityodtong, „Lessons From </w:delText>
        </w:r>
        <w:r w:rsidDel="00434CBE">
          <w:delText>Yahoo's Fall: $125b to $5b</w:delText>
        </w:r>
        <w:r w:rsidRPr="00D576B0" w:rsidDel="00434CBE">
          <w:rPr>
            <w:lang w:val="sr-Latn-RS"/>
          </w:rPr>
          <w:delText xml:space="preserve">“, </w:delText>
        </w:r>
        <w:r w:rsidRPr="00D576B0" w:rsidDel="00434CBE">
          <w:rPr>
            <w:i/>
            <w:lang w:val="sr-Latn-RS"/>
          </w:rPr>
          <w:delText>https://chatrisityodtong.com/blog/entrepreneurship</w:delText>
        </w:r>
        <w:r w:rsidRPr="00D576B0" w:rsidDel="00434CBE">
          <w:rPr>
            <w:lang w:val="sr-Latn-RS"/>
          </w:rPr>
          <w:delText>,</w:delText>
        </w:r>
        <w:r w:rsidRPr="00434CBE" w:rsidDel="00434CBE">
          <w:rPr>
            <w:lang w:val="sr-Latn-RS"/>
          </w:rPr>
          <w:delText xml:space="preserve"> Artikal o tome kako je Google zamenio Yahoo!</w:delText>
        </w:r>
        <w:r w:rsidR="00BF17B8" w:rsidRPr="00434CBE" w:rsidDel="00434CBE">
          <w:rPr>
            <w:lang w:val="sr-Latn-RS"/>
          </w:rPr>
          <w:delText>.</w:delText>
        </w:r>
      </w:del>
    </w:p>
    <w:p w14:paraId="20C1D65B" w14:textId="782FAD58" w:rsidR="005A07C9" w:rsidRDefault="00297F67">
      <w:pPr>
        <w:numPr>
          <w:ilvl w:val="0"/>
          <w:numId w:val="4"/>
        </w:numPr>
        <w:spacing w:after="0" w:line="276" w:lineRule="auto"/>
        <w:rPr>
          <w:lang w:val="sr-Latn-RS"/>
        </w:rPr>
        <w:pPrChange w:id="780" w:author="Korisnik" w:date="2024-09-19T16:37:00Z">
          <w:pPr>
            <w:numPr>
              <w:numId w:val="4"/>
            </w:numPr>
            <w:spacing w:after="0" w:line="276" w:lineRule="auto"/>
            <w:ind w:left="720" w:hanging="360"/>
            <w:jc w:val="both"/>
          </w:pPr>
        </w:pPrChange>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ins w:id="781" w:author="Korisnik" w:date="2024-09-19T18:46:00Z">
        <w:r w:rsidR="0004354E">
          <w:rPr>
            <w:lang w:val="sr-Latn-RS"/>
          </w:rPr>
          <w:t>, pristupano: avgust 2024</w:t>
        </w:r>
      </w:ins>
      <w:r w:rsidR="00BF17B8">
        <w:rPr>
          <w:lang w:val="sr-Latn-RS"/>
        </w:rPr>
        <w:t>.</w:t>
      </w:r>
    </w:p>
    <w:p w14:paraId="4749325B" w14:textId="2EEC10C5" w:rsidR="00DC3834" w:rsidRPr="00544BD2" w:rsidRDefault="00B97BE9">
      <w:pPr>
        <w:numPr>
          <w:ilvl w:val="0"/>
          <w:numId w:val="4"/>
        </w:numPr>
        <w:spacing w:after="0" w:line="276" w:lineRule="auto"/>
        <w:rPr>
          <w:lang w:val="sr-Latn-RS"/>
        </w:rPr>
        <w:pPrChange w:id="782" w:author="Korisnik" w:date="2024-09-19T16:37:00Z">
          <w:pPr>
            <w:numPr>
              <w:numId w:val="4"/>
            </w:numPr>
            <w:spacing w:after="0" w:line="276" w:lineRule="auto"/>
            <w:ind w:left="720" w:hanging="360"/>
            <w:jc w:val="both"/>
          </w:pPr>
        </w:pPrChange>
      </w:pPr>
      <w:ins w:id="783" w:author="Korisnik" w:date="2024-09-19T17:09:00Z">
        <w:r>
          <w:rPr>
            <w:lang w:val="sr-Latn-RS"/>
          </w:rPr>
          <w:t xml:space="preserve">BusinessHistory, „Yahoo!: The first king of the internet“, </w:t>
        </w:r>
        <w:r>
          <w:rPr>
            <w:i/>
            <w:lang w:val="sr-Latn-RS"/>
          </w:rPr>
          <w:t>https://businesshistory.domain-b.com/focus</w:t>
        </w:r>
        <w:r>
          <w:rPr>
            <w:lang w:val="sr-Latn-RS"/>
          </w:rPr>
          <w:t>, Nastanak i razvijanje Yahoo! mehanizma pretrage</w:t>
        </w:r>
      </w:ins>
      <w:ins w:id="784" w:author="Korisnik" w:date="2024-09-19T18:47:00Z">
        <w:r w:rsidR="00316011">
          <w:rPr>
            <w:lang w:val="sr-Latn-RS"/>
          </w:rPr>
          <w:t>, pristupano: avgust 2024</w:t>
        </w:r>
      </w:ins>
      <w:ins w:id="785" w:author="Korisnik" w:date="2024-09-19T17:09:00Z">
        <w:r>
          <w:rPr>
            <w:lang w:val="sr-Latn-RS"/>
          </w:rPr>
          <w:t>.</w:t>
        </w:r>
      </w:ins>
      <w:del w:id="786" w:author="Korisnik" w:date="2024-09-19T17:09:00Z">
        <w:r w:rsidR="003C2132" w:rsidDel="00B97BE9">
          <w:rPr>
            <w:lang w:val="sr-Latn-RS"/>
          </w:rPr>
          <w:delText>Vecteezy</w:delText>
        </w:r>
        <w:r w:rsidR="00DC3834" w:rsidDel="00B97BE9">
          <w:rPr>
            <w:lang w:val="sr-Latn-RS"/>
          </w:rPr>
          <w:delText xml:space="preserve">, </w:delText>
        </w:r>
        <w:r w:rsidR="003C2132" w:rsidRPr="003C2132" w:rsidDel="00B97BE9">
          <w:rPr>
            <w:i/>
            <w:lang w:val="sr-Latn-RS"/>
          </w:rPr>
          <w:delText>https://static.vecteezy.com</w:delText>
        </w:r>
        <w:r w:rsidR="00DC3834" w:rsidDel="00B97BE9">
          <w:rPr>
            <w:lang w:val="sr-Latn-RS"/>
          </w:rPr>
          <w:delText xml:space="preserve">, Google </w:delText>
        </w:r>
        <w:r w:rsidR="00597484" w:rsidDel="00B97BE9">
          <w:delText>interfejs</w:delText>
        </w:r>
        <w:r w:rsidR="00BF17B8" w:rsidDel="00B97BE9">
          <w:delText>.</w:delText>
        </w:r>
      </w:del>
    </w:p>
    <w:p w14:paraId="5E1DA9F8" w14:textId="78455115" w:rsidR="00544BD2" w:rsidRDefault="002D1662">
      <w:pPr>
        <w:numPr>
          <w:ilvl w:val="0"/>
          <w:numId w:val="4"/>
        </w:numPr>
        <w:spacing w:after="0" w:line="276" w:lineRule="auto"/>
        <w:rPr>
          <w:lang w:val="sr-Latn-RS"/>
        </w:rPr>
        <w:pPrChange w:id="787" w:author="Korisnik" w:date="2024-09-19T16:37:00Z">
          <w:pPr>
            <w:numPr>
              <w:numId w:val="4"/>
            </w:numPr>
            <w:spacing w:after="0" w:line="276" w:lineRule="auto"/>
            <w:ind w:left="720" w:hanging="360"/>
            <w:jc w:val="both"/>
          </w:pPr>
        </w:pPrChange>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ins w:id="788" w:author="Korisnik" w:date="2024-09-19T18:47:00Z">
        <w:r w:rsidR="00844B40">
          <w:rPr>
            <w:lang w:val="sr-Latn-RS"/>
          </w:rPr>
          <w:t>, pristupano: avgust 2024</w:t>
        </w:r>
      </w:ins>
      <w:r w:rsidR="00B67147">
        <w:rPr>
          <w:lang w:val="sr-Latn-RS"/>
        </w:rPr>
        <w:t>.</w:t>
      </w:r>
    </w:p>
    <w:p w14:paraId="330E71ED" w14:textId="1E9E1D36" w:rsidR="00A038D1" w:rsidRDefault="00F24E2D">
      <w:pPr>
        <w:numPr>
          <w:ilvl w:val="0"/>
          <w:numId w:val="4"/>
        </w:numPr>
        <w:spacing w:after="0" w:line="276" w:lineRule="auto"/>
        <w:rPr>
          <w:lang w:val="sr-Latn-RS"/>
        </w:rPr>
        <w:pPrChange w:id="789" w:author="Korisnik" w:date="2024-09-19T16:37:00Z">
          <w:pPr>
            <w:numPr>
              <w:numId w:val="4"/>
            </w:numPr>
            <w:spacing w:after="0" w:line="276" w:lineRule="auto"/>
            <w:ind w:left="720" w:hanging="360"/>
            <w:jc w:val="both"/>
          </w:pPr>
        </w:pPrChange>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ins w:id="790" w:author="Korisnik" w:date="2024-09-19T18:54:00Z">
        <w:r w:rsidR="00D25214">
          <w:rPr>
            <w:lang w:val="sr-Latn-RS"/>
          </w:rPr>
          <w:t>, pristupano: avgust 2024</w:t>
        </w:r>
      </w:ins>
      <w:r w:rsidR="00BF17B8">
        <w:rPr>
          <w:lang w:val="sr-Latn-RS"/>
        </w:rPr>
        <w:t>.</w:t>
      </w:r>
    </w:p>
    <w:p w14:paraId="4C355AFA" w14:textId="627D3ED6" w:rsidR="00A038D1" w:rsidRDefault="00F24E2D">
      <w:pPr>
        <w:numPr>
          <w:ilvl w:val="0"/>
          <w:numId w:val="4"/>
        </w:numPr>
        <w:spacing w:after="0" w:line="276" w:lineRule="auto"/>
        <w:rPr>
          <w:lang w:val="sr-Latn-RS"/>
        </w:rPr>
        <w:pPrChange w:id="791" w:author="Korisnik" w:date="2024-09-19T16:37:00Z">
          <w:pPr>
            <w:numPr>
              <w:numId w:val="4"/>
            </w:numPr>
            <w:spacing w:after="0" w:line="276" w:lineRule="auto"/>
            <w:ind w:left="720" w:hanging="360"/>
            <w:jc w:val="both"/>
          </w:pPr>
        </w:pPrChange>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ins w:id="792" w:author="Korisnik" w:date="2024-09-19T18:55:00Z">
        <w:r w:rsidR="00D25214">
          <w:rPr>
            <w:lang w:val="sr-Latn-RS"/>
          </w:rPr>
          <w:t>, pristupano: avgust 2024</w:t>
        </w:r>
      </w:ins>
      <w:r w:rsidR="00BF17B8">
        <w:rPr>
          <w:lang w:val="sr-Latn-RS"/>
        </w:rPr>
        <w:t>.</w:t>
      </w:r>
    </w:p>
    <w:p w14:paraId="35F00668" w14:textId="3C570275" w:rsidR="00DD4D2F" w:rsidRDefault="0063040C">
      <w:pPr>
        <w:numPr>
          <w:ilvl w:val="0"/>
          <w:numId w:val="4"/>
        </w:numPr>
        <w:spacing w:after="0" w:line="276" w:lineRule="auto"/>
        <w:rPr>
          <w:lang w:val="sr-Latn-RS"/>
        </w:rPr>
        <w:pPrChange w:id="793" w:author="Korisnik" w:date="2024-09-19T16:37:00Z">
          <w:pPr>
            <w:numPr>
              <w:numId w:val="4"/>
            </w:numPr>
            <w:spacing w:after="0" w:line="276" w:lineRule="auto"/>
            <w:ind w:left="720" w:hanging="360"/>
            <w:jc w:val="both"/>
          </w:pPr>
        </w:pPrChange>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ins w:id="794" w:author="Korisnik" w:date="2024-09-19T18:55:00Z">
        <w:r w:rsidR="00F22001">
          <w:rPr>
            <w:lang w:val="sr-Latn-RS"/>
          </w:rPr>
          <w:t>, pristupano: avgust 2024</w:t>
        </w:r>
      </w:ins>
      <w:r w:rsidR="00BF17B8">
        <w:rPr>
          <w:lang w:val="sr-Latn-RS"/>
        </w:rPr>
        <w:t>.</w:t>
      </w:r>
    </w:p>
    <w:p w14:paraId="54329899" w14:textId="10E16960" w:rsidR="001354A1" w:rsidRDefault="001354A1">
      <w:pPr>
        <w:numPr>
          <w:ilvl w:val="0"/>
          <w:numId w:val="4"/>
        </w:numPr>
        <w:spacing w:after="0" w:line="276" w:lineRule="auto"/>
        <w:rPr>
          <w:lang w:val="sr-Latn-RS"/>
        </w:rPr>
        <w:pPrChange w:id="795" w:author="Korisnik" w:date="2024-09-19T16:37:00Z">
          <w:pPr>
            <w:numPr>
              <w:numId w:val="4"/>
            </w:numPr>
            <w:spacing w:after="0" w:line="276" w:lineRule="auto"/>
            <w:ind w:left="720" w:hanging="360"/>
            <w:jc w:val="both"/>
          </w:pPr>
        </w:pPrChange>
      </w:pPr>
      <w:r>
        <w:rPr>
          <w:lang w:val="sr-Latn-RS"/>
        </w:rPr>
        <w:t xml:space="preserve"> GitHub Communitz, „Overview“, </w:t>
      </w:r>
      <w:r w:rsidRPr="007A3785">
        <w:rPr>
          <w:i/>
          <w:lang w:val="sr-Latn-RS"/>
        </w:rPr>
        <w:t>https://github.com/community</w:t>
      </w:r>
      <w:r>
        <w:rPr>
          <w:lang w:val="sr-Latn-RS"/>
        </w:rPr>
        <w:t>, Opis čemu je namenjen GitHub Community</w:t>
      </w:r>
      <w:ins w:id="796" w:author="Korisnik" w:date="2024-09-19T18:56:00Z">
        <w:r w:rsidR="001C333C">
          <w:rPr>
            <w:lang w:val="sr-Latn-RS"/>
          </w:rPr>
          <w:t>, pristupano: avgust 2024</w:t>
        </w:r>
      </w:ins>
      <w:r w:rsidR="00BF17B8">
        <w:rPr>
          <w:lang w:val="sr-Latn-RS"/>
        </w:rPr>
        <w:t>.</w:t>
      </w:r>
    </w:p>
    <w:p w14:paraId="34151719" w14:textId="492DA19A" w:rsidR="007D449A" w:rsidDel="00546C23" w:rsidRDefault="007D449A">
      <w:pPr>
        <w:numPr>
          <w:ilvl w:val="0"/>
          <w:numId w:val="4"/>
        </w:numPr>
        <w:spacing w:after="0" w:line="276" w:lineRule="auto"/>
        <w:rPr>
          <w:del w:id="797" w:author="Korisnik" w:date="2024-09-19T17:14:00Z"/>
          <w:lang w:val="sr-Latn-RS"/>
        </w:rPr>
        <w:pPrChange w:id="798" w:author="Korisnik" w:date="2024-09-19T16:37:00Z">
          <w:pPr>
            <w:numPr>
              <w:numId w:val="4"/>
            </w:numPr>
            <w:spacing w:after="0" w:line="276" w:lineRule="auto"/>
            <w:ind w:left="720" w:hanging="360"/>
            <w:jc w:val="both"/>
          </w:pPr>
        </w:pPrChange>
      </w:pPr>
      <w:r>
        <w:rPr>
          <w:lang w:val="sr-Latn-RS"/>
        </w:rPr>
        <w:t xml:space="preserve"> </w:t>
      </w:r>
      <w:ins w:id="799" w:author="Korisnik" w:date="2024-09-19T17:13:00Z">
        <w:r w:rsidR="00DA5114">
          <w:rPr>
            <w:lang w:val="sr-Latn-RS"/>
          </w:rPr>
          <w:t xml:space="preserve">Elastic, „Recipes, Elasticsearch. More recipes, morphood + Elasticsearch“, </w:t>
        </w:r>
        <w:r w:rsidR="00DA5114">
          <w:rPr>
            <w:i/>
            <w:lang w:val="sr-Latn-RS"/>
          </w:rPr>
          <w:t>https://www.elastic.co/elasticon</w:t>
        </w:r>
        <w:r w:rsidR="00DA5114">
          <w:rPr>
            <w:lang w:val="sr-Latn-RS"/>
          </w:rPr>
          <w:t>, Kratak pregled za Webinar</w:t>
        </w:r>
      </w:ins>
      <w:ins w:id="800" w:author="Korisnik" w:date="2024-09-19T18:56:00Z">
        <w:r w:rsidR="003100C9">
          <w:rPr>
            <w:lang w:val="sr-Latn-RS"/>
          </w:rPr>
          <w:t>, pristupano: avgust 2024</w:t>
        </w:r>
      </w:ins>
      <w:ins w:id="801" w:author="Korisnik" w:date="2024-09-19T17:13:00Z">
        <w:r w:rsidR="00DA5114">
          <w:rPr>
            <w:lang w:val="sr-Latn-RS"/>
          </w:rPr>
          <w:t>.</w:t>
        </w:r>
      </w:ins>
      <w:del w:id="802" w:author="Korisnik" w:date="2024-09-19T17:13:00Z">
        <w:r w:rsidDel="00DA5114">
          <w:rPr>
            <w:lang w:val="sr-Latn-RS"/>
          </w:rPr>
          <w:delText>Jay Gopalakrishnan, „Elasticsearch: What It Is, How It Works, And What It</w:delText>
        </w:r>
        <w:r w:rsidDel="00DA5114">
          <w:delText>'s Used For</w:delText>
        </w:r>
        <w:r w:rsidDel="00DA5114">
          <w:rPr>
            <w:lang w:val="sr-Latn-RS"/>
          </w:rPr>
          <w:delText xml:space="preserve">“, </w:delText>
        </w:r>
        <w:r w:rsidRPr="007D449A" w:rsidDel="00DA5114">
          <w:rPr>
            <w:i/>
            <w:lang w:val="sr-Latn-RS"/>
          </w:rPr>
          <w:delText>https://www.knowi.com/blog</w:delText>
        </w:r>
        <w:r w:rsidDel="00DA5114">
          <w:rPr>
            <w:lang w:val="sr-Latn-RS"/>
          </w:rPr>
          <w:delText>, Informacije o tome šta je i kako radi Elasticsearch</w:delText>
        </w:r>
        <w:r w:rsidR="00BF17B8" w:rsidDel="00DA5114">
          <w:rPr>
            <w:lang w:val="sr-Latn-RS"/>
          </w:rPr>
          <w:delText>.</w:delText>
        </w:r>
      </w:del>
    </w:p>
    <w:p w14:paraId="2823FB0B" w14:textId="469481EB" w:rsidR="00610F31" w:rsidRPr="00546C23" w:rsidRDefault="00610F31">
      <w:pPr>
        <w:numPr>
          <w:ilvl w:val="0"/>
          <w:numId w:val="4"/>
        </w:numPr>
        <w:spacing w:after="0" w:line="276" w:lineRule="auto"/>
        <w:rPr>
          <w:lang w:val="sr-Latn-RS"/>
        </w:rPr>
        <w:pPrChange w:id="803" w:author="Korisnik" w:date="2024-09-19T17:14:00Z">
          <w:pPr>
            <w:numPr>
              <w:numId w:val="4"/>
            </w:numPr>
            <w:spacing w:after="0" w:line="276" w:lineRule="auto"/>
            <w:ind w:left="720" w:hanging="360"/>
            <w:jc w:val="both"/>
          </w:pPr>
        </w:pPrChange>
      </w:pPr>
      <w:del w:id="804" w:author="Korisnik" w:date="2024-09-19T17:14:00Z">
        <w:r w:rsidRPr="00D576B0" w:rsidDel="00546C23">
          <w:rPr>
            <w:lang w:val="sr-Latn-RS"/>
          </w:rPr>
          <w:delText xml:space="preserve"> GeeksForGeeks, „Difference between Inverted Index and Forward Index“, </w:delText>
        </w:r>
        <w:r w:rsidRPr="00D576B0" w:rsidDel="00546C23">
          <w:rPr>
            <w:i/>
            <w:lang w:val="sr-Latn-RS"/>
          </w:rPr>
          <w:delText>https://www.geeksforgeeks.org</w:delText>
        </w:r>
        <w:r w:rsidRPr="00D576B0" w:rsidDel="00546C23">
          <w:rPr>
            <w:lang w:val="sr-Latn-RS"/>
          </w:rPr>
          <w:delText>, Opis razlike između inverted i forward index strukture podataka sa primerima</w:delText>
        </w:r>
        <w:r w:rsidR="00BF17B8" w:rsidRPr="00546C23" w:rsidDel="00546C23">
          <w:rPr>
            <w:lang w:val="sr-Latn-RS"/>
          </w:rPr>
          <w:delText>.</w:delText>
        </w:r>
      </w:del>
    </w:p>
    <w:p w14:paraId="7393AB7F" w14:textId="05C15E9D" w:rsidR="00546C23" w:rsidRDefault="003A25F0">
      <w:pPr>
        <w:numPr>
          <w:ilvl w:val="0"/>
          <w:numId w:val="4"/>
        </w:numPr>
        <w:spacing w:after="0" w:line="276" w:lineRule="auto"/>
        <w:rPr>
          <w:ins w:id="805" w:author="Korisnik" w:date="2024-09-19T17:14:00Z"/>
          <w:lang w:val="sr-Latn-RS"/>
        </w:rPr>
        <w:pPrChange w:id="806" w:author="Korisnik" w:date="2024-09-19T16:37:00Z">
          <w:pPr>
            <w:numPr>
              <w:numId w:val="4"/>
            </w:numPr>
            <w:spacing w:after="0" w:line="276" w:lineRule="auto"/>
            <w:ind w:left="720" w:hanging="360"/>
            <w:jc w:val="both"/>
          </w:pPr>
        </w:pPrChange>
      </w:pPr>
      <w:r>
        <w:rPr>
          <w:lang w:val="sr-Latn-RS"/>
        </w:rPr>
        <w:t xml:space="preserve"> </w:t>
      </w:r>
      <w:ins w:id="807" w:author="Korisnik" w:date="2024-09-19T17:13:00Z">
        <w:r w:rsidR="00DA5114">
          <w:rPr>
            <w:lang w:val="sr-Latn-RS"/>
          </w:rPr>
          <w:t>Jay Gopalakrishnan, „Elasticsearch: What It Is, How It Works, And What It</w:t>
        </w:r>
        <w:r w:rsidR="00DA5114">
          <w:t>'s Used For</w:t>
        </w:r>
        <w:r w:rsidR="00DA5114">
          <w:rPr>
            <w:lang w:val="sr-Latn-RS"/>
          </w:rPr>
          <w:t xml:space="preserve">“, </w:t>
        </w:r>
        <w:r w:rsidR="00DA5114">
          <w:rPr>
            <w:i/>
            <w:lang w:val="sr-Latn-RS"/>
          </w:rPr>
          <w:t>https://www.knowi.com/blog</w:t>
        </w:r>
        <w:r w:rsidR="00DA5114">
          <w:rPr>
            <w:lang w:val="sr-Latn-RS"/>
          </w:rPr>
          <w:t>, Informacije o tome šta je i kako radi Elasticsearch</w:t>
        </w:r>
      </w:ins>
      <w:ins w:id="808" w:author="Korisnik" w:date="2024-09-19T18:56:00Z">
        <w:r w:rsidR="00460314">
          <w:rPr>
            <w:lang w:val="sr-Latn-RS"/>
          </w:rPr>
          <w:t>, pristupano: avgust 2024</w:t>
        </w:r>
      </w:ins>
      <w:ins w:id="809" w:author="Korisnik" w:date="2024-09-19T17:13:00Z">
        <w:r w:rsidR="00DA5114">
          <w:rPr>
            <w:lang w:val="sr-Latn-RS"/>
          </w:rPr>
          <w:t>.</w:t>
        </w:r>
      </w:ins>
    </w:p>
    <w:p w14:paraId="1BCA750D" w14:textId="5F2097EE" w:rsidR="001E5D56" w:rsidRDefault="00546C23">
      <w:pPr>
        <w:numPr>
          <w:ilvl w:val="0"/>
          <w:numId w:val="4"/>
        </w:numPr>
        <w:spacing w:after="0" w:line="276" w:lineRule="auto"/>
        <w:rPr>
          <w:ins w:id="810" w:author="Korisnik" w:date="2024-09-19T17:15:00Z"/>
          <w:lang w:val="sr-Latn-RS"/>
        </w:rPr>
        <w:pPrChange w:id="811" w:author="Korisnik" w:date="2024-09-19T16:37:00Z">
          <w:pPr>
            <w:numPr>
              <w:numId w:val="4"/>
            </w:numPr>
            <w:spacing w:after="0" w:line="276" w:lineRule="auto"/>
            <w:ind w:left="720" w:hanging="360"/>
            <w:jc w:val="both"/>
          </w:pPr>
        </w:pPrChange>
      </w:pPr>
      <w:ins w:id="812" w:author="Korisnik" w:date="2024-09-19T17:14:00Z">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ins>
      <w:ins w:id="813" w:author="Korisnik" w:date="2024-09-19T18:57:00Z">
        <w:r w:rsidR="006449CD">
          <w:rPr>
            <w:lang w:val="sr-Latn-RS"/>
          </w:rPr>
          <w:t>, pristupano: avgust 2024</w:t>
        </w:r>
      </w:ins>
      <w:ins w:id="814" w:author="Korisnik" w:date="2024-09-19T17:14:00Z">
        <w:r>
          <w:rPr>
            <w:lang w:val="sr-Latn-RS"/>
          </w:rPr>
          <w:t>.</w:t>
        </w:r>
      </w:ins>
    </w:p>
    <w:p w14:paraId="07628A20" w14:textId="59069DFB" w:rsidR="003A25F0" w:rsidRDefault="001E5D56">
      <w:pPr>
        <w:numPr>
          <w:ilvl w:val="0"/>
          <w:numId w:val="4"/>
        </w:numPr>
        <w:spacing w:after="0" w:line="276" w:lineRule="auto"/>
        <w:rPr>
          <w:lang w:val="sr-Latn-RS"/>
        </w:rPr>
        <w:pPrChange w:id="815" w:author="Korisnik" w:date="2024-09-19T16:37:00Z">
          <w:pPr>
            <w:numPr>
              <w:numId w:val="4"/>
            </w:numPr>
            <w:spacing w:after="0" w:line="276" w:lineRule="auto"/>
            <w:ind w:left="720" w:hanging="360"/>
            <w:jc w:val="both"/>
          </w:pPr>
        </w:pPrChange>
      </w:pPr>
      <w:ins w:id="816" w:author="Korisnik" w:date="2024-09-19T17:15:00Z">
        <w:r>
          <w:rPr>
            <w:lang w:val="sr-Latn-RS"/>
          </w:rPr>
          <w:t xml:space="preserve">Opster Team, „Elasticsearch Shards“, </w:t>
        </w:r>
        <w:r w:rsidRPr="00D7785D">
          <w:rPr>
            <w:i/>
            <w:lang w:val="sr-Latn-RS"/>
          </w:rPr>
          <w:t>https://opster.com/guides/elasticsearch</w:t>
        </w:r>
        <w:r>
          <w:rPr>
            <w:lang w:val="sr-Latn-RS"/>
          </w:rPr>
          <w:t>, Primeri i dobre prakse korišćenja shard komponenti</w:t>
        </w:r>
      </w:ins>
      <w:ins w:id="817" w:author="Korisnik" w:date="2024-09-19T18:59:00Z">
        <w:r w:rsidR="006449CD">
          <w:rPr>
            <w:lang w:val="sr-Latn-RS"/>
          </w:rPr>
          <w:t>, pristupano: avgust 2024</w:t>
        </w:r>
      </w:ins>
      <w:ins w:id="818" w:author="Korisnik" w:date="2024-09-19T17:15:00Z">
        <w:r>
          <w:rPr>
            <w:lang w:val="sr-Latn-RS"/>
          </w:rPr>
          <w:t>.</w:t>
        </w:r>
      </w:ins>
      <w:del w:id="819" w:author="Korisnik" w:date="2024-09-19T17:13:00Z">
        <w:r w:rsidR="003A25F0" w:rsidDel="00DA5114">
          <w:rPr>
            <w:lang w:val="sr-Latn-RS"/>
          </w:rPr>
          <w:delText xml:space="preserve">Elastic, „Recipes, Elasticsearch. More recipes, morphood + Elasticsearch“, </w:delText>
        </w:r>
        <w:r w:rsidR="003A25F0" w:rsidRPr="003A25F0" w:rsidDel="00DA5114">
          <w:rPr>
            <w:i/>
            <w:lang w:val="sr-Latn-RS"/>
          </w:rPr>
          <w:delText>https://www.elastic.co/elasticon</w:delText>
        </w:r>
        <w:r w:rsidR="003A25F0" w:rsidDel="00DA5114">
          <w:rPr>
            <w:lang w:val="sr-Latn-RS"/>
          </w:rPr>
          <w:delText xml:space="preserve">, Kratak pregled za Webinar </w:delText>
        </w:r>
        <w:r w:rsidR="00BF17B8" w:rsidDel="00DA5114">
          <w:rPr>
            <w:lang w:val="sr-Latn-RS"/>
          </w:rPr>
          <w:delText>.</w:delText>
        </w:r>
      </w:del>
    </w:p>
    <w:p w14:paraId="6A5998C8" w14:textId="6CD8B297" w:rsidR="007A3785" w:rsidDel="001E5D56" w:rsidRDefault="007A3785">
      <w:pPr>
        <w:numPr>
          <w:ilvl w:val="0"/>
          <w:numId w:val="4"/>
        </w:numPr>
        <w:spacing w:after="0" w:line="276" w:lineRule="auto"/>
        <w:rPr>
          <w:del w:id="820" w:author="Korisnik" w:date="2024-09-19T17:15:00Z"/>
          <w:lang w:val="sr-Latn-RS"/>
        </w:rPr>
        <w:pPrChange w:id="821" w:author="Korisnik" w:date="2024-09-19T16:37:00Z">
          <w:pPr>
            <w:numPr>
              <w:numId w:val="4"/>
            </w:numPr>
            <w:spacing w:after="0" w:line="276" w:lineRule="auto"/>
            <w:ind w:left="720" w:hanging="360"/>
            <w:jc w:val="both"/>
          </w:pPr>
        </w:pPrChange>
      </w:pPr>
      <w:r>
        <w:rPr>
          <w:lang w:val="sr-Latn-RS"/>
        </w:rPr>
        <w:lastRenderedPageBreak/>
        <w:t xml:space="preserve"> Opster Team, „Understanding Shards in Elasticsearh“, </w:t>
      </w:r>
      <w:r w:rsidRPr="007A3785">
        <w:rPr>
          <w:i/>
          <w:lang w:val="sr-Latn-RS"/>
        </w:rPr>
        <w:t>https://opster.com/guides/elasticsearch</w:t>
      </w:r>
      <w:r>
        <w:rPr>
          <w:lang w:val="sr-Latn-RS"/>
        </w:rPr>
        <w:t>, Osnove shard komponenti u Elasticsearch mehanizmu pretrage</w:t>
      </w:r>
      <w:ins w:id="822" w:author="Korisnik" w:date="2024-09-19T19:00:00Z">
        <w:r w:rsidR="004E2E7A">
          <w:rPr>
            <w:lang w:val="sr-Latn-RS"/>
          </w:rPr>
          <w:t>, pristupano: avgust 2024</w:t>
        </w:r>
      </w:ins>
      <w:r w:rsidR="00BF17B8">
        <w:rPr>
          <w:lang w:val="sr-Latn-RS"/>
        </w:rPr>
        <w:t>.</w:t>
      </w:r>
    </w:p>
    <w:p w14:paraId="0A47227A" w14:textId="04D476BE" w:rsidR="00F3486F" w:rsidRPr="001E5D56" w:rsidRDefault="00F3486F">
      <w:pPr>
        <w:numPr>
          <w:ilvl w:val="0"/>
          <w:numId w:val="4"/>
        </w:numPr>
        <w:spacing w:after="0" w:line="276" w:lineRule="auto"/>
        <w:rPr>
          <w:lang w:val="sr-Latn-RS"/>
        </w:rPr>
        <w:pPrChange w:id="823" w:author="Korisnik" w:date="2024-09-19T17:15:00Z">
          <w:pPr>
            <w:numPr>
              <w:numId w:val="4"/>
            </w:numPr>
            <w:spacing w:after="0" w:line="276" w:lineRule="auto"/>
            <w:ind w:left="720" w:hanging="360"/>
            <w:jc w:val="both"/>
          </w:pPr>
        </w:pPrChange>
      </w:pPr>
      <w:del w:id="824" w:author="Korisnik" w:date="2024-09-19T17:15:00Z">
        <w:r w:rsidRPr="00D576B0" w:rsidDel="001E5D56">
          <w:rPr>
            <w:lang w:val="sr-Latn-RS"/>
          </w:rPr>
          <w:delText xml:space="preserve"> Opster Team, „</w:delText>
        </w:r>
        <w:r w:rsidR="00D7785D" w:rsidRPr="00D576B0" w:rsidDel="001E5D56">
          <w:rPr>
            <w:lang w:val="sr-Latn-RS"/>
          </w:rPr>
          <w:delText>Elasticsearch Shards</w:delText>
        </w:r>
        <w:r w:rsidRPr="00D576B0" w:rsidDel="001E5D56">
          <w:rPr>
            <w:lang w:val="sr-Latn-RS"/>
          </w:rPr>
          <w:delText>“</w:delText>
        </w:r>
        <w:r w:rsidR="00D7785D" w:rsidRPr="00D576B0" w:rsidDel="001E5D56">
          <w:rPr>
            <w:lang w:val="sr-Latn-RS"/>
          </w:rPr>
          <w:delText xml:space="preserve">, </w:delText>
        </w:r>
        <w:r w:rsidR="00D7785D" w:rsidRPr="00D576B0" w:rsidDel="001E5D56">
          <w:rPr>
            <w:i/>
            <w:lang w:val="sr-Latn-RS"/>
          </w:rPr>
          <w:delText>https://opster.com/guides/elasticsearch</w:delText>
        </w:r>
        <w:r w:rsidR="00D7785D" w:rsidRPr="00D576B0" w:rsidDel="001E5D56">
          <w:rPr>
            <w:lang w:val="sr-Latn-RS"/>
          </w:rPr>
          <w:delText>, Primeri i dobre prakse korišćenja shard komponenti</w:delText>
        </w:r>
        <w:r w:rsidR="00BF17B8" w:rsidRPr="001E5D56" w:rsidDel="001E5D56">
          <w:rPr>
            <w:lang w:val="sr-Latn-RS"/>
          </w:rPr>
          <w:delText>.</w:delText>
        </w:r>
      </w:del>
    </w:p>
    <w:p w14:paraId="6602526C" w14:textId="2ECDB905" w:rsidR="009002A1" w:rsidRDefault="009002A1">
      <w:pPr>
        <w:numPr>
          <w:ilvl w:val="0"/>
          <w:numId w:val="4"/>
        </w:numPr>
        <w:spacing w:after="0" w:line="276" w:lineRule="auto"/>
        <w:rPr>
          <w:lang w:val="sr-Latn-RS"/>
        </w:rPr>
        <w:pPrChange w:id="825" w:author="Korisnik" w:date="2024-09-19T16:37:00Z">
          <w:pPr>
            <w:numPr>
              <w:numId w:val="4"/>
            </w:numPr>
            <w:spacing w:after="0" w:line="276" w:lineRule="auto"/>
            <w:ind w:left="720" w:hanging="360"/>
            <w:jc w:val="both"/>
          </w:pPr>
        </w:pPrChange>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ins w:id="826" w:author="Korisnik" w:date="2024-09-19T19:00:00Z">
        <w:r w:rsidR="004E2E7A">
          <w:rPr>
            <w:lang w:val="sr-Latn-RS"/>
          </w:rPr>
          <w:t>, pristupano: avgust 2024</w:t>
        </w:r>
      </w:ins>
      <w:r w:rsidR="00BF17B8">
        <w:rPr>
          <w:lang w:val="sr-Latn-RS"/>
        </w:rPr>
        <w:t>.</w:t>
      </w:r>
    </w:p>
    <w:p w14:paraId="0220EA9B" w14:textId="2179EC75" w:rsidR="00EB4A3E" w:rsidRDefault="00EB4A3E">
      <w:pPr>
        <w:numPr>
          <w:ilvl w:val="0"/>
          <w:numId w:val="4"/>
        </w:numPr>
        <w:spacing w:after="0" w:line="276" w:lineRule="auto"/>
        <w:rPr>
          <w:lang w:val="sr-Latn-RS"/>
        </w:rPr>
        <w:pPrChange w:id="827" w:author="Korisnik" w:date="2024-09-19T16:37:00Z">
          <w:pPr>
            <w:numPr>
              <w:numId w:val="4"/>
            </w:numPr>
            <w:spacing w:after="0" w:line="276" w:lineRule="auto"/>
            <w:ind w:left="720" w:hanging="360"/>
            <w:jc w:val="both"/>
          </w:pPr>
        </w:pPrChange>
      </w:pPr>
      <w:r>
        <w:rPr>
          <w:lang w:val="sr-Latn-RS"/>
        </w:rPr>
        <w:t xml:space="preserve"> Nader Medhat, </w:t>
      </w:r>
      <w:r w:rsidR="006B51AC">
        <w:rPr>
          <w:lang w:val="sr-Latn-RS"/>
        </w:rPr>
        <w:t>„Understand Database Sharding The Good and Ugly“</w:t>
      </w:r>
      <w:r>
        <w:rPr>
          <w:lang w:val="sr-Latn-RS"/>
        </w:rPr>
        <w:t xml:space="preserve">, </w:t>
      </w:r>
      <w:ins w:id="828" w:author="Korisnik" w:date="2024-09-19T19:02:00Z">
        <w:r w:rsidR="00031B18" w:rsidRPr="00031B18">
          <w:rPr>
            <w:i/>
            <w:lang w:val="sr-Latn-RS"/>
            <w:rPrChange w:id="829" w:author="Korisnik" w:date="2024-09-19T19:02:00Z">
              <w:rPr>
                <w:lang w:val="sr-Latn-RS"/>
              </w:rPr>
            </w:rPrChange>
          </w:rPr>
          <w:t>https://nadermedhatthoughts.medium.com</w:t>
        </w:r>
        <w:r w:rsidR="00031B18" w:rsidRPr="00031B18" w:rsidDel="00031B18">
          <w:rPr>
            <w:lang w:val="sr-Latn-RS"/>
          </w:rPr>
          <w:t xml:space="preserve"> </w:t>
        </w:r>
      </w:ins>
      <w:del w:id="830" w:author="Korisnik" w:date="2024-09-19T19:02:00Z">
        <w:r w:rsidRPr="00EB4A3E" w:rsidDel="00031B18">
          <w:rPr>
            <w:i/>
            <w:lang w:val="sr-Latn-RS"/>
          </w:rPr>
          <w:delText>https://miro.medium.com</w:delText>
        </w:r>
      </w:del>
      <w:ins w:id="831" w:author="Korisnik" w:date="2024-09-19T19:01:00Z">
        <w:r w:rsidR="00031B18">
          <w:rPr>
            <w:lang w:val="sr-Latn-RS"/>
          </w:rPr>
          <w:t>, Objašnjenje sharding procesa i slika</w:t>
        </w:r>
      </w:ins>
      <w:ins w:id="832" w:author="Korisnik" w:date="2024-09-19T19:02:00Z">
        <w:r w:rsidR="00031B18">
          <w:rPr>
            <w:lang w:val="sr-Latn-RS"/>
          </w:rPr>
          <w:t xml:space="preserve"> kao primer, pristupano: </w:t>
        </w:r>
        <w:r w:rsidR="00031B18">
          <w:t>avgust 2024</w:t>
        </w:r>
      </w:ins>
      <w:r w:rsidR="00BF17B8">
        <w:rPr>
          <w:lang w:val="sr-Latn-RS"/>
        </w:rPr>
        <w:t>.</w:t>
      </w:r>
    </w:p>
    <w:p w14:paraId="43D4E8F7" w14:textId="65467C84" w:rsidR="00383A96" w:rsidDel="009A38CC" w:rsidRDefault="00383A96">
      <w:pPr>
        <w:numPr>
          <w:ilvl w:val="0"/>
          <w:numId w:val="4"/>
        </w:numPr>
        <w:spacing w:after="0" w:line="276" w:lineRule="auto"/>
        <w:rPr>
          <w:del w:id="833" w:author="Korisnik" w:date="2024-09-19T17:46:00Z"/>
          <w:lang w:val="sr-Latn-RS"/>
        </w:rPr>
        <w:pPrChange w:id="834" w:author="Korisnik" w:date="2024-09-19T16:37:00Z">
          <w:pPr>
            <w:numPr>
              <w:numId w:val="4"/>
            </w:numPr>
            <w:spacing w:after="0" w:line="276" w:lineRule="auto"/>
            <w:ind w:left="720" w:hanging="360"/>
            <w:jc w:val="both"/>
          </w:pPr>
        </w:pPrChange>
      </w:pPr>
      <w:r>
        <w:rPr>
          <w:lang w:val="sr-Latn-RS"/>
        </w:rPr>
        <w:t xml:space="preserve"> </w:t>
      </w:r>
      <w:moveToRangeStart w:id="835" w:author="Korisnik" w:date="2024-09-19T17:45:00Z" w:name="move177660353"/>
      <w:moveTo w:id="836" w:author="Korisnik" w:date="2024-09-19T17:45:00Z">
        <w:r w:rsidR="00C20DFC">
          <w:rPr>
            <w:lang w:val="sr-Latn-RS"/>
          </w:rPr>
          <w:t xml:space="preserve">DrTech, „Understanding Segments in Elasticsearch“, </w:t>
        </w:r>
        <w:r w:rsidR="00C20DFC" w:rsidRPr="00A66C72">
          <w:rPr>
            <w:i/>
            <w:lang w:val="sr-Latn-RS"/>
          </w:rPr>
          <w:t>https://stackoverflow.com/questions</w:t>
        </w:r>
        <w:r w:rsidR="00C20DFC">
          <w:rPr>
            <w:lang w:val="sr-Latn-RS"/>
          </w:rPr>
          <w:t>, Odgovor na postavljeno pitanje koji objašnjava ulogu segment komponenti u Elasticsearch mehanizmu</w:t>
        </w:r>
      </w:moveTo>
      <w:ins w:id="837" w:author="Korisnik" w:date="2024-09-19T19:03:00Z">
        <w:r w:rsidR="00964045">
          <w:rPr>
            <w:lang w:val="sr-Latn-RS"/>
          </w:rPr>
          <w:t>, pristupano: avgust 2024</w:t>
        </w:r>
      </w:ins>
      <w:moveTo w:id="838" w:author="Korisnik" w:date="2024-09-19T17:45:00Z">
        <w:r w:rsidR="00C20DFC">
          <w:rPr>
            <w:lang w:val="sr-Latn-RS"/>
          </w:rPr>
          <w:t>.</w:t>
        </w:r>
      </w:moveTo>
      <w:moveToRangeEnd w:id="835"/>
      <w:del w:id="839" w:author="Korisnik" w:date="2024-09-19T17:45:00Z">
        <w:r w:rsidRPr="00920D93" w:rsidDel="00C20DFC">
          <w:rPr>
            <w:color w:val="FF0000"/>
            <w:lang w:val="sr-Latn-RS"/>
            <w:rPrChange w:id="840" w:author="Korisnik" w:date="2024-09-19T16:42:00Z">
              <w:rPr>
                <w:lang w:val="sr-Latn-RS"/>
              </w:rPr>
            </w:rPrChange>
          </w:rPr>
          <w:delText xml:space="preserve">Oskar Polak, „Do all shards (within index) have the same content?“, </w:delText>
        </w:r>
        <w:r w:rsidRPr="00920D93" w:rsidDel="00C20DFC">
          <w:rPr>
            <w:i/>
            <w:color w:val="FF0000"/>
            <w:lang w:val="sr-Latn-RS"/>
            <w:rPrChange w:id="841" w:author="Korisnik" w:date="2024-09-19T16:42:00Z">
              <w:rPr>
                <w:i/>
                <w:lang w:val="sr-Latn-RS"/>
              </w:rPr>
            </w:rPrChange>
          </w:rPr>
          <w:delText>https://stackoverflow.com/questions</w:delText>
        </w:r>
        <w:r w:rsidRPr="00920D93" w:rsidDel="00C20DFC">
          <w:rPr>
            <w:color w:val="FF0000"/>
            <w:lang w:val="sr-Latn-RS"/>
            <w:rPrChange w:id="842" w:author="Korisnik" w:date="2024-09-19T16:42:00Z">
              <w:rPr>
                <w:lang w:val="sr-Latn-RS"/>
              </w:rPr>
            </w:rPrChange>
          </w:rPr>
          <w:delText xml:space="preserve">, </w:delText>
        </w:r>
        <w:r w:rsidR="00720C7C" w:rsidRPr="00920D93" w:rsidDel="00C20DFC">
          <w:rPr>
            <w:color w:val="FF0000"/>
            <w:lang w:val="sr-Latn-RS"/>
            <w:rPrChange w:id="843" w:author="Korisnik" w:date="2024-09-19T16:42:00Z">
              <w:rPr>
                <w:lang w:val="sr-Latn-RS"/>
              </w:rPr>
            </w:rPrChange>
          </w:rPr>
          <w:delText>Pitanje vezano za sadržaj shard komponenti</w:delText>
        </w:r>
        <w:r w:rsidR="007B6A13" w:rsidRPr="00920D93" w:rsidDel="00C20DFC">
          <w:rPr>
            <w:color w:val="FF0000"/>
            <w:lang w:val="sr-Latn-RS"/>
            <w:rPrChange w:id="844" w:author="Korisnik" w:date="2024-09-19T16:42:00Z">
              <w:rPr>
                <w:lang w:val="sr-Latn-RS"/>
              </w:rPr>
            </w:rPrChange>
          </w:rPr>
          <w:delText>.</w:delText>
        </w:r>
      </w:del>
    </w:p>
    <w:p w14:paraId="59FA2F76" w14:textId="38B37D13" w:rsidR="007B6A13" w:rsidRPr="009A38CC" w:rsidRDefault="007B6A13">
      <w:pPr>
        <w:numPr>
          <w:ilvl w:val="0"/>
          <w:numId w:val="4"/>
        </w:numPr>
        <w:spacing w:after="0" w:line="276" w:lineRule="auto"/>
        <w:rPr>
          <w:lang w:val="sr-Latn-RS"/>
        </w:rPr>
        <w:pPrChange w:id="845" w:author="Korisnik" w:date="2024-09-19T17:46:00Z">
          <w:pPr>
            <w:numPr>
              <w:numId w:val="4"/>
            </w:numPr>
            <w:spacing w:after="0" w:line="276" w:lineRule="auto"/>
            <w:ind w:left="720" w:hanging="360"/>
            <w:jc w:val="both"/>
          </w:pPr>
        </w:pPrChange>
      </w:pPr>
      <w:del w:id="846" w:author="Korisnik" w:date="2024-09-19T17:46:00Z">
        <w:r w:rsidRPr="00D576B0" w:rsidDel="009A38CC">
          <w:rPr>
            <w:lang w:val="sr-Latn-RS"/>
          </w:rPr>
          <w:delText xml:space="preserve"> </w:delText>
        </w:r>
      </w:del>
      <w:moveFromRangeStart w:id="847" w:author="Korisnik" w:date="2024-09-19T17:47:00Z" w:name="move177660420"/>
      <w:moveFrom w:id="848" w:author="Korisnik" w:date="2024-09-19T17:47:00Z">
        <w:r w:rsidRPr="00D576B0" w:rsidDel="009A38CC">
          <w:rPr>
            <w:lang w:val="sr-Latn-RS"/>
          </w:rPr>
          <w:t xml:space="preserve">Elastic, „Nodes“, </w:t>
        </w:r>
        <w:r w:rsidRPr="00D576B0" w:rsidDel="009A38CC">
          <w:rPr>
            <w:i/>
            <w:lang w:val="sr-Latn-RS"/>
          </w:rPr>
          <w:t>https://www.elastic.co/guide/en/elasticsearch</w:t>
        </w:r>
        <w:r w:rsidRPr="00D576B0" w:rsidDel="009A38CC">
          <w:rPr>
            <w:lang w:val="sr-Latn-RS"/>
          </w:rPr>
          <w:t>, Objasnjenje node komponenti u Elasticsearch mehanizmu pretrage.</w:t>
        </w:r>
      </w:moveFrom>
      <w:moveFromRangeEnd w:id="847"/>
    </w:p>
    <w:p w14:paraId="58D205F0" w14:textId="557864DD" w:rsidR="009A38CC" w:rsidRPr="00D576B0" w:rsidRDefault="005E60CE">
      <w:pPr>
        <w:numPr>
          <w:ilvl w:val="0"/>
          <w:numId w:val="4"/>
        </w:numPr>
        <w:spacing w:after="0" w:line="276" w:lineRule="auto"/>
        <w:rPr>
          <w:lang w:val="sr-Latn-RS"/>
        </w:rPr>
        <w:pPrChange w:id="849" w:author="Korisnik" w:date="2024-09-19T17:47:00Z">
          <w:pPr>
            <w:numPr>
              <w:numId w:val="4"/>
            </w:numPr>
            <w:spacing w:after="0" w:line="276" w:lineRule="auto"/>
            <w:ind w:left="720" w:hanging="360"/>
            <w:jc w:val="both"/>
          </w:pPr>
        </w:pPrChange>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ins w:id="850" w:author="Korisnik" w:date="2024-09-19T19:03:00Z">
        <w:r w:rsidR="00964045">
          <w:rPr>
            <w:lang w:val="sr-Latn-RS"/>
          </w:rPr>
          <w:t>, pristupano: avgust 2024</w:t>
        </w:r>
      </w:ins>
      <w:r w:rsidR="00761450">
        <w:rPr>
          <w:lang w:val="sr-Latn-RS"/>
        </w:rPr>
        <w:t>.</w:t>
      </w:r>
    </w:p>
    <w:p w14:paraId="6AA7E85E" w14:textId="06C243F6" w:rsidR="00BC345D" w:rsidRDefault="00BC345D">
      <w:pPr>
        <w:numPr>
          <w:ilvl w:val="0"/>
          <w:numId w:val="4"/>
        </w:numPr>
        <w:spacing w:after="0" w:line="276" w:lineRule="auto"/>
        <w:rPr>
          <w:ins w:id="851" w:author="Korisnik" w:date="2024-09-19T17:47:00Z"/>
          <w:lang w:val="sr-Latn-RS"/>
        </w:rPr>
        <w:pPrChange w:id="852" w:author="Korisnik" w:date="2024-09-19T16:37:00Z">
          <w:pPr>
            <w:numPr>
              <w:numId w:val="4"/>
            </w:numPr>
            <w:spacing w:after="0" w:line="276" w:lineRule="auto"/>
            <w:ind w:left="720" w:hanging="360"/>
            <w:jc w:val="both"/>
          </w:pPr>
        </w:pPrChange>
      </w:pPr>
      <w:r>
        <w:rPr>
          <w:lang w:val="sr-Latn-RS"/>
        </w:rPr>
        <w:t xml:space="preserve"> Elastic, „Transforming data“, </w:t>
      </w:r>
      <w:r w:rsidRPr="00BC345D">
        <w:rPr>
          <w:i/>
          <w:lang w:val="sr-Latn-RS"/>
        </w:rPr>
        <w:t>https://www.elastic.co/guide/en/elasticsearch</w:t>
      </w:r>
      <w:r>
        <w:rPr>
          <w:lang w:val="sr-Latn-RS"/>
        </w:rPr>
        <w:t>, Teorija</w:t>
      </w:r>
      <w:ins w:id="853" w:author="Korisnik" w:date="2024-09-19T19:04:00Z">
        <w:r w:rsidR="00964045">
          <w:rPr>
            <w:lang w:val="sr-Latn-RS"/>
          </w:rPr>
          <w:t>, pristupano: avgust 2024</w:t>
        </w:r>
      </w:ins>
      <w:r>
        <w:rPr>
          <w:lang w:val="sr-Latn-RS"/>
        </w:rPr>
        <w:t>.</w:t>
      </w:r>
    </w:p>
    <w:p w14:paraId="601BFAF3" w14:textId="1A539220" w:rsidR="0036700F" w:rsidRDefault="0036700F">
      <w:pPr>
        <w:numPr>
          <w:ilvl w:val="0"/>
          <w:numId w:val="4"/>
        </w:numPr>
        <w:spacing w:after="0" w:line="276" w:lineRule="auto"/>
        <w:rPr>
          <w:lang w:val="sr-Latn-RS"/>
        </w:rPr>
        <w:pPrChange w:id="854" w:author="Korisnik" w:date="2024-09-19T16:37:00Z">
          <w:pPr>
            <w:numPr>
              <w:numId w:val="4"/>
            </w:numPr>
            <w:spacing w:after="0" w:line="276" w:lineRule="auto"/>
            <w:ind w:left="720" w:hanging="360"/>
            <w:jc w:val="both"/>
          </w:pPr>
        </w:pPrChange>
      </w:pPr>
      <w:ins w:id="855" w:author="Korisnik" w:date="2024-09-19T17:47:00Z">
        <w:r>
          <w:rPr>
            <w:lang w:val="sr-Latn-RS"/>
          </w:rPr>
          <w:t xml:space="preserve"> </w:t>
        </w:r>
      </w:ins>
      <w:moveToRangeStart w:id="856" w:author="Korisnik" w:date="2024-09-19T17:47:00Z" w:name="move177660420"/>
      <w:moveTo w:id="857" w:author="Korisnik" w:date="2024-09-19T17:47:00Z">
        <w:r>
          <w:rPr>
            <w:lang w:val="sr-Latn-RS"/>
          </w:rPr>
          <w:t xml:space="preserve">Elastic, „Nodes“, </w:t>
        </w:r>
        <w:r w:rsidRPr="005E60CE">
          <w:rPr>
            <w:i/>
            <w:lang w:val="sr-Latn-RS"/>
          </w:rPr>
          <w:t>https://www.elastic.co/guide/en/elasticsearch</w:t>
        </w:r>
        <w:r>
          <w:rPr>
            <w:lang w:val="sr-Latn-RS"/>
          </w:rPr>
          <w:t>, Objasnjenje node komponenti u Elasticsearch mehanizmu pretrage</w:t>
        </w:r>
      </w:moveTo>
      <w:ins w:id="858" w:author="Korisnik" w:date="2024-09-19T19:04:00Z">
        <w:r w:rsidR="00964045">
          <w:rPr>
            <w:lang w:val="sr-Latn-RS"/>
          </w:rPr>
          <w:t>, pristupano: avgust 2024</w:t>
        </w:r>
      </w:ins>
      <w:moveTo w:id="859" w:author="Korisnik" w:date="2024-09-19T17:47:00Z">
        <w:r>
          <w:rPr>
            <w:lang w:val="sr-Latn-RS"/>
          </w:rPr>
          <w:t>.</w:t>
        </w:r>
      </w:moveTo>
      <w:moveToRangeEnd w:id="856"/>
    </w:p>
    <w:p w14:paraId="468A5EA6" w14:textId="0736F866" w:rsidR="005668FF" w:rsidRDefault="005668FF">
      <w:pPr>
        <w:numPr>
          <w:ilvl w:val="0"/>
          <w:numId w:val="4"/>
        </w:numPr>
        <w:spacing w:after="0" w:line="276" w:lineRule="auto"/>
        <w:rPr>
          <w:lang w:val="sr-Latn-RS"/>
        </w:rPr>
        <w:pPrChange w:id="860" w:author="Korisnik" w:date="2024-09-19T16:37:00Z">
          <w:pPr>
            <w:numPr>
              <w:numId w:val="4"/>
            </w:numPr>
            <w:spacing w:after="0" w:line="276" w:lineRule="auto"/>
            <w:ind w:left="720" w:hanging="360"/>
            <w:jc w:val="both"/>
          </w:pPr>
        </w:pPrChange>
      </w:pPr>
      <w:r>
        <w:rPr>
          <w:lang w:val="sr-Latn-RS"/>
        </w:rPr>
        <w:t xml:space="preserve"> Sematext, „How to Find and Fix Elasticsearch Unassigned Shards“, </w:t>
      </w:r>
      <w:r w:rsidRPr="005668FF">
        <w:rPr>
          <w:i/>
          <w:lang w:val="sr-Latn-RS"/>
        </w:rPr>
        <w:t>https://sematext.com</w:t>
      </w:r>
      <w:ins w:id="861" w:author="Korisnik" w:date="2024-09-19T19:05:00Z">
        <w:r w:rsidR="002035A3">
          <w:rPr>
            <w:lang w:val="sr-Latn-RS"/>
          </w:rPr>
          <w:t>, Slika kao primer strukuter cluster, node, shard i index komponenti, pristupano: avgust 2024</w:t>
        </w:r>
      </w:ins>
      <w:r>
        <w:rPr>
          <w:lang w:val="sr-Latn-RS"/>
        </w:rPr>
        <w:t>.</w:t>
      </w:r>
    </w:p>
    <w:p w14:paraId="455DF3DA" w14:textId="4E9A8AB9" w:rsidR="00883A89" w:rsidRDefault="00883A89">
      <w:pPr>
        <w:numPr>
          <w:ilvl w:val="0"/>
          <w:numId w:val="4"/>
        </w:numPr>
        <w:spacing w:after="0" w:line="276" w:lineRule="auto"/>
        <w:rPr>
          <w:lang w:val="sr-Latn-RS"/>
        </w:rPr>
        <w:pPrChange w:id="862" w:author="Korisnik" w:date="2024-09-19T16:37:00Z">
          <w:pPr>
            <w:numPr>
              <w:numId w:val="4"/>
            </w:numPr>
            <w:spacing w:after="0" w:line="276" w:lineRule="auto"/>
            <w:ind w:left="720" w:hanging="360"/>
            <w:jc w:val="both"/>
          </w:pPr>
        </w:pPrChange>
      </w:pPr>
      <w:r>
        <w:rPr>
          <w:lang w:val="sr-Latn-RS"/>
        </w:rPr>
        <w:t xml:space="preserve"> Elastic, „Index templates“, </w:t>
      </w:r>
      <w:r w:rsidRPr="00883A89">
        <w:rPr>
          <w:i/>
          <w:lang w:val="sr-Latn-RS"/>
        </w:rPr>
        <w:t>https://www.elastic.co/guide/en/elasticsearch</w:t>
      </w:r>
      <w:r>
        <w:rPr>
          <w:lang w:val="sr-Latn-RS"/>
        </w:rPr>
        <w:t>, Teorija i primeri</w:t>
      </w:r>
      <w:ins w:id="863" w:author="Korisnik" w:date="2024-09-19T19:06:00Z">
        <w:r w:rsidR="0086002F">
          <w:rPr>
            <w:lang w:val="sr-Latn-RS"/>
          </w:rPr>
          <w:t>, pristupano: avgust 2024</w:t>
        </w:r>
      </w:ins>
      <w:r>
        <w:rPr>
          <w:lang w:val="sr-Latn-RS"/>
        </w:rPr>
        <w:t>.</w:t>
      </w:r>
    </w:p>
    <w:p w14:paraId="4060BB1A" w14:textId="0C947819" w:rsidR="006A6FDD" w:rsidRDefault="006A6FDD">
      <w:pPr>
        <w:numPr>
          <w:ilvl w:val="0"/>
          <w:numId w:val="4"/>
        </w:numPr>
        <w:spacing w:after="0" w:line="276" w:lineRule="auto"/>
        <w:rPr>
          <w:lang w:val="sr-Latn-RS"/>
        </w:rPr>
        <w:pPrChange w:id="864" w:author="Korisnik" w:date="2024-09-19T16:37:00Z">
          <w:pPr>
            <w:numPr>
              <w:numId w:val="4"/>
            </w:numPr>
            <w:spacing w:after="0" w:line="276" w:lineRule="auto"/>
            <w:ind w:left="720" w:hanging="360"/>
            <w:jc w:val="both"/>
          </w:pPr>
        </w:pPrChange>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ins w:id="865" w:author="Korisnik" w:date="2024-09-19T19:06:00Z">
        <w:r w:rsidR="0086002F">
          <w:rPr>
            <w:lang w:val="sr-Latn-RS"/>
          </w:rPr>
          <w:t>, pristupano: avgust 2024</w:t>
        </w:r>
      </w:ins>
      <w:r>
        <w:rPr>
          <w:lang w:val="sr-Latn-RS"/>
        </w:rPr>
        <w:t>.</w:t>
      </w:r>
    </w:p>
    <w:p w14:paraId="59F6A42B" w14:textId="64E92A13" w:rsidR="007B4B3D" w:rsidDel="00C03CB6" w:rsidRDefault="007B4B3D">
      <w:pPr>
        <w:numPr>
          <w:ilvl w:val="0"/>
          <w:numId w:val="4"/>
        </w:numPr>
        <w:spacing w:after="0" w:line="276" w:lineRule="auto"/>
        <w:rPr>
          <w:del w:id="866" w:author="Korisnik" w:date="2024-09-19T17:48:00Z"/>
          <w:lang w:val="sr-Latn-RS"/>
        </w:rPr>
        <w:pPrChange w:id="867" w:author="Korisnik" w:date="2024-09-19T16:37:00Z">
          <w:pPr>
            <w:numPr>
              <w:numId w:val="4"/>
            </w:numPr>
            <w:spacing w:after="0" w:line="276" w:lineRule="auto"/>
            <w:ind w:left="720" w:hanging="360"/>
            <w:jc w:val="both"/>
          </w:pPr>
        </w:pPrChange>
      </w:pPr>
      <w:r>
        <w:rPr>
          <w:lang w:val="sr-Latn-RS"/>
        </w:rPr>
        <w:t xml:space="preserve"> Elastic, „Aliases“, </w:t>
      </w:r>
      <w:r w:rsidRPr="007B4B3D">
        <w:rPr>
          <w:i/>
          <w:lang w:val="sr-Latn-RS"/>
        </w:rPr>
        <w:t>https://www.elastic.co/guide/en/elasticsearch/reference/7.17</w:t>
      </w:r>
      <w:r>
        <w:rPr>
          <w:lang w:val="sr-Latn-RS"/>
        </w:rPr>
        <w:t>, Teorija i primeri</w:t>
      </w:r>
      <w:ins w:id="868" w:author="Korisnik" w:date="2024-09-19T19:07:00Z">
        <w:r w:rsidR="0086002F" w:rsidRPr="0086002F">
          <w:rPr>
            <w:lang w:val="sr-Latn-RS"/>
          </w:rPr>
          <w:t xml:space="preserve"> </w:t>
        </w:r>
        <w:r w:rsidR="0086002F">
          <w:rPr>
            <w:lang w:val="sr-Latn-RS"/>
          </w:rPr>
          <w:t>, pristupano: avgust 2024</w:t>
        </w:r>
      </w:ins>
      <w:r>
        <w:rPr>
          <w:lang w:val="sr-Latn-RS"/>
        </w:rPr>
        <w:t>.</w:t>
      </w:r>
    </w:p>
    <w:p w14:paraId="6604E9A6" w14:textId="6FEAFE1D" w:rsidR="0049205D" w:rsidRPr="00D576B0" w:rsidRDefault="0049205D">
      <w:pPr>
        <w:numPr>
          <w:ilvl w:val="0"/>
          <w:numId w:val="4"/>
        </w:numPr>
        <w:spacing w:after="0" w:line="276" w:lineRule="auto"/>
        <w:rPr>
          <w:lang w:val="sr-Latn-RS"/>
        </w:rPr>
        <w:pPrChange w:id="869" w:author="Korisnik" w:date="2024-09-19T17:48:00Z">
          <w:pPr>
            <w:numPr>
              <w:numId w:val="4"/>
            </w:numPr>
            <w:spacing w:after="0" w:line="276" w:lineRule="auto"/>
            <w:ind w:left="720" w:hanging="360"/>
            <w:jc w:val="both"/>
          </w:pPr>
        </w:pPrChange>
      </w:pPr>
      <w:del w:id="870" w:author="Korisnik" w:date="2024-09-19T17:48:00Z">
        <w:r w:rsidRPr="00D576B0" w:rsidDel="00C03CB6">
          <w:rPr>
            <w:lang w:val="sr-Latn-RS"/>
          </w:rPr>
          <w:delText xml:space="preserve"> </w:delText>
        </w:r>
        <w:r w:rsidRPr="00C03CB6" w:rsidDel="00C03CB6">
          <w:rPr>
            <w:color w:val="FF0000"/>
            <w:lang w:val="sr-Latn-RS"/>
            <w:rPrChange w:id="871" w:author="Korisnik" w:date="2024-09-19T17:48:00Z">
              <w:rPr>
                <w:lang w:val="sr-Latn-RS"/>
              </w:rPr>
            </w:rPrChange>
          </w:rPr>
          <w:delText xml:space="preserve">Stackoverflow, „What are aliases in elasticsearch for?“, </w:delText>
        </w:r>
        <w:r w:rsidRPr="00C03CB6" w:rsidDel="00C03CB6">
          <w:rPr>
            <w:i/>
            <w:color w:val="FF0000"/>
            <w:lang w:val="sr-Latn-RS"/>
            <w:rPrChange w:id="872" w:author="Korisnik" w:date="2024-09-19T17:48:00Z">
              <w:rPr>
                <w:i/>
                <w:lang w:val="sr-Latn-RS"/>
              </w:rPr>
            </w:rPrChange>
          </w:rPr>
          <w:delText>https://stackoverflow.com</w:delText>
        </w:r>
        <w:r w:rsidRPr="00C03CB6" w:rsidDel="00C03CB6">
          <w:rPr>
            <w:color w:val="FF0000"/>
            <w:lang w:val="sr-Latn-RS"/>
            <w:rPrChange w:id="873" w:author="Korisnik" w:date="2024-09-19T17:48:00Z">
              <w:rPr>
                <w:lang w:val="sr-Latn-RS"/>
              </w:rPr>
            </w:rPrChange>
          </w:rPr>
          <w:delText>, Objašnjenje o korišćenju aliasa.</w:delText>
        </w:r>
      </w:del>
    </w:p>
    <w:p w14:paraId="658471F3" w14:textId="7CC3DB34" w:rsidR="00C76C68" w:rsidRDefault="00C76C68">
      <w:pPr>
        <w:numPr>
          <w:ilvl w:val="0"/>
          <w:numId w:val="4"/>
        </w:numPr>
        <w:spacing w:after="0" w:line="276" w:lineRule="auto"/>
        <w:rPr>
          <w:lang w:val="sr-Latn-RS"/>
        </w:rPr>
        <w:pPrChange w:id="874" w:author="Korisnik" w:date="2024-09-19T16:37:00Z">
          <w:pPr>
            <w:numPr>
              <w:numId w:val="4"/>
            </w:numPr>
            <w:spacing w:after="0" w:line="276" w:lineRule="auto"/>
            <w:ind w:left="720" w:hanging="360"/>
            <w:jc w:val="both"/>
          </w:pPr>
        </w:pPrChange>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ins w:id="875" w:author="Korisnik" w:date="2024-09-19T19:07:00Z">
        <w:r w:rsidR="0086002F" w:rsidRPr="0086002F">
          <w:rPr>
            <w:lang w:val="sr-Latn-RS"/>
          </w:rPr>
          <w:t xml:space="preserve"> </w:t>
        </w:r>
        <w:r w:rsidR="0086002F">
          <w:rPr>
            <w:lang w:val="sr-Latn-RS"/>
          </w:rPr>
          <w:t>, pristupano: avgust 2024</w:t>
        </w:r>
      </w:ins>
      <w:r w:rsidR="004036B6">
        <w:rPr>
          <w:lang w:val="sr-Latn-RS"/>
        </w:rPr>
        <w:t>.</w:t>
      </w:r>
    </w:p>
    <w:p w14:paraId="25145FA8" w14:textId="3AE0251E" w:rsidR="004036B6" w:rsidRDefault="004036B6">
      <w:pPr>
        <w:numPr>
          <w:ilvl w:val="0"/>
          <w:numId w:val="4"/>
        </w:numPr>
        <w:spacing w:after="0" w:line="276" w:lineRule="auto"/>
        <w:rPr>
          <w:ins w:id="876" w:author="Korisnik" w:date="2024-09-19T17:52:00Z"/>
          <w:lang w:val="sr-Latn-RS"/>
        </w:rPr>
        <w:pPrChange w:id="877" w:author="Korisnik" w:date="2024-09-19T16:37:00Z">
          <w:pPr>
            <w:numPr>
              <w:numId w:val="4"/>
            </w:numPr>
            <w:spacing w:after="0" w:line="276" w:lineRule="auto"/>
            <w:ind w:left="720" w:hanging="360"/>
            <w:jc w:val="both"/>
          </w:pPr>
        </w:pPrChange>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ins w:id="878" w:author="Korisnik" w:date="2024-09-19T19:07:00Z">
        <w:r w:rsidR="0086002F">
          <w:rPr>
            <w:lang w:val="sr-Latn-RS"/>
          </w:rPr>
          <w:t>, pristupano: septembar 2024.</w:t>
        </w:r>
      </w:ins>
    </w:p>
    <w:p w14:paraId="7CAAA103" w14:textId="116A5D47" w:rsidR="00C001BA" w:rsidRDefault="00C001BA">
      <w:pPr>
        <w:numPr>
          <w:ilvl w:val="0"/>
          <w:numId w:val="4"/>
        </w:numPr>
        <w:spacing w:after="0" w:line="276" w:lineRule="auto"/>
        <w:rPr>
          <w:ins w:id="879" w:author="Korisnik" w:date="2024-09-19T17:53:00Z"/>
          <w:lang w:val="sr-Latn-RS"/>
        </w:rPr>
        <w:pPrChange w:id="880" w:author="Korisnik" w:date="2024-09-19T16:37:00Z">
          <w:pPr>
            <w:numPr>
              <w:numId w:val="4"/>
            </w:numPr>
            <w:spacing w:after="0" w:line="276" w:lineRule="auto"/>
            <w:ind w:left="720" w:hanging="360"/>
            <w:jc w:val="both"/>
          </w:pPr>
        </w:pPrChange>
      </w:pPr>
      <w:ins w:id="881" w:author="Korisnik" w:date="2024-09-19T17:52:00Z">
        <w:r>
          <w:rPr>
            <w:lang w:val="sr-Latn-RS"/>
          </w:rPr>
          <w:t xml:space="preserve"> </w:t>
        </w:r>
      </w:ins>
      <w:moveToRangeStart w:id="882" w:author="Korisnik" w:date="2024-09-19T17:52:00Z" w:name="move177660743"/>
      <w:moveTo w:id="883" w:author="Korisnik" w:date="2024-09-19T17:52:00Z">
        <w:r>
          <w:rPr>
            <w:lang w:val="sr-Latn-RS"/>
          </w:rPr>
          <w:t xml:space="preserve">Elastic, „Anatomy of an analyzer“, </w:t>
        </w:r>
        <w:r w:rsidRPr="005D77A9">
          <w:rPr>
            <w:i/>
            <w:lang w:val="sr-Latn-RS"/>
          </w:rPr>
          <w:t>https://www.elastic.co/guide/en/elasticsearch</w:t>
        </w:r>
        <w:r>
          <w:rPr>
            <w:lang w:val="sr-Latn-RS"/>
          </w:rPr>
          <w:t>, Sturktura analyzer modula</w:t>
        </w:r>
      </w:moveTo>
      <w:ins w:id="884" w:author="Korisnik" w:date="2024-09-19T19:08:00Z">
        <w:r w:rsidR="0086002F">
          <w:rPr>
            <w:lang w:val="sr-Latn-RS"/>
          </w:rPr>
          <w:t>, pristupano: septembar 2024</w:t>
        </w:r>
      </w:ins>
      <w:moveTo w:id="885" w:author="Korisnik" w:date="2024-09-19T17:52:00Z">
        <w:r>
          <w:rPr>
            <w:lang w:val="sr-Latn-RS"/>
          </w:rPr>
          <w:t>.</w:t>
        </w:r>
      </w:moveTo>
      <w:moveToRangeEnd w:id="882"/>
    </w:p>
    <w:p w14:paraId="5DA49E56" w14:textId="0301E0EE" w:rsidR="00C001BA" w:rsidRDefault="00C001BA">
      <w:pPr>
        <w:numPr>
          <w:ilvl w:val="0"/>
          <w:numId w:val="4"/>
        </w:numPr>
        <w:spacing w:after="0" w:line="276" w:lineRule="auto"/>
        <w:rPr>
          <w:ins w:id="886" w:author="Korisnik" w:date="2024-09-19T17:56:00Z"/>
          <w:lang w:val="sr-Latn-RS"/>
        </w:rPr>
        <w:pPrChange w:id="887" w:author="Korisnik" w:date="2024-09-19T16:37:00Z">
          <w:pPr>
            <w:numPr>
              <w:numId w:val="4"/>
            </w:numPr>
            <w:spacing w:after="0" w:line="276" w:lineRule="auto"/>
            <w:ind w:left="720" w:hanging="360"/>
            <w:jc w:val="both"/>
          </w:pPr>
        </w:pPrChange>
      </w:pPr>
      <w:ins w:id="888" w:author="Korisnik" w:date="2024-09-19T17:53:00Z">
        <w:r>
          <w:rPr>
            <w:lang w:val="sr-Latn-RS"/>
          </w:rPr>
          <w:t xml:space="preserve"> </w:t>
        </w:r>
      </w:ins>
      <w:moveToRangeStart w:id="889" w:author="Korisnik" w:date="2024-09-19T17:53:00Z" w:name="move177660815"/>
      <w:moveTo w:id="890" w:author="Korisnik" w:date="2024-09-19T17:53:00Z">
        <w:r>
          <w:rPr>
            <w:lang w:val="sr-Latn-RS"/>
          </w:rPr>
          <w:t xml:space="preserve">Elastic, „Writing analyzers“, </w:t>
        </w:r>
        <w:r w:rsidRPr="00755843">
          <w:rPr>
            <w:i/>
            <w:lang w:val="sr-Latn-RS"/>
          </w:rPr>
          <w:t>https://www.elastic.co/guide/en/elasticsearch</w:t>
        </w:r>
        <w:r>
          <w:rPr>
            <w:lang w:val="sr-Latn-RS"/>
          </w:rPr>
          <w:t>, Slika koja prikazuje strukturu analyzer modula</w:t>
        </w:r>
      </w:moveTo>
      <w:ins w:id="891" w:author="Korisnik" w:date="2024-09-19T19:08:00Z">
        <w:r w:rsidR="0086002F">
          <w:rPr>
            <w:lang w:val="sr-Latn-RS"/>
          </w:rPr>
          <w:t>, pristupano: septembar 2024</w:t>
        </w:r>
      </w:ins>
      <w:moveTo w:id="892" w:author="Korisnik" w:date="2024-09-19T17:53:00Z">
        <w:r>
          <w:rPr>
            <w:lang w:val="sr-Latn-RS"/>
          </w:rPr>
          <w:t>.</w:t>
        </w:r>
      </w:moveTo>
      <w:moveToRangeEnd w:id="889"/>
    </w:p>
    <w:p w14:paraId="0232B5B3" w14:textId="7A1ECA4C" w:rsidR="00DA58E4" w:rsidRDefault="00DA58E4">
      <w:pPr>
        <w:numPr>
          <w:ilvl w:val="0"/>
          <w:numId w:val="4"/>
        </w:numPr>
        <w:spacing w:after="0" w:line="276" w:lineRule="auto"/>
        <w:rPr>
          <w:lang w:val="sr-Latn-RS"/>
        </w:rPr>
        <w:pPrChange w:id="893" w:author="Korisnik" w:date="2024-09-19T16:37:00Z">
          <w:pPr>
            <w:numPr>
              <w:numId w:val="4"/>
            </w:numPr>
            <w:spacing w:after="0" w:line="276" w:lineRule="auto"/>
            <w:ind w:left="720" w:hanging="360"/>
            <w:jc w:val="both"/>
          </w:pPr>
        </w:pPrChange>
      </w:pPr>
      <w:ins w:id="894" w:author="Korisnik" w:date="2024-09-19T17:56:00Z">
        <w:r>
          <w:rPr>
            <w:lang w:val="sr-Latn-RS"/>
          </w:rPr>
          <w:t xml:space="preserve"> </w:t>
        </w:r>
      </w:ins>
      <w:moveToRangeStart w:id="895" w:author="Korisnik" w:date="2024-09-19T17:56:00Z" w:name="move177660993"/>
      <w:moveTo w:id="896" w:author="Korisnik" w:date="2024-09-19T17:56:00Z">
        <w:r>
          <w:rPr>
            <w:lang w:val="sr-Latn-RS"/>
          </w:rPr>
          <w:t xml:space="preserve">Elastic, „Normalizers“, </w:t>
        </w:r>
        <w:r w:rsidRPr="00B9537D">
          <w:rPr>
            <w:i/>
            <w:lang w:val="sr-Latn-RS"/>
          </w:rPr>
          <w:t>https://www.elastic.co/guide/en/elasticsearch</w:t>
        </w:r>
        <w:r>
          <w:rPr>
            <w:lang w:val="sr-Latn-RS"/>
          </w:rPr>
          <w:t>, Objašnjenja vezano za normalizer</w:t>
        </w:r>
      </w:moveTo>
      <w:ins w:id="897" w:author="Korisnik" w:date="2024-09-19T19:09:00Z">
        <w:r w:rsidR="0086002F">
          <w:rPr>
            <w:lang w:val="sr-Latn-RS"/>
          </w:rPr>
          <w:t>, pristupano: septembar 2024</w:t>
        </w:r>
      </w:ins>
      <w:moveTo w:id="898" w:author="Korisnik" w:date="2024-09-19T17:56:00Z">
        <w:r>
          <w:rPr>
            <w:lang w:val="sr-Latn-RS"/>
          </w:rPr>
          <w:t>.</w:t>
        </w:r>
      </w:moveTo>
      <w:moveToRangeEnd w:id="895"/>
    </w:p>
    <w:p w14:paraId="19A6647C" w14:textId="03D7A5D7" w:rsidR="00F77A20" w:rsidDel="00C001BA" w:rsidRDefault="00F77A20">
      <w:pPr>
        <w:numPr>
          <w:ilvl w:val="0"/>
          <w:numId w:val="4"/>
        </w:numPr>
        <w:spacing w:after="0" w:line="276" w:lineRule="auto"/>
        <w:rPr>
          <w:del w:id="899" w:author="Korisnik" w:date="2024-09-19T17:52:00Z"/>
          <w:lang w:val="sr-Latn-RS"/>
        </w:rPr>
        <w:pPrChange w:id="900" w:author="Korisnik" w:date="2024-09-19T16:37:00Z">
          <w:pPr>
            <w:numPr>
              <w:numId w:val="4"/>
            </w:numPr>
            <w:spacing w:after="0" w:line="276" w:lineRule="auto"/>
            <w:ind w:left="720" w:hanging="360"/>
            <w:jc w:val="both"/>
          </w:pPr>
        </w:pPrChange>
      </w:pPr>
      <w:r>
        <w:rPr>
          <w:lang w:val="sr-Latn-RS"/>
        </w:rPr>
        <w:t xml:space="preserve"> Elastic, „Stemming“, </w:t>
      </w:r>
      <w:r w:rsidRPr="00F77A20">
        <w:rPr>
          <w:i/>
          <w:lang w:val="sr-Latn-RS"/>
        </w:rPr>
        <w:t>https://www.elastic.co/guide/en/elasticsearch</w:t>
      </w:r>
      <w:r>
        <w:rPr>
          <w:lang w:val="sr-Latn-RS"/>
        </w:rPr>
        <w:t>, Objašnjen način rada stemming procesa</w:t>
      </w:r>
      <w:ins w:id="901" w:author="Korisnik" w:date="2024-09-19T19:09:00Z">
        <w:r w:rsidR="0086002F">
          <w:rPr>
            <w:lang w:val="sr-Latn-RS"/>
          </w:rPr>
          <w:t>, pristupano: septembar 2024</w:t>
        </w:r>
      </w:ins>
      <w:r>
        <w:rPr>
          <w:lang w:val="sr-Latn-RS"/>
        </w:rPr>
        <w:t>.</w:t>
      </w:r>
    </w:p>
    <w:p w14:paraId="1F69A238" w14:textId="2D003980" w:rsidR="005D77A9" w:rsidRPr="00C001BA" w:rsidDel="00C001BA" w:rsidRDefault="005D77A9">
      <w:pPr>
        <w:numPr>
          <w:ilvl w:val="0"/>
          <w:numId w:val="4"/>
        </w:numPr>
        <w:spacing w:after="0" w:line="276" w:lineRule="auto"/>
        <w:rPr>
          <w:del w:id="902" w:author="Korisnik" w:date="2024-09-19T17:53:00Z"/>
          <w:lang w:val="sr-Latn-RS"/>
        </w:rPr>
        <w:pPrChange w:id="903" w:author="Korisnik" w:date="2024-09-19T17:52:00Z">
          <w:pPr>
            <w:numPr>
              <w:numId w:val="4"/>
            </w:numPr>
            <w:spacing w:after="0" w:line="276" w:lineRule="auto"/>
            <w:ind w:left="720" w:hanging="360"/>
            <w:jc w:val="both"/>
          </w:pPr>
        </w:pPrChange>
      </w:pPr>
      <w:del w:id="904" w:author="Korisnik" w:date="2024-09-19T17:52:00Z">
        <w:r w:rsidRPr="00D576B0" w:rsidDel="00C001BA">
          <w:rPr>
            <w:lang w:val="sr-Latn-RS"/>
          </w:rPr>
          <w:delText xml:space="preserve"> </w:delText>
        </w:r>
      </w:del>
      <w:moveFromRangeStart w:id="905" w:author="Korisnik" w:date="2024-09-19T17:52:00Z" w:name="move177660743"/>
      <w:moveFrom w:id="906" w:author="Korisnik" w:date="2024-09-19T17:52:00Z">
        <w:r w:rsidRPr="00D576B0" w:rsidDel="00C001BA">
          <w:rPr>
            <w:lang w:val="sr-Latn-RS"/>
          </w:rPr>
          <w:t xml:space="preserve">Elastic, „Anatomy of an analyzer“, </w:t>
        </w:r>
        <w:r w:rsidRPr="00D576B0" w:rsidDel="00C001BA">
          <w:rPr>
            <w:i/>
            <w:lang w:val="sr-Latn-RS"/>
          </w:rPr>
          <w:t>https://www.elastic.co/guide/en/elasticsearch</w:t>
        </w:r>
        <w:r w:rsidRPr="00D576B0" w:rsidDel="00C001BA">
          <w:rPr>
            <w:lang w:val="sr-Latn-RS"/>
          </w:rPr>
          <w:t>, Sturktura analyzer modula.</w:t>
        </w:r>
      </w:moveFrom>
      <w:moveFromRangeEnd w:id="905"/>
    </w:p>
    <w:p w14:paraId="32810886" w14:textId="72EF33D6" w:rsidR="00755843" w:rsidRPr="00C001BA" w:rsidRDefault="00755843">
      <w:pPr>
        <w:numPr>
          <w:ilvl w:val="0"/>
          <w:numId w:val="4"/>
        </w:numPr>
        <w:spacing w:after="0" w:line="276" w:lineRule="auto"/>
        <w:rPr>
          <w:lang w:val="sr-Latn-RS"/>
        </w:rPr>
        <w:pPrChange w:id="907" w:author="Korisnik" w:date="2024-09-19T17:53:00Z">
          <w:pPr>
            <w:numPr>
              <w:numId w:val="4"/>
            </w:numPr>
            <w:spacing w:after="0" w:line="276" w:lineRule="auto"/>
            <w:ind w:left="720" w:hanging="360"/>
            <w:jc w:val="both"/>
          </w:pPr>
        </w:pPrChange>
      </w:pPr>
      <w:del w:id="908" w:author="Korisnik" w:date="2024-09-19T17:53:00Z">
        <w:r w:rsidRPr="00C001BA" w:rsidDel="00C001BA">
          <w:rPr>
            <w:lang w:val="sr-Latn-RS"/>
          </w:rPr>
          <w:delText xml:space="preserve"> </w:delText>
        </w:r>
      </w:del>
      <w:moveFromRangeStart w:id="909" w:author="Korisnik" w:date="2024-09-19T17:53:00Z" w:name="move177660815"/>
      <w:moveFrom w:id="910" w:author="Korisnik" w:date="2024-09-19T17:53:00Z">
        <w:r w:rsidRPr="00C001BA" w:rsidDel="00C001BA">
          <w:rPr>
            <w:lang w:val="sr-Latn-RS"/>
          </w:rPr>
          <w:t xml:space="preserve">Elastic, „Writing analyzers“, </w:t>
        </w:r>
        <w:r w:rsidRPr="00C001BA" w:rsidDel="00C001BA">
          <w:rPr>
            <w:i/>
            <w:lang w:val="sr-Latn-RS"/>
          </w:rPr>
          <w:t>https://www.elastic.co/guide/en/elasticsearch</w:t>
        </w:r>
        <w:r w:rsidRPr="00C001BA" w:rsidDel="00C001BA">
          <w:rPr>
            <w:lang w:val="sr-Latn-RS"/>
          </w:rPr>
          <w:t xml:space="preserve">, Slika </w:t>
        </w:r>
        <w:r w:rsidR="00EC12B4" w:rsidRPr="00C001BA" w:rsidDel="00C001BA">
          <w:rPr>
            <w:lang w:val="sr-Latn-RS"/>
          </w:rPr>
          <w:t>koja prikazuje strukturu a</w:t>
        </w:r>
        <w:r w:rsidRPr="00C001BA" w:rsidDel="00C001BA">
          <w:rPr>
            <w:lang w:val="sr-Latn-RS"/>
          </w:rPr>
          <w:t xml:space="preserve">nalyzer </w:t>
        </w:r>
        <w:r w:rsidR="00EC12B4" w:rsidRPr="00C001BA" w:rsidDel="00C001BA">
          <w:rPr>
            <w:lang w:val="sr-Latn-RS"/>
          </w:rPr>
          <w:t>modula</w:t>
        </w:r>
        <w:r w:rsidRPr="00C001BA" w:rsidDel="00C001BA">
          <w:rPr>
            <w:lang w:val="sr-Latn-RS"/>
          </w:rPr>
          <w:t>.</w:t>
        </w:r>
      </w:moveFrom>
      <w:moveFromRangeEnd w:id="909"/>
    </w:p>
    <w:p w14:paraId="1B30CFC7" w14:textId="44AB89F0" w:rsidR="001F4C58" w:rsidRDefault="001F4C58">
      <w:pPr>
        <w:numPr>
          <w:ilvl w:val="0"/>
          <w:numId w:val="4"/>
        </w:numPr>
        <w:spacing w:after="0" w:line="276" w:lineRule="auto"/>
        <w:rPr>
          <w:lang w:val="sr-Latn-RS"/>
        </w:rPr>
        <w:pPrChange w:id="911" w:author="Korisnik" w:date="2024-09-19T16:37:00Z">
          <w:pPr>
            <w:numPr>
              <w:numId w:val="4"/>
            </w:numPr>
            <w:spacing w:after="0" w:line="276" w:lineRule="auto"/>
            <w:ind w:left="720" w:hanging="360"/>
            <w:jc w:val="both"/>
          </w:pPr>
        </w:pPrChange>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ins w:id="912" w:author="Korisnik" w:date="2024-09-19T19:10:00Z">
        <w:r w:rsidR="0086002F">
          <w:rPr>
            <w:lang w:val="sr-Latn-RS"/>
          </w:rPr>
          <w:t>, pristupano: septembar 2024</w:t>
        </w:r>
      </w:ins>
      <w:r w:rsidR="00F0550D">
        <w:rPr>
          <w:lang w:val="sr-Latn-RS"/>
        </w:rPr>
        <w:t>.</w:t>
      </w:r>
    </w:p>
    <w:p w14:paraId="3A9FC9A1" w14:textId="284A47A7" w:rsidR="0000632E" w:rsidDel="00012CF0" w:rsidRDefault="0000632E">
      <w:pPr>
        <w:numPr>
          <w:ilvl w:val="0"/>
          <w:numId w:val="4"/>
        </w:numPr>
        <w:spacing w:after="0" w:line="276" w:lineRule="auto"/>
        <w:rPr>
          <w:del w:id="913" w:author="Korisnik" w:date="2024-09-19T17:57:00Z"/>
          <w:lang w:val="sr-Latn-RS"/>
        </w:rPr>
        <w:pPrChange w:id="914" w:author="Korisnik" w:date="2024-09-19T16:37:00Z">
          <w:pPr>
            <w:numPr>
              <w:numId w:val="4"/>
            </w:numPr>
            <w:spacing w:after="0" w:line="276" w:lineRule="auto"/>
            <w:ind w:left="720" w:hanging="360"/>
            <w:jc w:val="both"/>
          </w:pPr>
        </w:pPrChange>
      </w:pPr>
      <w:r>
        <w:rPr>
          <w:lang w:val="sr-Latn-RS"/>
        </w:rPr>
        <w:t xml:space="preserve"> Elastic, „Stop token filter“, </w:t>
      </w:r>
      <w:r w:rsidRPr="0000632E">
        <w:rPr>
          <w:i/>
          <w:lang w:val="sr-Latn-RS"/>
        </w:rPr>
        <w:t>https://www.elastic.co/guide/en/elasticsearch</w:t>
      </w:r>
      <w:r>
        <w:rPr>
          <w:lang w:val="sr-Latn-RS"/>
        </w:rPr>
        <w:t>, Stop words token filter</w:t>
      </w:r>
      <w:ins w:id="915" w:author="Korisnik" w:date="2024-09-19T19:10:00Z">
        <w:r w:rsidR="0086002F">
          <w:rPr>
            <w:lang w:val="sr-Latn-RS"/>
          </w:rPr>
          <w:t>, pristupano: septembar 2024</w:t>
        </w:r>
      </w:ins>
      <w:r w:rsidR="0060771A">
        <w:rPr>
          <w:lang w:val="sr-Latn-RS"/>
        </w:rPr>
        <w:t>.</w:t>
      </w:r>
    </w:p>
    <w:p w14:paraId="1F06F224" w14:textId="07FA0300" w:rsidR="0060771A" w:rsidRPr="00012CF0" w:rsidRDefault="0060771A">
      <w:pPr>
        <w:numPr>
          <w:ilvl w:val="0"/>
          <w:numId w:val="4"/>
        </w:numPr>
        <w:spacing w:after="0" w:line="276" w:lineRule="auto"/>
        <w:rPr>
          <w:lang w:val="sr-Latn-RS"/>
        </w:rPr>
        <w:pPrChange w:id="916" w:author="Korisnik" w:date="2024-09-19T17:57:00Z">
          <w:pPr>
            <w:numPr>
              <w:numId w:val="4"/>
            </w:numPr>
            <w:spacing w:after="0" w:line="276" w:lineRule="auto"/>
            <w:ind w:left="720" w:hanging="360"/>
            <w:jc w:val="both"/>
          </w:pPr>
        </w:pPrChange>
      </w:pPr>
      <w:del w:id="917" w:author="Korisnik" w:date="2024-09-19T17:57:00Z">
        <w:r w:rsidRPr="00D576B0" w:rsidDel="00012CF0">
          <w:rPr>
            <w:lang w:val="sr-Latn-RS"/>
          </w:rPr>
          <w:delText xml:space="preserve"> </w:delText>
        </w:r>
      </w:del>
      <w:moveFromRangeStart w:id="918" w:author="Korisnik" w:date="2024-09-19T17:57:00Z" w:name="move177661055"/>
      <w:moveFrom w:id="919" w:author="Korisnik" w:date="2024-09-19T17:57:00Z">
        <w:r w:rsidRPr="00D576B0" w:rsidDel="00012CF0">
          <w:rPr>
            <w:lang w:val="sr-Latn-RS"/>
          </w:rPr>
          <w:t xml:space="preserve">Elastic, „Search with synonyms“, </w:t>
        </w:r>
        <w:r w:rsidRPr="00D576B0" w:rsidDel="00012CF0">
          <w:rPr>
            <w:i/>
            <w:lang w:val="sr-Latn-RS"/>
          </w:rPr>
          <w:t>https://www.elastic.co/guide/en/elasticsearch</w:t>
        </w:r>
        <w:r w:rsidRPr="00D576B0" w:rsidDel="00012CF0">
          <w:rPr>
            <w:lang w:val="sr-Latn-RS"/>
          </w:rPr>
          <w:t xml:space="preserve">, </w:t>
        </w:r>
        <w:r w:rsidR="003E42B4" w:rsidRPr="00D576B0" w:rsidDel="00012CF0">
          <w:rPr>
            <w:lang w:val="sr-Latn-RS"/>
          </w:rPr>
          <w:t>Značaj i korišćenje synonyms kod pretrage.</w:t>
        </w:r>
      </w:moveFrom>
      <w:moveFromRangeEnd w:id="918"/>
    </w:p>
    <w:p w14:paraId="688421F2" w14:textId="3CD7A849" w:rsidR="00F76B56" w:rsidRDefault="00F76B56">
      <w:pPr>
        <w:numPr>
          <w:ilvl w:val="0"/>
          <w:numId w:val="4"/>
        </w:numPr>
        <w:spacing w:after="0" w:line="276" w:lineRule="auto"/>
        <w:rPr>
          <w:ins w:id="920" w:author="Korisnik" w:date="2024-09-19T17:57:00Z"/>
          <w:lang w:val="sr-Latn-RS"/>
        </w:rPr>
        <w:pPrChange w:id="921" w:author="Korisnik" w:date="2024-09-19T16:37:00Z">
          <w:pPr>
            <w:numPr>
              <w:numId w:val="4"/>
            </w:numPr>
            <w:spacing w:after="0" w:line="276" w:lineRule="auto"/>
            <w:ind w:left="720" w:hanging="360"/>
            <w:jc w:val="both"/>
          </w:pPr>
        </w:pPrChange>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ins w:id="922" w:author="Korisnik" w:date="2024-09-19T19:11:00Z">
        <w:r w:rsidR="0086002F">
          <w:rPr>
            <w:lang w:val="sr-Latn-RS"/>
          </w:rPr>
          <w:t>, pristupano: septembar 2024</w:t>
        </w:r>
      </w:ins>
      <w:r>
        <w:rPr>
          <w:lang w:val="sr-Latn-RS"/>
        </w:rPr>
        <w:t>.</w:t>
      </w:r>
    </w:p>
    <w:p w14:paraId="1D51C7B5" w14:textId="64CACDC3" w:rsidR="00012CF0" w:rsidDel="003B1DEA" w:rsidRDefault="00012CF0">
      <w:pPr>
        <w:numPr>
          <w:ilvl w:val="0"/>
          <w:numId w:val="4"/>
        </w:numPr>
        <w:spacing w:after="0" w:line="276" w:lineRule="auto"/>
        <w:rPr>
          <w:del w:id="923" w:author="Korisnik" w:date="2024-09-19T17:58:00Z"/>
          <w:lang w:val="sr-Latn-RS"/>
        </w:rPr>
        <w:pPrChange w:id="924" w:author="Korisnik" w:date="2024-09-19T16:37:00Z">
          <w:pPr>
            <w:numPr>
              <w:numId w:val="4"/>
            </w:numPr>
            <w:spacing w:after="0" w:line="276" w:lineRule="auto"/>
            <w:ind w:left="720" w:hanging="360"/>
            <w:jc w:val="both"/>
          </w:pPr>
        </w:pPrChange>
      </w:pPr>
      <w:ins w:id="925" w:author="Korisnik" w:date="2024-09-19T17:57:00Z">
        <w:r>
          <w:rPr>
            <w:lang w:val="sr-Latn-RS"/>
          </w:rPr>
          <w:lastRenderedPageBreak/>
          <w:t xml:space="preserve"> </w:t>
        </w:r>
      </w:ins>
      <w:moveToRangeStart w:id="926" w:author="Korisnik" w:date="2024-09-19T17:57:00Z" w:name="move177661055"/>
      <w:moveTo w:id="927" w:author="Korisnik" w:date="2024-09-19T17:57:00Z">
        <w:r>
          <w:rPr>
            <w:lang w:val="sr-Latn-RS"/>
          </w:rPr>
          <w:t xml:space="preserve">Elastic, „Search with synonyms“, </w:t>
        </w:r>
        <w:r w:rsidRPr="003C0DFA">
          <w:rPr>
            <w:i/>
            <w:lang w:val="sr-Latn-RS"/>
          </w:rPr>
          <w:t>https://www.elastic.co/guide/en/elasticsearch</w:t>
        </w:r>
        <w:r>
          <w:rPr>
            <w:lang w:val="sr-Latn-RS"/>
          </w:rPr>
          <w:t>, Značaj i korišćenje synonyms kod pretrage</w:t>
        </w:r>
      </w:moveTo>
      <w:ins w:id="928" w:author="Korisnik" w:date="2024-09-19T19:11:00Z">
        <w:r w:rsidR="0086002F">
          <w:rPr>
            <w:lang w:val="sr-Latn-RS"/>
          </w:rPr>
          <w:t>, pristupano: septembar 2024</w:t>
        </w:r>
      </w:ins>
      <w:moveTo w:id="929" w:author="Korisnik" w:date="2024-09-19T17:57:00Z">
        <w:r>
          <w:rPr>
            <w:lang w:val="sr-Latn-RS"/>
          </w:rPr>
          <w:t>.</w:t>
        </w:r>
      </w:moveTo>
      <w:moveToRangeEnd w:id="926"/>
    </w:p>
    <w:p w14:paraId="30173D12" w14:textId="02F5BF11" w:rsidR="00B369D8" w:rsidRPr="003B1DEA" w:rsidRDefault="00FE091D">
      <w:pPr>
        <w:numPr>
          <w:ilvl w:val="0"/>
          <w:numId w:val="4"/>
        </w:numPr>
        <w:spacing w:after="0" w:line="276" w:lineRule="auto"/>
        <w:rPr>
          <w:lang w:val="sr-Latn-RS"/>
        </w:rPr>
        <w:pPrChange w:id="930" w:author="Korisnik" w:date="2024-09-19T17:58:00Z">
          <w:pPr>
            <w:numPr>
              <w:numId w:val="4"/>
            </w:numPr>
            <w:spacing w:after="0" w:line="276" w:lineRule="auto"/>
            <w:ind w:left="720" w:hanging="360"/>
            <w:jc w:val="both"/>
          </w:pPr>
        </w:pPrChange>
      </w:pPr>
      <w:del w:id="931" w:author="Korisnik" w:date="2024-09-19T17:58:00Z">
        <w:r w:rsidRPr="00D576B0" w:rsidDel="003B1DEA">
          <w:rPr>
            <w:lang w:val="sr-Latn-RS"/>
          </w:rPr>
          <w:delText xml:space="preserve"> </w:delText>
        </w:r>
      </w:del>
      <w:moveFromRangeStart w:id="932" w:author="Korisnik" w:date="2024-09-19T17:58:00Z" w:name="move177661108"/>
      <w:moveFrom w:id="933" w:author="Korisnik" w:date="2024-09-19T17:58:00Z">
        <w:r w:rsidRPr="00D576B0" w:rsidDel="003B1DEA">
          <w:rPr>
            <w:lang w:val="sr-Latn-RS"/>
          </w:rPr>
          <w:t xml:space="preserve">Opster Team, „Understanding Elastcisearch Scoring and the Explain API“, </w:t>
        </w:r>
        <w:r w:rsidRPr="00D576B0" w:rsidDel="003B1DEA">
          <w:rPr>
            <w:i/>
            <w:lang w:val="sr-Latn-RS"/>
          </w:rPr>
          <w:t>https://opster.com/guides/elasticsearch</w:t>
        </w:r>
        <w:r w:rsidRPr="00D576B0" w:rsidDel="003B1DEA">
          <w:rPr>
            <w:lang w:val="sr-Latn-RS"/>
          </w:rPr>
          <w:t>, Način rada scoring mehanizma u Elasticsearch mehanizmu pretrage.</w:t>
        </w:r>
      </w:moveFrom>
      <w:moveFromRangeEnd w:id="932"/>
    </w:p>
    <w:p w14:paraId="068EB48F" w14:textId="74D8CD7D" w:rsidR="00393AC9" w:rsidRDefault="00393AC9">
      <w:pPr>
        <w:numPr>
          <w:ilvl w:val="0"/>
          <w:numId w:val="4"/>
        </w:numPr>
        <w:spacing w:after="0" w:line="276" w:lineRule="auto"/>
        <w:rPr>
          <w:ins w:id="934" w:author="Korisnik" w:date="2024-09-19T17:58:00Z"/>
          <w:lang w:val="sr-Latn-RS"/>
        </w:rPr>
        <w:pPrChange w:id="935" w:author="Korisnik" w:date="2024-09-19T16:37:00Z">
          <w:pPr>
            <w:numPr>
              <w:numId w:val="4"/>
            </w:numPr>
            <w:spacing w:after="0" w:line="276" w:lineRule="auto"/>
            <w:ind w:left="720" w:hanging="360"/>
            <w:jc w:val="both"/>
          </w:pPr>
        </w:pPrChange>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ins w:id="936" w:author="Korisnik" w:date="2024-09-19T19:12:00Z">
        <w:r w:rsidR="0086002F">
          <w:rPr>
            <w:lang w:val="sr-Latn-RS"/>
          </w:rPr>
          <w:t>, pristupano: septembar 2024</w:t>
        </w:r>
      </w:ins>
      <w:r>
        <w:rPr>
          <w:lang w:val="sr-Latn-RS"/>
        </w:rPr>
        <w:t>.</w:t>
      </w:r>
    </w:p>
    <w:p w14:paraId="28AF9265" w14:textId="3CE9F0B7" w:rsidR="003B1DEA" w:rsidRDefault="003B1DEA">
      <w:pPr>
        <w:numPr>
          <w:ilvl w:val="0"/>
          <w:numId w:val="4"/>
        </w:numPr>
        <w:spacing w:after="0" w:line="276" w:lineRule="auto"/>
        <w:rPr>
          <w:lang w:val="sr-Latn-RS"/>
        </w:rPr>
        <w:pPrChange w:id="937" w:author="Korisnik" w:date="2024-09-19T16:37:00Z">
          <w:pPr>
            <w:numPr>
              <w:numId w:val="4"/>
            </w:numPr>
            <w:spacing w:after="0" w:line="276" w:lineRule="auto"/>
            <w:ind w:left="720" w:hanging="360"/>
            <w:jc w:val="both"/>
          </w:pPr>
        </w:pPrChange>
      </w:pPr>
      <w:ins w:id="938" w:author="Korisnik" w:date="2024-09-19T17:58:00Z">
        <w:r>
          <w:rPr>
            <w:lang w:val="sr-Latn-RS"/>
          </w:rPr>
          <w:t xml:space="preserve"> </w:t>
        </w:r>
      </w:ins>
      <w:moveToRangeStart w:id="939" w:author="Korisnik" w:date="2024-09-19T17:58:00Z" w:name="move177661108"/>
      <w:moveTo w:id="940" w:author="Korisnik" w:date="2024-09-19T17:58:00Z">
        <w:r>
          <w:rPr>
            <w:lang w:val="sr-Latn-RS"/>
          </w:rPr>
          <w:t xml:space="preserve">Opster Team, „Understanding Elastcisearch Scoring and the Explain API“, </w:t>
        </w:r>
        <w:r w:rsidRPr="00FE091D">
          <w:rPr>
            <w:i/>
            <w:lang w:val="sr-Latn-RS"/>
          </w:rPr>
          <w:t>https://opster.com/guides/elasticsearch</w:t>
        </w:r>
        <w:r>
          <w:rPr>
            <w:lang w:val="sr-Latn-RS"/>
          </w:rPr>
          <w:t>, Način rada scoring mehanizma u Elasticsearch mehanizmu pretrage</w:t>
        </w:r>
      </w:moveTo>
      <w:ins w:id="941" w:author="Korisnik" w:date="2024-09-19T19:13:00Z">
        <w:r w:rsidR="0086002F">
          <w:rPr>
            <w:lang w:val="sr-Latn-RS"/>
          </w:rPr>
          <w:t>, pristupano: septembar 2024</w:t>
        </w:r>
      </w:ins>
      <w:moveTo w:id="942" w:author="Korisnik" w:date="2024-09-19T17:58:00Z">
        <w:r>
          <w:rPr>
            <w:lang w:val="sr-Latn-RS"/>
          </w:rPr>
          <w:t>.</w:t>
        </w:r>
      </w:moveTo>
      <w:moveToRangeEnd w:id="939"/>
    </w:p>
    <w:p w14:paraId="2BB17D56" w14:textId="5643A9C7" w:rsidR="00F23DEC" w:rsidRDefault="00F23DEC">
      <w:pPr>
        <w:numPr>
          <w:ilvl w:val="0"/>
          <w:numId w:val="4"/>
        </w:numPr>
        <w:spacing w:after="0" w:line="276" w:lineRule="auto"/>
        <w:rPr>
          <w:lang w:val="sr-Latn-RS"/>
        </w:rPr>
        <w:pPrChange w:id="943" w:author="Korisnik" w:date="2024-09-19T16:37:00Z">
          <w:pPr>
            <w:numPr>
              <w:numId w:val="4"/>
            </w:numPr>
            <w:spacing w:after="0" w:line="276" w:lineRule="auto"/>
            <w:ind w:left="720" w:hanging="360"/>
            <w:jc w:val="both"/>
          </w:pPr>
        </w:pPrChange>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ins w:id="944" w:author="Korisnik" w:date="2024-09-19T19:13:00Z">
        <w:r w:rsidR="0086002F">
          <w:rPr>
            <w:lang w:val="sr-Latn-RS"/>
          </w:rPr>
          <w:t>, pristupano: septembar 2024</w:t>
        </w:r>
      </w:ins>
      <w:r>
        <w:rPr>
          <w:lang w:val="sr-Latn-RS"/>
        </w:rPr>
        <w:t>.</w:t>
      </w:r>
    </w:p>
    <w:p w14:paraId="5322063C" w14:textId="68477F76" w:rsidR="00F30983" w:rsidRDefault="00F30983">
      <w:pPr>
        <w:numPr>
          <w:ilvl w:val="0"/>
          <w:numId w:val="4"/>
        </w:numPr>
        <w:spacing w:after="0" w:line="276" w:lineRule="auto"/>
        <w:rPr>
          <w:lang w:val="sr-Latn-RS"/>
        </w:rPr>
        <w:pPrChange w:id="945" w:author="Korisnik" w:date="2024-09-19T16:37:00Z">
          <w:pPr>
            <w:numPr>
              <w:numId w:val="4"/>
            </w:numPr>
            <w:spacing w:after="0" w:line="276" w:lineRule="auto"/>
            <w:ind w:left="720" w:hanging="360"/>
            <w:jc w:val="both"/>
          </w:pPr>
        </w:pPrChange>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ins w:id="946" w:author="Korisnik" w:date="2024-09-19T19:13:00Z">
        <w:r w:rsidR="005B2BCF">
          <w:rPr>
            <w:lang w:val="sr-Latn-RS"/>
          </w:rPr>
          <w:t>, pristupano: septembar 2024</w:t>
        </w:r>
      </w:ins>
      <w:r>
        <w:rPr>
          <w:lang w:val="sr-Latn-RS"/>
        </w:rPr>
        <w:t>.</w:t>
      </w:r>
    </w:p>
    <w:p w14:paraId="5B561C43" w14:textId="6056CAFD" w:rsidR="00FE0F2D" w:rsidDel="00C20DFC" w:rsidRDefault="00FE0F2D">
      <w:pPr>
        <w:numPr>
          <w:ilvl w:val="0"/>
          <w:numId w:val="4"/>
        </w:numPr>
        <w:spacing w:after="0" w:line="276" w:lineRule="auto"/>
        <w:rPr>
          <w:del w:id="947" w:author="Korisnik" w:date="2024-09-19T17:46:00Z"/>
          <w:lang w:val="sr-Latn-RS"/>
        </w:rPr>
        <w:pPrChange w:id="948" w:author="Korisnik" w:date="2024-09-19T16:37:00Z">
          <w:pPr>
            <w:numPr>
              <w:numId w:val="4"/>
            </w:numPr>
            <w:spacing w:after="0" w:line="276" w:lineRule="auto"/>
            <w:ind w:left="720" w:hanging="360"/>
            <w:jc w:val="both"/>
          </w:pPr>
        </w:pPrChange>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ins w:id="949" w:author="Korisnik" w:date="2024-09-19T19:14:00Z">
        <w:r w:rsidR="005B2BCF">
          <w:rPr>
            <w:lang w:val="sr-Latn-RS"/>
          </w:rPr>
          <w:t>, pristupano: septembar 2024</w:t>
        </w:r>
      </w:ins>
      <w:r w:rsidR="00463DB8">
        <w:rPr>
          <w:lang w:val="sr-Latn-RS"/>
        </w:rPr>
        <w:t>.</w:t>
      </w:r>
    </w:p>
    <w:p w14:paraId="118728D5" w14:textId="688562C0" w:rsidR="00A66C72" w:rsidRPr="00C20DFC" w:rsidRDefault="00A66C72">
      <w:pPr>
        <w:numPr>
          <w:ilvl w:val="0"/>
          <w:numId w:val="4"/>
        </w:numPr>
        <w:spacing w:after="0" w:line="276" w:lineRule="auto"/>
        <w:rPr>
          <w:lang w:val="sr-Latn-RS"/>
        </w:rPr>
        <w:pPrChange w:id="950" w:author="Korisnik" w:date="2024-09-19T17:46:00Z">
          <w:pPr>
            <w:numPr>
              <w:numId w:val="4"/>
            </w:numPr>
            <w:spacing w:after="0" w:line="276" w:lineRule="auto"/>
            <w:ind w:left="720" w:hanging="360"/>
            <w:jc w:val="both"/>
          </w:pPr>
        </w:pPrChange>
      </w:pPr>
      <w:del w:id="951" w:author="Korisnik" w:date="2024-09-19T17:46:00Z">
        <w:r w:rsidRPr="00D576B0" w:rsidDel="00C20DFC">
          <w:rPr>
            <w:lang w:val="sr-Latn-RS"/>
          </w:rPr>
          <w:delText xml:space="preserve"> </w:delText>
        </w:r>
      </w:del>
      <w:moveFromRangeStart w:id="952" w:author="Korisnik" w:date="2024-09-19T17:45:00Z" w:name="move177660353"/>
      <w:moveFrom w:id="953" w:author="Korisnik" w:date="2024-09-19T17:45:00Z">
        <w:r w:rsidRPr="00D576B0" w:rsidDel="00C20DFC">
          <w:rPr>
            <w:lang w:val="sr-Latn-RS"/>
          </w:rPr>
          <w:t xml:space="preserve">DrTech, „Understanding Segments in Elasticsearch“, </w:t>
        </w:r>
        <w:r w:rsidRPr="00D576B0" w:rsidDel="00C20DFC">
          <w:rPr>
            <w:i/>
            <w:lang w:val="sr-Latn-RS"/>
          </w:rPr>
          <w:t>https://stackoverflow.com/questions</w:t>
        </w:r>
        <w:r w:rsidRPr="00D576B0" w:rsidDel="00C20DFC">
          <w:rPr>
            <w:lang w:val="sr-Latn-RS"/>
          </w:rPr>
          <w:t>, Odgovor na postavljeno pitanje koji objašnjava ulogu segment komponenti u Elasticsearch mehanizmu.</w:t>
        </w:r>
      </w:moveFrom>
      <w:moveFromRangeEnd w:id="952"/>
    </w:p>
    <w:p w14:paraId="09363BD7" w14:textId="1A577AFC" w:rsidR="00F1654B" w:rsidDel="00DA58E4" w:rsidRDefault="00F1654B">
      <w:pPr>
        <w:numPr>
          <w:ilvl w:val="0"/>
          <w:numId w:val="4"/>
        </w:numPr>
        <w:spacing w:after="0" w:line="276" w:lineRule="auto"/>
        <w:rPr>
          <w:del w:id="954" w:author="Korisnik" w:date="2024-09-19T17:56:00Z"/>
          <w:lang w:val="sr-Latn-RS"/>
        </w:rPr>
        <w:pPrChange w:id="955" w:author="Korisnik" w:date="2024-09-19T16:37:00Z">
          <w:pPr>
            <w:numPr>
              <w:numId w:val="4"/>
            </w:numPr>
            <w:spacing w:after="0" w:line="276" w:lineRule="auto"/>
            <w:ind w:left="720" w:hanging="360"/>
            <w:jc w:val="both"/>
          </w:pPr>
        </w:pPrChange>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ins w:id="956" w:author="Korisnik" w:date="2024-09-19T19:14:00Z">
        <w:r w:rsidR="005B2BCF">
          <w:rPr>
            <w:lang w:val="sr-Latn-RS"/>
          </w:rPr>
          <w:t>, pristupano: septembar 2024</w:t>
        </w:r>
      </w:ins>
      <w:r w:rsidR="009215F7">
        <w:rPr>
          <w:lang w:val="sr-Latn-RS"/>
        </w:rPr>
        <w:t>.</w:t>
      </w:r>
    </w:p>
    <w:p w14:paraId="00A24D06" w14:textId="7A494106" w:rsidR="00464C25" w:rsidRPr="00DA58E4" w:rsidDel="003F4F8F" w:rsidRDefault="00464C25">
      <w:pPr>
        <w:numPr>
          <w:ilvl w:val="0"/>
          <w:numId w:val="4"/>
        </w:numPr>
        <w:spacing w:after="0" w:line="276" w:lineRule="auto"/>
        <w:rPr>
          <w:del w:id="957" w:author="Korisnik" w:date="2024-09-19T16:47:00Z"/>
          <w:lang w:val="sr-Latn-RS"/>
        </w:rPr>
        <w:pPrChange w:id="958" w:author="Korisnik" w:date="2024-09-19T17:56:00Z">
          <w:pPr>
            <w:numPr>
              <w:numId w:val="4"/>
            </w:numPr>
            <w:spacing w:after="0" w:line="276" w:lineRule="auto"/>
            <w:ind w:left="720" w:hanging="360"/>
            <w:jc w:val="both"/>
          </w:pPr>
        </w:pPrChange>
      </w:pPr>
      <w:del w:id="959" w:author="Korisnik" w:date="2024-09-19T17:56:00Z">
        <w:r w:rsidRPr="00D576B0" w:rsidDel="00DA58E4">
          <w:rPr>
            <w:lang w:val="sr-Latn-RS"/>
          </w:rPr>
          <w:delText xml:space="preserve"> </w:delText>
        </w:r>
      </w:del>
      <w:moveFromRangeStart w:id="960" w:author="Korisnik" w:date="2024-09-19T17:56:00Z" w:name="move177660993"/>
      <w:moveFrom w:id="961" w:author="Korisnik" w:date="2024-09-19T17:56:00Z">
        <w:r w:rsidRPr="00D576B0" w:rsidDel="00DA58E4">
          <w:rPr>
            <w:lang w:val="sr-Latn-RS"/>
          </w:rPr>
          <w:t>Elastic, „</w:t>
        </w:r>
        <w:r w:rsidR="00B9537D" w:rsidRPr="00D576B0" w:rsidDel="00DA58E4">
          <w:rPr>
            <w:lang w:val="sr-Latn-RS"/>
          </w:rPr>
          <w:t>N</w:t>
        </w:r>
        <w:r w:rsidRPr="00D576B0" w:rsidDel="00DA58E4">
          <w:rPr>
            <w:lang w:val="sr-Latn-RS"/>
          </w:rPr>
          <w:t>ormalizer</w:t>
        </w:r>
        <w:r w:rsidR="00B9537D" w:rsidRPr="00D576B0" w:rsidDel="00DA58E4">
          <w:rPr>
            <w:lang w:val="sr-Latn-RS"/>
          </w:rPr>
          <w:t>s</w:t>
        </w:r>
        <w:r w:rsidRPr="00D576B0" w:rsidDel="00DA58E4">
          <w:rPr>
            <w:lang w:val="sr-Latn-RS"/>
          </w:rPr>
          <w:t xml:space="preserve">“, </w:t>
        </w:r>
        <w:r w:rsidR="00B9537D" w:rsidRPr="00DA58E4" w:rsidDel="00DA58E4">
          <w:rPr>
            <w:i/>
            <w:lang w:val="sr-Latn-RS"/>
          </w:rPr>
          <w:t>https://www.elastic.co/guide/en/elasticsearch</w:t>
        </w:r>
        <w:r w:rsidRPr="00DA58E4" w:rsidDel="00DA58E4">
          <w:rPr>
            <w:lang w:val="sr-Latn-RS"/>
          </w:rPr>
          <w:t xml:space="preserve">, Objašnjenja </w:t>
        </w:r>
        <w:r w:rsidR="009A118A" w:rsidRPr="00DA58E4" w:rsidDel="00DA58E4">
          <w:rPr>
            <w:lang w:val="sr-Latn-RS"/>
          </w:rPr>
          <w:t xml:space="preserve">vezano </w:t>
        </w:r>
        <w:r w:rsidRPr="00DA58E4" w:rsidDel="00DA58E4">
          <w:rPr>
            <w:lang w:val="sr-Latn-RS"/>
          </w:rPr>
          <w:t>za normalizer.</w:t>
        </w:r>
      </w:moveFrom>
      <w:moveFromRangeEnd w:id="960"/>
    </w:p>
    <w:p w14:paraId="6D718F35" w14:textId="2D93C099" w:rsidR="00786316" w:rsidRPr="003F4F8F" w:rsidDel="00112C16" w:rsidRDefault="00786316">
      <w:pPr>
        <w:pStyle w:val="Heading1"/>
        <w:numPr>
          <w:ilvl w:val="0"/>
          <w:numId w:val="0"/>
        </w:numPr>
        <w:spacing w:after="0" w:line="276" w:lineRule="auto"/>
        <w:ind w:left="720"/>
        <w:rPr>
          <w:del w:id="962" w:author="Dunja Vrbaski" w:date="2024-09-18T00:03:00Z"/>
          <w:lang w:val="sr-Latn-RS"/>
        </w:rPr>
        <w:pPrChange w:id="963" w:author="Korisnik" w:date="2024-09-19T17:56:00Z">
          <w:pPr>
            <w:pStyle w:val="Heading1"/>
            <w:numPr>
              <w:numId w:val="0"/>
            </w:numPr>
            <w:ind w:left="0" w:firstLine="0"/>
          </w:pPr>
        </w:pPrChange>
      </w:pPr>
      <w:del w:id="964" w:author="Dunja Vrbaski" w:date="2024-09-18T00:03:00Z">
        <w:r w:rsidRPr="003F4F8F" w:rsidDel="00112C16">
          <w:rPr>
            <w:b w:val="0"/>
            <w:lang w:val="sr-Latn-RS"/>
          </w:rPr>
          <w:delText>Dodatak A</w:delText>
        </w:r>
      </w:del>
    </w:p>
    <w:p w14:paraId="388FCEA7" w14:textId="5F99C342" w:rsidR="005A07C9" w:rsidRPr="0037213B" w:rsidDel="00112C16" w:rsidRDefault="005A07C9">
      <w:pPr>
        <w:ind w:left="720"/>
        <w:rPr>
          <w:del w:id="965" w:author="Dunja Vrbaski" w:date="2024-09-18T00:03:00Z"/>
          <w:lang w:val="sr-Latn-RS"/>
        </w:rPr>
        <w:pPrChange w:id="966" w:author="Korisnik" w:date="2024-09-19T17:56:00Z">
          <w:pPr/>
        </w:pPrChange>
      </w:pPr>
      <w:del w:id="967" w:author="Dunja Vrbaski" w:date="2024-09-18T00:03:00Z">
        <w:r w:rsidRPr="0037213B" w:rsidDel="00112C16">
          <w:rPr>
            <w:lang w:val="sr-Latn-RS"/>
          </w:rPr>
          <w:delText>Ovaj deo imaju samo neki radovi, većina radova ih nema.</w:delText>
        </w:r>
      </w:del>
    </w:p>
    <w:p w14:paraId="7FF7BF58" w14:textId="1831BDC0" w:rsidR="005A07C9" w:rsidRPr="0037213B" w:rsidDel="00112C16" w:rsidRDefault="005A07C9">
      <w:pPr>
        <w:ind w:left="720"/>
        <w:rPr>
          <w:del w:id="968" w:author="Dunja Vrbaski" w:date="2024-09-18T00:03:00Z"/>
          <w:lang w:val="sr-Latn-RS"/>
        </w:rPr>
        <w:pPrChange w:id="969" w:author="Korisnik" w:date="2024-09-19T17:56:00Z">
          <w:pPr/>
        </w:pPrChange>
      </w:pPr>
      <w:del w:id="970" w:author="Dunja Vrbaski" w:date="2024-09-18T00:03:00Z">
        <w:r w:rsidRPr="0037213B" w:rsidDel="00112C16">
          <w:rPr>
            <w:lang w:val="sr-Latn-RS"/>
          </w:rPr>
          <w:delText>To s</w:delText>
        </w:r>
        <w:r w:rsidR="003C2374" w:rsidDel="00112C16">
          <w:rPr>
            <w:lang w:val="sr-Latn-RS"/>
          </w:rPr>
          <w:delText>u</w:delText>
        </w:r>
        <w:r w:rsidRPr="0037213B" w:rsidDel="00112C16">
          <w:rPr>
            <w:lang w:val="sr-Latn-RS"/>
          </w:rPr>
          <w:delText xml:space="preserve"> obično elementi koji su preveliki da se nađu u samom sadržaju rada. Na primer</w:delText>
        </w:r>
        <w:r w:rsidR="007D3FD2" w:rsidDel="00112C16">
          <w:rPr>
            <w:lang w:val="sr-Latn-RS"/>
          </w:rPr>
          <w:delText>:</w:delText>
        </w:r>
        <w:r w:rsidRPr="0037213B" w:rsidDel="00112C16">
          <w:rPr>
            <w:lang w:val="sr-Latn-RS"/>
          </w:rPr>
          <w:delText xml:space="preserve"> predugačke tabele, prevelike slike, predugačak kod.</w:delText>
        </w:r>
      </w:del>
    </w:p>
    <w:p w14:paraId="5E749BA3" w14:textId="51D153F3" w:rsidR="00786316" w:rsidRPr="0037213B" w:rsidDel="00112C16" w:rsidRDefault="00786316">
      <w:pPr>
        <w:pStyle w:val="Heading1"/>
        <w:numPr>
          <w:ilvl w:val="0"/>
          <w:numId w:val="0"/>
        </w:numPr>
        <w:ind w:left="720"/>
        <w:rPr>
          <w:del w:id="971" w:author="Dunja Vrbaski" w:date="2024-09-18T00:03:00Z"/>
          <w:lang w:val="sr-Latn-RS"/>
        </w:rPr>
        <w:pPrChange w:id="972" w:author="Korisnik" w:date="2024-09-19T17:56:00Z">
          <w:pPr>
            <w:pStyle w:val="Heading1"/>
            <w:numPr>
              <w:numId w:val="0"/>
            </w:numPr>
            <w:ind w:left="0" w:firstLine="0"/>
          </w:pPr>
        </w:pPrChange>
      </w:pPr>
      <w:del w:id="973" w:author="Dunja Vrbaski" w:date="2024-09-18T00:03:00Z">
        <w:r w:rsidRPr="0037213B" w:rsidDel="00112C16">
          <w:rPr>
            <w:lang w:val="sr-Latn-RS"/>
          </w:rPr>
          <w:delText>Dodatak B</w:delText>
        </w:r>
      </w:del>
    </w:p>
    <w:p w14:paraId="3A83A20B" w14:textId="77777777" w:rsidR="00786316" w:rsidRPr="0037213B" w:rsidRDefault="00786316">
      <w:pPr>
        <w:numPr>
          <w:ilvl w:val="0"/>
          <w:numId w:val="4"/>
        </w:numPr>
        <w:spacing w:after="0" w:line="276" w:lineRule="auto"/>
        <w:rPr>
          <w:lang w:val="sr-Latn-RS"/>
        </w:rPr>
        <w:pPrChange w:id="974" w:author="Korisnik" w:date="2024-09-19T17:56:00Z">
          <w:pPr/>
        </w:pPrChange>
      </w:pPr>
    </w:p>
    <w:p w14:paraId="66EC5410" w14:textId="77777777" w:rsidR="00786316" w:rsidRPr="0037213B" w:rsidRDefault="00786316" w:rsidP="001930A8">
      <w:pPr>
        <w:pStyle w:val="Heading1"/>
        <w:numPr>
          <w:ilvl w:val="0"/>
          <w:numId w:val="0"/>
        </w:numPr>
        <w:rPr>
          <w:lang w:val="sr-Latn-RS"/>
        </w:rPr>
      </w:pPr>
      <w:bookmarkStart w:id="975" w:name="_Toc177675791"/>
      <w:r w:rsidRPr="0037213B">
        <w:rPr>
          <w:lang w:val="sr-Latn-RS"/>
        </w:rPr>
        <w:lastRenderedPageBreak/>
        <w:t>Podaci o kandidatu</w:t>
      </w:r>
      <w:bookmarkEnd w:id="975"/>
    </w:p>
    <w:p w14:paraId="1361E260" w14:textId="77777777"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14:paraId="2D363A51" w14:textId="77777777" w:rsidR="00786316" w:rsidRPr="007A4DC3" w:rsidRDefault="00786316"/>
    <w:sectPr w:rsidR="00786316" w:rsidRPr="007A4DC3" w:rsidSect="006506D4">
      <w:type w:val="continuous"/>
      <w:pgSz w:w="12240" w:h="15840"/>
      <w:pgMar w:top="1170" w:right="1440" w:bottom="1080" w:left="1440" w:header="720" w:footer="680" w:gutter="0"/>
      <w:cols w:space="720"/>
      <w:titlePg/>
      <w:docGrid w:linePitch="360"/>
      <w:sectPrChange w:id="976" w:author="SG" w:date="2024-09-18T21:52:00Z">
        <w:sectPr w:rsidR="00786316" w:rsidRPr="007A4DC3" w:rsidSect="006506D4">
          <w:pgMar w:top="1170" w:right="1440" w:bottom="1080" w:left="1440" w:header="720" w:footer="720" w:gutter="0"/>
        </w:sectPr>
      </w:sectPrChang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48BB0" w16cex:dateUtc="2024-09-17T21:13:00Z"/>
  <w16cex:commentExtensible w16cex:durableId="2A948B8B" w16cex:dateUtc="2024-09-17T21:13:00Z"/>
  <w16cex:commentExtensible w16cex:durableId="2A948C72" w16cex:dateUtc="2024-09-17T21:17:00Z"/>
  <w16cex:commentExtensible w16cex:durableId="2A948D8D" w16cex:dateUtc="2024-09-17T21:21:00Z"/>
  <w16cex:commentExtensible w16cex:durableId="2A948DE3" w16cex:dateUtc="2024-09-17T21:23:00Z"/>
  <w16cex:commentExtensible w16cex:durableId="2A948EC2" w16cex:dateUtc="2024-09-17T21:26:00Z"/>
  <w16cex:commentExtensible w16cex:durableId="2A948FA3" w16cex:dateUtc="2024-09-17T21:30:00Z"/>
  <w16cex:commentExtensible w16cex:durableId="2A948FFB" w16cex:dateUtc="2024-09-17T21:32:00Z"/>
  <w16cex:commentExtensible w16cex:durableId="2A9490CC" w16cex:dateUtc="2024-09-17T21:35:00Z"/>
  <w16cex:commentExtensible w16cex:durableId="2A9493D6" w16cex:dateUtc="2024-09-17T21:48:00Z"/>
  <w16cex:commentExtensible w16cex:durableId="2A9494A4" w16cex:dateUtc="2024-09-17T21:52:00Z"/>
  <w16cex:commentExtensible w16cex:durableId="2A949552" w16cex:dateUtc="2024-09-17T21:54:00Z"/>
  <w16cex:commentExtensible w16cex:durableId="2A949667" w16cex:dateUtc="2024-09-17T21:59:00Z"/>
  <w16cex:commentExtensible w16cex:durableId="2A9496A5" w16cex:dateUtc="2024-09-17T22:00:00Z"/>
  <w16cex:commentExtensible w16cex:durableId="2A9496FE" w16cex:dateUtc="2024-09-17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3F4F2" w16cid:durableId="2A948BB0"/>
  <w16cid:commentId w16cid:paraId="43BEB18B" w16cid:durableId="2A948B8B"/>
  <w16cid:commentId w16cid:paraId="24665446" w16cid:durableId="2A948C72"/>
  <w16cid:commentId w16cid:paraId="73CDEFEC" w16cid:durableId="2A948D8D"/>
  <w16cid:commentId w16cid:paraId="6F3FC80C" w16cid:durableId="2A948DE3"/>
  <w16cid:commentId w16cid:paraId="6CF83209" w16cid:durableId="2A948EC2"/>
  <w16cid:commentId w16cid:paraId="61F66FB4" w16cid:durableId="2A948FA3"/>
  <w16cid:commentId w16cid:paraId="475EB4A0" w16cid:durableId="2A948FFB"/>
  <w16cid:commentId w16cid:paraId="233AF953" w16cid:durableId="2A9490CC"/>
  <w16cid:commentId w16cid:paraId="3A82A59E" w16cid:durableId="2A9493D6"/>
  <w16cid:commentId w16cid:paraId="3E09D49C" w16cid:durableId="2A9494A4"/>
  <w16cid:commentId w16cid:paraId="67DAD36F" w16cid:durableId="2A949552"/>
  <w16cid:commentId w16cid:paraId="2788AFC0" w16cid:durableId="2A949667"/>
  <w16cid:commentId w16cid:paraId="6228DA30" w16cid:durableId="2A9496A5"/>
  <w16cid:commentId w16cid:paraId="156251FE" w16cid:durableId="2A9496F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B832BD" w14:textId="77777777" w:rsidR="00E436C6" w:rsidRDefault="00E436C6" w:rsidP="00DE4A03">
      <w:pPr>
        <w:spacing w:after="0" w:line="240" w:lineRule="auto"/>
      </w:pPr>
      <w:r>
        <w:separator/>
      </w:r>
    </w:p>
  </w:endnote>
  <w:endnote w:type="continuationSeparator" w:id="0">
    <w:p w14:paraId="08DE0A64" w14:textId="77777777" w:rsidR="00E436C6" w:rsidRDefault="00E436C6"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altName w:val="Times New Roman"/>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16E2E" w14:textId="6C0DEA4F" w:rsidR="00D75F11" w:rsidRPr="00E2112C" w:rsidRDefault="00D75F11">
    <w:pPr>
      <w:spacing w:after="0"/>
      <w:jc w:val="both"/>
      <w:rPr>
        <w:rFonts w:ascii="Arial" w:hAnsi="Arial" w:cs="Arial"/>
        <w:sz w:val="20"/>
        <w:szCs w:val="20"/>
        <w:rPrChange w:id="11" w:author="SG" w:date="2024-09-18T16:16:00Z">
          <w:rPr/>
        </w:rPrChange>
      </w:rPr>
      <w:pPrChange w:id="12" w:author="SG" w:date="2024-09-18T16:16:00Z">
        <w:pPr>
          <w:pStyle w:val="Footer"/>
        </w:pPr>
      </w:pPrChange>
    </w:pPr>
    <w:ins w:id="13" w:author="SG" w:date="2024-09-18T16:16:00Z">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3F2B2" w14:textId="77777777" w:rsidR="00D75F11" w:rsidRPr="00C0757F" w:rsidRDefault="00D75F11" w:rsidP="006506D4">
    <w:pPr>
      <w:spacing w:after="0"/>
      <w:jc w:val="both"/>
      <w:rPr>
        <w:ins w:id="90" w:author="SG" w:date="2024-09-18T21:52:00Z"/>
        <w:rFonts w:ascii="Arial" w:hAnsi="Arial" w:cs="Arial"/>
        <w:sz w:val="20"/>
        <w:szCs w:val="20"/>
        <w:lang w:val="sr-Latn-RS"/>
      </w:rPr>
    </w:pPr>
    <w:ins w:id="91" w:author="SG" w:date="2024-09-18T21:52:00Z">
      <w:r>
        <w:rPr>
          <w:rFonts w:ascii="Arial" w:hAnsi="Arial" w:cs="Arial"/>
          <w:sz w:val="20"/>
          <w:szCs w:val="20"/>
          <w:lang w:val="sr-Latn-RS"/>
        </w:rPr>
        <w:t>Nevena Gligorov</w:t>
      </w:r>
      <w:r w:rsidRPr="00C0757F">
        <w:rPr>
          <w:rFonts w:ascii="Arial" w:hAnsi="Arial" w:cs="Arial"/>
          <w:sz w:val="20"/>
          <w:szCs w:val="20"/>
          <w:lang w:val="sr-Cyrl-RS"/>
        </w:rPr>
        <w:t xml:space="preserve">, </w:t>
      </w:r>
      <w:r w:rsidRPr="00C0757F">
        <w:rPr>
          <w:rFonts w:ascii="Arial" w:hAnsi="Arial" w:cs="Arial"/>
          <w:i/>
          <w:sz w:val="20"/>
          <w:szCs w:val="20"/>
          <w:lang w:val="sr-Latn-RS"/>
        </w:rPr>
        <w:t>DebugIt</w:t>
      </w:r>
      <w:r w:rsidRPr="00FE35C2">
        <w:rPr>
          <w:rFonts w:ascii="Arial" w:hAnsi="Arial" w:cs="Arial"/>
          <w:i/>
          <w:sz w:val="20"/>
          <w:szCs w:val="20"/>
          <w:lang w:val="sr-Latn-RS"/>
        </w:rPr>
        <w:t>:</w:t>
      </w:r>
      <w:r w:rsidRPr="00C0757F">
        <w:rPr>
          <w:rFonts w:ascii="Arial" w:hAnsi="Arial" w:cs="Arial"/>
          <w:sz w:val="20"/>
          <w:szCs w:val="20"/>
          <w:lang w:val="sr-Latn-RS"/>
        </w:rPr>
        <w:t xml:space="preserve"> studentska</w:t>
      </w:r>
      <w:r w:rsidRPr="00C0757F">
        <w:rPr>
          <w:rFonts w:ascii="Arial" w:hAnsi="Arial" w:cs="Arial"/>
          <w:sz w:val="20"/>
          <w:szCs w:val="20"/>
          <w:lang w:val="sr-Cyrl-RS"/>
        </w:rPr>
        <w:t xml:space="preserve"> </w:t>
      </w:r>
      <w:r>
        <w:rPr>
          <w:rFonts w:ascii="Arial" w:hAnsi="Arial" w:cs="Arial"/>
          <w:sz w:val="20"/>
          <w:szCs w:val="20"/>
          <w:lang w:val="sr-Latn-RS"/>
        </w:rPr>
        <w:t xml:space="preserve">platforma sa integracijom </w:t>
      </w:r>
      <w:r w:rsidRPr="00C0757F">
        <w:rPr>
          <w:rFonts w:ascii="Arial" w:hAnsi="Arial" w:cs="Arial"/>
          <w:i/>
          <w:sz w:val="20"/>
          <w:szCs w:val="20"/>
          <w:lang w:val="sr-Latn-RS"/>
        </w:rPr>
        <w:t>Elasticsearch</w:t>
      </w:r>
      <w:r w:rsidRPr="00C0757F">
        <w:rPr>
          <w:rFonts w:ascii="Arial" w:hAnsi="Arial" w:cs="Arial"/>
          <w:sz w:val="20"/>
          <w:szCs w:val="20"/>
          <w:lang w:val="sr-Latn-RS"/>
        </w:rPr>
        <w:t xml:space="preserve"> </w:t>
      </w:r>
      <w:r>
        <w:rPr>
          <w:rFonts w:ascii="Arial" w:hAnsi="Arial" w:cs="Arial"/>
          <w:sz w:val="20"/>
          <w:szCs w:val="20"/>
          <w:lang w:val="sr-Latn-RS"/>
        </w:rPr>
        <w:t>pretrage</w:t>
      </w:r>
      <w:r>
        <w:rPr>
          <w:rFonts w:ascii="Arial" w:hAnsi="Arial" w:cs="Arial"/>
          <w:sz w:val="20"/>
          <w:szCs w:val="20"/>
          <w:lang w:val="sr-Latn-RS"/>
        </w:rPr>
        <w:tab/>
      </w:r>
      <w:r w:rsidRPr="00FE35C2">
        <w:rPr>
          <w:rFonts w:ascii="Arial" w:hAnsi="Arial" w:cs="Arial"/>
          <w:sz w:val="20"/>
          <w:szCs w:val="20"/>
          <w:lang w:val="sr-Cyrl-RS"/>
        </w:rPr>
        <w:t xml:space="preserve">                 </w:t>
      </w:r>
      <w:r>
        <w:rPr>
          <w:rFonts w:ascii="Arial" w:hAnsi="Arial" w:cs="Arial"/>
          <w:sz w:val="20"/>
          <w:szCs w:val="20"/>
          <w:lang w:val="sr-Latn-RS"/>
        </w:rPr>
        <w:t xml:space="preserve">   </w:t>
      </w:r>
      <w:r w:rsidRPr="00FE35C2">
        <w:rPr>
          <w:rFonts w:ascii="Arial" w:hAnsi="Arial" w:cs="Arial"/>
          <w:sz w:val="20"/>
          <w:szCs w:val="20"/>
          <w:lang w:val="sr-Cyrl-RS"/>
        </w:rPr>
        <w:t xml:space="preserve"> </w:t>
      </w:r>
    </w:ins>
    <w:customXmlInsRangeStart w:id="92" w:author="SG" w:date="2024-09-18T21:52:00Z"/>
    <w:sdt>
      <w:sdtPr>
        <w:rPr>
          <w:rFonts w:ascii="Arial" w:hAnsi="Arial" w:cs="Arial"/>
          <w:sz w:val="20"/>
          <w:szCs w:val="20"/>
        </w:rPr>
        <w:id w:val="-1816486675"/>
        <w:docPartObj>
          <w:docPartGallery w:val="Page Numbers (Bottom of Page)"/>
          <w:docPartUnique/>
        </w:docPartObj>
      </w:sdtPr>
      <w:sdtEndPr>
        <w:rPr>
          <w:noProof/>
          <w:sz w:val="18"/>
        </w:rPr>
      </w:sdtEndPr>
      <w:sdtContent>
        <w:customXmlInsRangeEnd w:id="92"/>
        <w:ins w:id="93" w:author="SG" w:date="2024-09-18T21:52:00Z">
          <w:r w:rsidRPr="00C0757F">
            <w:rPr>
              <w:rFonts w:ascii="Arial" w:hAnsi="Arial" w:cs="Arial"/>
              <w:sz w:val="20"/>
              <w:szCs w:val="20"/>
            </w:rPr>
            <w:fldChar w:fldCharType="begin"/>
          </w:r>
          <w:r w:rsidRPr="00C0757F">
            <w:rPr>
              <w:rFonts w:ascii="Arial" w:hAnsi="Arial" w:cs="Arial"/>
              <w:sz w:val="20"/>
              <w:szCs w:val="20"/>
            </w:rPr>
            <w:instrText xml:space="preserve"> PAGE   \* MERGEFORMAT </w:instrText>
          </w:r>
          <w:r w:rsidRPr="00C0757F">
            <w:rPr>
              <w:rFonts w:ascii="Arial" w:hAnsi="Arial" w:cs="Arial"/>
              <w:sz w:val="20"/>
              <w:szCs w:val="20"/>
            </w:rPr>
            <w:fldChar w:fldCharType="separate"/>
          </w:r>
        </w:ins>
        <w:r w:rsidR="00FB3B9B">
          <w:rPr>
            <w:rFonts w:ascii="Arial" w:hAnsi="Arial" w:cs="Arial"/>
            <w:noProof/>
            <w:sz w:val="20"/>
            <w:szCs w:val="20"/>
          </w:rPr>
          <w:t>2</w:t>
        </w:r>
        <w:ins w:id="94" w:author="SG" w:date="2024-09-18T21:52:00Z">
          <w:r w:rsidRPr="00C0757F">
            <w:rPr>
              <w:rFonts w:ascii="Arial" w:hAnsi="Arial" w:cs="Arial"/>
              <w:noProof/>
              <w:sz w:val="20"/>
              <w:szCs w:val="20"/>
            </w:rPr>
            <w:fldChar w:fldCharType="end"/>
          </w:r>
        </w:ins>
        <w:customXmlInsRangeStart w:id="95" w:author="SG" w:date="2024-09-18T21:52:00Z"/>
      </w:sdtContent>
    </w:sdt>
    <w:customXmlInsRangeEnd w:id="95"/>
  </w:p>
  <w:p w14:paraId="1D2C2A8A" w14:textId="7010A6D7" w:rsidR="00D75F11" w:rsidRPr="00E2112C" w:rsidRDefault="00D75F11">
    <w:pPr>
      <w:spacing w:after="0"/>
      <w:jc w:val="both"/>
      <w:rPr>
        <w:rFonts w:ascii="Arial" w:hAnsi="Arial" w:cs="Arial"/>
        <w:sz w:val="20"/>
        <w:szCs w:val="20"/>
        <w:rPrChange w:id="96" w:author="SG" w:date="2024-09-18T16:16:00Z">
          <w:rPr/>
        </w:rPrChange>
      </w:rPr>
      <w:pPrChange w:id="97" w:author="SG" w:date="2024-09-18T16:16:00Z">
        <w:pPr>
          <w:pStyle w:val="Footer"/>
        </w:pPr>
      </w:pPrChan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5E150" w14:textId="33DF6C69" w:rsidR="00D75F11" w:rsidRPr="00FE35C2" w:rsidRDefault="00D75F11">
    <w:pPr>
      <w:spacing w:after="0"/>
      <w:jc w:val="both"/>
      <w:rPr>
        <w:rFonts w:ascii="Arial" w:hAnsi="Arial" w:cs="Arial"/>
        <w:sz w:val="20"/>
        <w:szCs w:val="20"/>
        <w:lang w:val="sr-Latn-RS"/>
        <w:rPrChange w:id="163" w:author="SG" w:date="2024-09-18T17:27:00Z">
          <w:rPr/>
        </w:rPrChange>
      </w:rPr>
      <w:pPrChange w:id="164" w:author="SG" w:date="2024-09-18T17:02:00Z">
        <w:pPr>
          <w:pStyle w:val="Footer"/>
        </w:pPr>
      </w:pPrChange>
    </w:pPr>
    <w:ins w:id="165" w:author="SG" w:date="2024-09-18T21:49:00Z">
      <w:r>
        <w:rPr>
          <w:rFonts w:ascii="Arial" w:hAnsi="Arial" w:cs="Arial"/>
          <w:sz w:val="20"/>
          <w:szCs w:val="20"/>
          <w:lang w:val="sr-Latn-RS"/>
        </w:rPr>
        <w:t>Nevena Gligorov</w:t>
      </w:r>
    </w:ins>
    <w:ins w:id="166" w:author="SG" w:date="2024-09-18T15:32:00Z">
      <w:r w:rsidRPr="00FE35C2">
        <w:rPr>
          <w:rFonts w:ascii="Arial" w:hAnsi="Arial" w:cs="Arial"/>
          <w:sz w:val="20"/>
          <w:szCs w:val="20"/>
          <w:lang w:val="sr-Cyrl-RS"/>
          <w:rPrChange w:id="167" w:author="SG" w:date="2024-09-18T17:27:00Z">
            <w:rPr>
              <w:rFonts w:ascii="Arial" w:hAnsi="Arial" w:cs="Arial"/>
              <w:sz w:val="18"/>
              <w:szCs w:val="20"/>
              <w:lang w:val="sr-Cyrl-RS"/>
            </w:rPr>
          </w:rPrChange>
        </w:rPr>
        <w:t xml:space="preserve">, </w:t>
      </w:r>
      <w:r w:rsidRPr="00FE35C2">
        <w:rPr>
          <w:rFonts w:ascii="Arial" w:hAnsi="Arial" w:cs="Arial"/>
          <w:i/>
          <w:sz w:val="20"/>
          <w:szCs w:val="20"/>
          <w:lang w:val="sr-Latn-RS"/>
          <w:rPrChange w:id="168" w:author="SG" w:date="2024-09-18T17:27:00Z">
            <w:rPr>
              <w:rFonts w:ascii="Arial" w:hAnsi="Arial" w:cs="Arial"/>
              <w:sz w:val="18"/>
              <w:lang w:val="sr-Latn-RS"/>
            </w:rPr>
          </w:rPrChange>
        </w:rPr>
        <w:t>DebugIt</w:t>
      </w:r>
    </w:ins>
    <w:ins w:id="169" w:author="SG" w:date="2024-09-18T17:14:00Z">
      <w:r w:rsidRPr="00FE35C2">
        <w:rPr>
          <w:rFonts w:ascii="Arial" w:hAnsi="Arial" w:cs="Arial"/>
          <w:i/>
          <w:sz w:val="20"/>
          <w:szCs w:val="20"/>
          <w:lang w:val="sr-Latn-RS"/>
        </w:rPr>
        <w:t>:</w:t>
      </w:r>
      <w:r w:rsidRPr="006506D4">
        <w:rPr>
          <w:rFonts w:ascii="Arial" w:hAnsi="Arial" w:cs="Arial"/>
          <w:sz w:val="20"/>
          <w:szCs w:val="20"/>
          <w:lang w:val="sr-Latn-RS"/>
          <w:rPrChange w:id="170" w:author="SG" w:date="2024-09-18T21:50:00Z">
            <w:rPr>
              <w:rFonts w:ascii="Arial" w:hAnsi="Arial" w:cs="Arial"/>
              <w:i/>
              <w:sz w:val="20"/>
              <w:szCs w:val="20"/>
              <w:lang w:val="sr-Latn-RS"/>
            </w:rPr>
          </w:rPrChange>
        </w:rPr>
        <w:t xml:space="preserve"> </w:t>
      </w:r>
    </w:ins>
    <w:ins w:id="171" w:author="SG" w:date="2024-09-18T21:49:00Z">
      <w:r w:rsidRPr="006506D4">
        <w:rPr>
          <w:rFonts w:ascii="Arial" w:hAnsi="Arial" w:cs="Arial"/>
          <w:sz w:val="20"/>
          <w:szCs w:val="20"/>
          <w:lang w:val="sr-Latn-RS"/>
          <w:rPrChange w:id="172" w:author="SG" w:date="2024-09-18T21:50:00Z">
            <w:rPr>
              <w:rFonts w:ascii="Arial" w:hAnsi="Arial" w:cs="Arial"/>
              <w:i/>
              <w:sz w:val="20"/>
              <w:szCs w:val="20"/>
              <w:lang w:val="sr-Latn-RS"/>
            </w:rPr>
          </w:rPrChange>
        </w:rPr>
        <w:t>studentska</w:t>
      </w:r>
    </w:ins>
    <w:ins w:id="173" w:author="SG" w:date="2024-09-18T15:32:00Z">
      <w:r w:rsidRPr="00FE35C2">
        <w:rPr>
          <w:rFonts w:ascii="Arial" w:hAnsi="Arial" w:cs="Arial"/>
          <w:sz w:val="20"/>
          <w:szCs w:val="20"/>
          <w:lang w:val="sr-Cyrl-RS"/>
          <w:rPrChange w:id="174" w:author="SG" w:date="2024-09-18T17:27:00Z">
            <w:rPr>
              <w:rFonts w:ascii="Arial" w:hAnsi="Arial" w:cs="Arial"/>
              <w:sz w:val="18"/>
              <w:lang w:val="sr-Cyrl-RS"/>
            </w:rPr>
          </w:rPrChange>
        </w:rPr>
        <w:t xml:space="preserve"> </w:t>
      </w:r>
    </w:ins>
    <w:ins w:id="175" w:author="SG" w:date="2024-09-18T21:50:00Z">
      <w:r>
        <w:rPr>
          <w:rFonts w:ascii="Arial" w:hAnsi="Arial" w:cs="Arial"/>
          <w:sz w:val="20"/>
          <w:szCs w:val="20"/>
          <w:lang w:val="sr-Latn-RS"/>
        </w:rPr>
        <w:t xml:space="preserve">platforma sa integracijom </w:t>
      </w:r>
    </w:ins>
    <w:ins w:id="176" w:author="SG" w:date="2024-09-18T15:32:00Z">
      <w:r w:rsidRPr="00FE35C2">
        <w:rPr>
          <w:rFonts w:ascii="Arial" w:hAnsi="Arial" w:cs="Arial"/>
          <w:i/>
          <w:sz w:val="20"/>
          <w:szCs w:val="20"/>
          <w:lang w:val="sr-Latn-RS"/>
          <w:rPrChange w:id="177" w:author="SG" w:date="2024-09-18T17:27:00Z">
            <w:rPr>
              <w:rFonts w:ascii="Arial" w:hAnsi="Arial" w:cs="Arial"/>
              <w:i/>
              <w:sz w:val="18"/>
              <w:lang w:val="sr-Latn-RS"/>
            </w:rPr>
          </w:rPrChange>
        </w:rPr>
        <w:t>Elasticsearch</w:t>
      </w:r>
      <w:r w:rsidRPr="00FE35C2">
        <w:rPr>
          <w:rFonts w:ascii="Arial" w:hAnsi="Arial" w:cs="Arial"/>
          <w:sz w:val="20"/>
          <w:szCs w:val="20"/>
          <w:lang w:val="sr-Latn-RS"/>
          <w:rPrChange w:id="178" w:author="SG" w:date="2024-09-18T17:27:00Z">
            <w:rPr>
              <w:rFonts w:ascii="Arial" w:hAnsi="Arial" w:cs="Arial"/>
              <w:sz w:val="18"/>
              <w:lang w:val="sr-Latn-RS"/>
            </w:rPr>
          </w:rPrChange>
        </w:rPr>
        <w:t xml:space="preserve"> </w:t>
      </w:r>
    </w:ins>
    <w:ins w:id="179" w:author="SG" w:date="2024-09-18T21:50:00Z">
      <w:r>
        <w:rPr>
          <w:rFonts w:ascii="Arial" w:hAnsi="Arial" w:cs="Arial"/>
          <w:sz w:val="20"/>
          <w:szCs w:val="20"/>
          <w:lang w:val="sr-Latn-RS"/>
        </w:rPr>
        <w:t>pretrage</w:t>
      </w:r>
      <w:r>
        <w:rPr>
          <w:rFonts w:ascii="Arial" w:hAnsi="Arial" w:cs="Arial"/>
          <w:sz w:val="20"/>
          <w:szCs w:val="20"/>
          <w:lang w:val="sr-Latn-RS"/>
        </w:rPr>
        <w:tab/>
      </w:r>
    </w:ins>
    <w:ins w:id="180" w:author="SG" w:date="2024-09-18T15:32:00Z">
      <w:r w:rsidRPr="00FE35C2">
        <w:rPr>
          <w:rFonts w:ascii="Arial" w:hAnsi="Arial" w:cs="Arial"/>
          <w:sz w:val="20"/>
          <w:szCs w:val="20"/>
          <w:lang w:val="sr-Cyrl-RS"/>
        </w:rPr>
        <w:t xml:space="preserve"> </w:t>
      </w:r>
    </w:ins>
    <w:ins w:id="181" w:author="SG" w:date="2024-09-18T17:17:00Z">
      <w:r w:rsidRPr="00FE35C2">
        <w:rPr>
          <w:rFonts w:ascii="Arial" w:hAnsi="Arial" w:cs="Arial"/>
          <w:sz w:val="20"/>
          <w:szCs w:val="20"/>
          <w:lang w:val="sr-Cyrl-RS"/>
        </w:rPr>
        <w:t xml:space="preserve">       </w:t>
      </w:r>
    </w:ins>
    <w:ins w:id="182" w:author="SG" w:date="2024-09-18T15:32:00Z">
      <w:r w:rsidRPr="00FE35C2">
        <w:rPr>
          <w:rFonts w:ascii="Arial" w:hAnsi="Arial" w:cs="Arial"/>
          <w:sz w:val="20"/>
          <w:szCs w:val="20"/>
          <w:lang w:val="sr-Cyrl-RS"/>
        </w:rPr>
        <w:t xml:space="preserve">         </w:t>
      </w:r>
    </w:ins>
    <w:ins w:id="183" w:author="SG" w:date="2024-09-18T21:51:00Z">
      <w:r>
        <w:rPr>
          <w:rFonts w:ascii="Arial" w:hAnsi="Arial" w:cs="Arial"/>
          <w:sz w:val="20"/>
          <w:szCs w:val="20"/>
          <w:lang w:val="sr-Latn-RS"/>
        </w:rPr>
        <w:t xml:space="preserve">   </w:t>
      </w:r>
    </w:ins>
    <w:ins w:id="184" w:author="SG" w:date="2024-09-18T16:54:00Z">
      <w:r w:rsidRPr="00FE35C2">
        <w:rPr>
          <w:rFonts w:ascii="Arial" w:hAnsi="Arial" w:cs="Arial"/>
          <w:sz w:val="20"/>
          <w:szCs w:val="20"/>
          <w:lang w:val="sr-Cyrl-RS"/>
        </w:rPr>
        <w:t xml:space="preserve"> </w:t>
      </w:r>
    </w:ins>
    <w:customXmlInsRangeStart w:id="185" w:author="SG" w:date="2024-09-18T15:32:00Z"/>
    <w:sdt>
      <w:sdtPr>
        <w:rPr>
          <w:rFonts w:ascii="Arial" w:hAnsi="Arial" w:cs="Arial"/>
          <w:sz w:val="20"/>
          <w:szCs w:val="20"/>
        </w:rPr>
        <w:id w:val="58533239"/>
        <w:docPartObj>
          <w:docPartGallery w:val="Page Numbers (Bottom of Page)"/>
          <w:docPartUnique/>
        </w:docPartObj>
      </w:sdtPr>
      <w:sdtEndPr>
        <w:rPr>
          <w:noProof/>
          <w:sz w:val="18"/>
        </w:rPr>
      </w:sdtEndPr>
      <w:sdtContent>
        <w:customXmlInsRangeEnd w:id="185"/>
        <w:ins w:id="186" w:author="SG" w:date="2024-09-18T15:32:00Z">
          <w:r w:rsidRPr="00FE35C2">
            <w:rPr>
              <w:rFonts w:ascii="Arial" w:hAnsi="Arial" w:cs="Arial"/>
              <w:sz w:val="20"/>
              <w:szCs w:val="20"/>
              <w:rPrChange w:id="187" w:author="SG" w:date="2024-09-18T17:27:00Z">
                <w:rPr>
                  <w:noProof/>
                </w:rPr>
              </w:rPrChange>
            </w:rPr>
            <w:fldChar w:fldCharType="begin"/>
          </w:r>
          <w:r w:rsidRPr="00FE35C2">
            <w:rPr>
              <w:rFonts w:ascii="Arial" w:hAnsi="Arial" w:cs="Arial"/>
              <w:sz w:val="20"/>
              <w:szCs w:val="20"/>
              <w:rPrChange w:id="188" w:author="SG" w:date="2024-09-18T17:27:00Z">
                <w:rPr/>
              </w:rPrChange>
            </w:rPr>
            <w:instrText xml:space="preserve"> PAGE   \* MERGEFORMAT </w:instrText>
          </w:r>
          <w:r w:rsidRPr="00FE35C2">
            <w:rPr>
              <w:rFonts w:ascii="Arial" w:hAnsi="Arial" w:cs="Arial"/>
              <w:sz w:val="20"/>
              <w:szCs w:val="20"/>
              <w:rPrChange w:id="189" w:author="SG" w:date="2024-09-18T17:27:00Z">
                <w:rPr>
                  <w:noProof/>
                </w:rPr>
              </w:rPrChange>
            </w:rPr>
            <w:fldChar w:fldCharType="separate"/>
          </w:r>
        </w:ins>
        <w:r w:rsidR="00FB3B9B">
          <w:rPr>
            <w:rFonts w:ascii="Arial" w:hAnsi="Arial" w:cs="Arial"/>
            <w:noProof/>
            <w:sz w:val="20"/>
            <w:szCs w:val="20"/>
          </w:rPr>
          <w:t>21</w:t>
        </w:r>
        <w:ins w:id="190" w:author="SG" w:date="2024-09-18T15:32:00Z">
          <w:r w:rsidRPr="00FE35C2">
            <w:rPr>
              <w:rFonts w:ascii="Arial" w:hAnsi="Arial" w:cs="Arial"/>
              <w:noProof/>
              <w:sz w:val="20"/>
              <w:szCs w:val="20"/>
              <w:rPrChange w:id="191" w:author="SG" w:date="2024-09-18T17:27:00Z">
                <w:rPr>
                  <w:noProof/>
                </w:rPr>
              </w:rPrChange>
            </w:rPr>
            <w:fldChar w:fldCharType="end"/>
          </w:r>
        </w:ins>
        <w:customXmlInsRangeStart w:id="192" w:author="SG" w:date="2024-09-18T15:32:00Z"/>
      </w:sdtContent>
    </w:sdt>
    <w:customXmlInsRangeEnd w:id="192"/>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6FCBB" w14:textId="13BEB7B0" w:rsidR="00D75F11" w:rsidRPr="00E2112C" w:rsidRDefault="00D75F11">
    <w:pPr>
      <w:spacing w:after="0"/>
      <w:jc w:val="both"/>
      <w:rPr>
        <w:rFonts w:ascii="Arial" w:hAnsi="Arial" w:cs="Arial"/>
        <w:sz w:val="20"/>
        <w:szCs w:val="20"/>
        <w:rPrChange w:id="193" w:author="SG" w:date="2024-09-18T16:14:00Z">
          <w:rPr/>
        </w:rPrChange>
      </w:rPr>
      <w:pPrChange w:id="194" w:author="SG" w:date="2024-09-18T16:15:00Z">
        <w:pPr>
          <w:pStyle w:val="Footer"/>
        </w:pPr>
      </w:pPrChange>
    </w:pPr>
    <w:ins w:id="195" w:author="SG" w:date="2024-09-18T16:15:00Z">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Latn-RS"/>
        </w:rPr>
        <w:t xml:space="preserve"> </w:t>
      </w:r>
    </w:ins>
    <w:ins w:id="196" w:author="SG" w:date="2024-09-18T16:57:00Z">
      <w:r>
        <w:rPr>
          <w:rFonts w:ascii="Arial" w:hAnsi="Arial" w:cs="Arial"/>
          <w:sz w:val="20"/>
          <w:szCs w:val="20"/>
          <w:lang w:val="sr-Latn-RS"/>
        </w:rPr>
        <w:tab/>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F0084" w14:textId="77777777" w:rsidR="00E436C6" w:rsidRDefault="00E436C6" w:rsidP="00DE4A03">
      <w:pPr>
        <w:spacing w:after="0" w:line="240" w:lineRule="auto"/>
      </w:pPr>
      <w:r>
        <w:separator/>
      </w:r>
    </w:p>
  </w:footnote>
  <w:footnote w:type="continuationSeparator" w:id="0">
    <w:p w14:paraId="53B953B5" w14:textId="77777777" w:rsidR="00E436C6" w:rsidRDefault="00E436C6"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433"/>
    <w:multiLevelType w:val="hybridMultilevel"/>
    <w:tmpl w:val="44EEBA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1"/>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2"/>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4"/>
  </w:num>
  <w:num w:numId="26">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nja Vrbaski">
    <w15:presenceInfo w15:providerId="Windows Live" w15:userId="7e56d267befe5ce0"/>
  </w15:person>
  <w15:person w15:author="Korisnik">
    <w15:presenceInfo w15:providerId="None" w15:userId="Korisnik"/>
  </w15:person>
  <w15:person w15:author="SG">
    <w15:presenceInfo w15:providerId="None" w15:userId="S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2CF0"/>
    <w:rsid w:val="0001309A"/>
    <w:rsid w:val="00014517"/>
    <w:rsid w:val="000170C5"/>
    <w:rsid w:val="00017885"/>
    <w:rsid w:val="000213BC"/>
    <w:rsid w:val="00021814"/>
    <w:rsid w:val="00021A4D"/>
    <w:rsid w:val="0002617B"/>
    <w:rsid w:val="00027151"/>
    <w:rsid w:val="00027D0A"/>
    <w:rsid w:val="00031A57"/>
    <w:rsid w:val="00031B18"/>
    <w:rsid w:val="00032904"/>
    <w:rsid w:val="00032F0B"/>
    <w:rsid w:val="00033D64"/>
    <w:rsid w:val="000344CC"/>
    <w:rsid w:val="0003561F"/>
    <w:rsid w:val="00040EFF"/>
    <w:rsid w:val="0004354E"/>
    <w:rsid w:val="0004379F"/>
    <w:rsid w:val="0004462F"/>
    <w:rsid w:val="00045129"/>
    <w:rsid w:val="00045B07"/>
    <w:rsid w:val="00051CCC"/>
    <w:rsid w:val="0005272F"/>
    <w:rsid w:val="00054BE5"/>
    <w:rsid w:val="00055AA0"/>
    <w:rsid w:val="000562AE"/>
    <w:rsid w:val="00062100"/>
    <w:rsid w:val="00067035"/>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2780"/>
    <w:rsid w:val="000B5DD2"/>
    <w:rsid w:val="000B655A"/>
    <w:rsid w:val="000B6A96"/>
    <w:rsid w:val="000B6E80"/>
    <w:rsid w:val="000B7191"/>
    <w:rsid w:val="000B7805"/>
    <w:rsid w:val="000B7941"/>
    <w:rsid w:val="000C03C6"/>
    <w:rsid w:val="000C3396"/>
    <w:rsid w:val="000C3EB8"/>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1E42"/>
    <w:rsid w:val="0010233D"/>
    <w:rsid w:val="001023A7"/>
    <w:rsid w:val="001030E8"/>
    <w:rsid w:val="00107200"/>
    <w:rsid w:val="00107DF4"/>
    <w:rsid w:val="00112C16"/>
    <w:rsid w:val="00113CF1"/>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0FF3"/>
    <w:rsid w:val="001411BE"/>
    <w:rsid w:val="0014138F"/>
    <w:rsid w:val="00144522"/>
    <w:rsid w:val="00145752"/>
    <w:rsid w:val="00146E69"/>
    <w:rsid w:val="00147393"/>
    <w:rsid w:val="00147482"/>
    <w:rsid w:val="00147577"/>
    <w:rsid w:val="00147D4F"/>
    <w:rsid w:val="001522ED"/>
    <w:rsid w:val="00152474"/>
    <w:rsid w:val="00153207"/>
    <w:rsid w:val="00154F8D"/>
    <w:rsid w:val="001615E5"/>
    <w:rsid w:val="001650FC"/>
    <w:rsid w:val="00165E6E"/>
    <w:rsid w:val="00166BCB"/>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0B2F"/>
    <w:rsid w:val="001C333C"/>
    <w:rsid w:val="001C3D9F"/>
    <w:rsid w:val="001C4920"/>
    <w:rsid w:val="001C5F4E"/>
    <w:rsid w:val="001C7241"/>
    <w:rsid w:val="001D1309"/>
    <w:rsid w:val="001D3331"/>
    <w:rsid w:val="001D7370"/>
    <w:rsid w:val="001E0A76"/>
    <w:rsid w:val="001E1EB0"/>
    <w:rsid w:val="001E1FD9"/>
    <w:rsid w:val="001E21A5"/>
    <w:rsid w:val="001E2741"/>
    <w:rsid w:val="001E4A60"/>
    <w:rsid w:val="001E5D56"/>
    <w:rsid w:val="001E64BE"/>
    <w:rsid w:val="001E71FA"/>
    <w:rsid w:val="001F017F"/>
    <w:rsid w:val="001F119C"/>
    <w:rsid w:val="001F17F6"/>
    <w:rsid w:val="001F4C58"/>
    <w:rsid w:val="001F69A6"/>
    <w:rsid w:val="001F7B8A"/>
    <w:rsid w:val="00202825"/>
    <w:rsid w:val="00202A1C"/>
    <w:rsid w:val="002035A3"/>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092D"/>
    <w:rsid w:val="00243119"/>
    <w:rsid w:val="00243C73"/>
    <w:rsid w:val="002443BF"/>
    <w:rsid w:val="00244B3C"/>
    <w:rsid w:val="00245137"/>
    <w:rsid w:val="00245611"/>
    <w:rsid w:val="00245E5C"/>
    <w:rsid w:val="002462DC"/>
    <w:rsid w:val="00247087"/>
    <w:rsid w:val="0025026D"/>
    <w:rsid w:val="0025351B"/>
    <w:rsid w:val="00255089"/>
    <w:rsid w:val="00257CA1"/>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A77B3"/>
    <w:rsid w:val="002B05D1"/>
    <w:rsid w:val="002B094B"/>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180B"/>
    <w:rsid w:val="002E2F73"/>
    <w:rsid w:val="002E5FB9"/>
    <w:rsid w:val="002E6B4B"/>
    <w:rsid w:val="002E6BD7"/>
    <w:rsid w:val="002E6F59"/>
    <w:rsid w:val="002E7868"/>
    <w:rsid w:val="002F2BDD"/>
    <w:rsid w:val="002F4D0A"/>
    <w:rsid w:val="0030504D"/>
    <w:rsid w:val="00305AE0"/>
    <w:rsid w:val="00306DA1"/>
    <w:rsid w:val="00307BBE"/>
    <w:rsid w:val="003100C9"/>
    <w:rsid w:val="00310388"/>
    <w:rsid w:val="003129E5"/>
    <w:rsid w:val="0031307C"/>
    <w:rsid w:val="003134E8"/>
    <w:rsid w:val="003151CF"/>
    <w:rsid w:val="00316011"/>
    <w:rsid w:val="00316443"/>
    <w:rsid w:val="00317D4D"/>
    <w:rsid w:val="0032303B"/>
    <w:rsid w:val="003230F1"/>
    <w:rsid w:val="0032328A"/>
    <w:rsid w:val="00325670"/>
    <w:rsid w:val="00332EE7"/>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00F"/>
    <w:rsid w:val="00367AED"/>
    <w:rsid w:val="00367BF9"/>
    <w:rsid w:val="00367E64"/>
    <w:rsid w:val="0037213B"/>
    <w:rsid w:val="003727E2"/>
    <w:rsid w:val="00372D83"/>
    <w:rsid w:val="00372DF4"/>
    <w:rsid w:val="00374E69"/>
    <w:rsid w:val="003757A0"/>
    <w:rsid w:val="00377106"/>
    <w:rsid w:val="00377D2B"/>
    <w:rsid w:val="003815F4"/>
    <w:rsid w:val="003827D6"/>
    <w:rsid w:val="00382848"/>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4A2D"/>
    <w:rsid w:val="003A56CA"/>
    <w:rsid w:val="003A6797"/>
    <w:rsid w:val="003A6AAB"/>
    <w:rsid w:val="003B0848"/>
    <w:rsid w:val="003B1DEA"/>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25BC"/>
    <w:rsid w:val="003F43DD"/>
    <w:rsid w:val="003F47A4"/>
    <w:rsid w:val="003F4F8F"/>
    <w:rsid w:val="0040004D"/>
    <w:rsid w:val="0040028A"/>
    <w:rsid w:val="004023D2"/>
    <w:rsid w:val="00403210"/>
    <w:rsid w:val="004036B6"/>
    <w:rsid w:val="00404B71"/>
    <w:rsid w:val="004061E3"/>
    <w:rsid w:val="00406AE7"/>
    <w:rsid w:val="00407284"/>
    <w:rsid w:val="004106D8"/>
    <w:rsid w:val="00412C97"/>
    <w:rsid w:val="004147C5"/>
    <w:rsid w:val="00414875"/>
    <w:rsid w:val="00415421"/>
    <w:rsid w:val="0041555E"/>
    <w:rsid w:val="00415737"/>
    <w:rsid w:val="004205F6"/>
    <w:rsid w:val="004221D1"/>
    <w:rsid w:val="004234B7"/>
    <w:rsid w:val="00423D39"/>
    <w:rsid w:val="004259D4"/>
    <w:rsid w:val="00425C56"/>
    <w:rsid w:val="00426C36"/>
    <w:rsid w:val="0042787B"/>
    <w:rsid w:val="00434CBE"/>
    <w:rsid w:val="004362F2"/>
    <w:rsid w:val="00436B94"/>
    <w:rsid w:val="0043753E"/>
    <w:rsid w:val="004407A6"/>
    <w:rsid w:val="0044201F"/>
    <w:rsid w:val="00443203"/>
    <w:rsid w:val="00444017"/>
    <w:rsid w:val="0044682E"/>
    <w:rsid w:val="00451521"/>
    <w:rsid w:val="004515C8"/>
    <w:rsid w:val="00452CE0"/>
    <w:rsid w:val="0045321F"/>
    <w:rsid w:val="004545E3"/>
    <w:rsid w:val="00454F90"/>
    <w:rsid w:val="00460314"/>
    <w:rsid w:val="00461FA4"/>
    <w:rsid w:val="00463BFA"/>
    <w:rsid w:val="00463DB8"/>
    <w:rsid w:val="00463DCD"/>
    <w:rsid w:val="00464B18"/>
    <w:rsid w:val="00464C25"/>
    <w:rsid w:val="00470B73"/>
    <w:rsid w:val="00474787"/>
    <w:rsid w:val="00474FF5"/>
    <w:rsid w:val="004763E9"/>
    <w:rsid w:val="00476966"/>
    <w:rsid w:val="004769CB"/>
    <w:rsid w:val="00477550"/>
    <w:rsid w:val="00477A27"/>
    <w:rsid w:val="00481685"/>
    <w:rsid w:val="004850E3"/>
    <w:rsid w:val="00490ADB"/>
    <w:rsid w:val="00490F41"/>
    <w:rsid w:val="0049205D"/>
    <w:rsid w:val="004925AF"/>
    <w:rsid w:val="00492AC3"/>
    <w:rsid w:val="00492C90"/>
    <w:rsid w:val="004956E4"/>
    <w:rsid w:val="00495948"/>
    <w:rsid w:val="004963D0"/>
    <w:rsid w:val="004964FE"/>
    <w:rsid w:val="004A18B3"/>
    <w:rsid w:val="004A22AC"/>
    <w:rsid w:val="004A41CA"/>
    <w:rsid w:val="004A549F"/>
    <w:rsid w:val="004A60D5"/>
    <w:rsid w:val="004A6D4B"/>
    <w:rsid w:val="004B3640"/>
    <w:rsid w:val="004B6FF9"/>
    <w:rsid w:val="004C0D7B"/>
    <w:rsid w:val="004C20BB"/>
    <w:rsid w:val="004C26DF"/>
    <w:rsid w:val="004C2A2D"/>
    <w:rsid w:val="004D1880"/>
    <w:rsid w:val="004D4CA6"/>
    <w:rsid w:val="004D4D56"/>
    <w:rsid w:val="004D5E4B"/>
    <w:rsid w:val="004D7ACC"/>
    <w:rsid w:val="004E2119"/>
    <w:rsid w:val="004E2BF2"/>
    <w:rsid w:val="004E2E7A"/>
    <w:rsid w:val="004E37A2"/>
    <w:rsid w:val="004E5561"/>
    <w:rsid w:val="004E640C"/>
    <w:rsid w:val="004E6A00"/>
    <w:rsid w:val="004E6C75"/>
    <w:rsid w:val="004E710A"/>
    <w:rsid w:val="004E7C8B"/>
    <w:rsid w:val="004F0B55"/>
    <w:rsid w:val="004F431A"/>
    <w:rsid w:val="004F4C71"/>
    <w:rsid w:val="004F5052"/>
    <w:rsid w:val="004F5B88"/>
    <w:rsid w:val="004F790F"/>
    <w:rsid w:val="0050294E"/>
    <w:rsid w:val="00505993"/>
    <w:rsid w:val="00505A87"/>
    <w:rsid w:val="00505B91"/>
    <w:rsid w:val="00506AE2"/>
    <w:rsid w:val="0051149C"/>
    <w:rsid w:val="00511D9A"/>
    <w:rsid w:val="00516E33"/>
    <w:rsid w:val="00517E5C"/>
    <w:rsid w:val="005210EE"/>
    <w:rsid w:val="005211B4"/>
    <w:rsid w:val="00524F15"/>
    <w:rsid w:val="00525268"/>
    <w:rsid w:val="00531916"/>
    <w:rsid w:val="0053279C"/>
    <w:rsid w:val="00533B3B"/>
    <w:rsid w:val="00534F8C"/>
    <w:rsid w:val="00535136"/>
    <w:rsid w:val="00536CC4"/>
    <w:rsid w:val="00537ABA"/>
    <w:rsid w:val="00541C94"/>
    <w:rsid w:val="00542374"/>
    <w:rsid w:val="00544BD2"/>
    <w:rsid w:val="00545844"/>
    <w:rsid w:val="00546C23"/>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84993"/>
    <w:rsid w:val="005927DE"/>
    <w:rsid w:val="00594D21"/>
    <w:rsid w:val="0059514E"/>
    <w:rsid w:val="00595355"/>
    <w:rsid w:val="005955BE"/>
    <w:rsid w:val="00597484"/>
    <w:rsid w:val="0059783A"/>
    <w:rsid w:val="005A07C9"/>
    <w:rsid w:val="005A3459"/>
    <w:rsid w:val="005A3BC6"/>
    <w:rsid w:val="005A4DED"/>
    <w:rsid w:val="005A5D1A"/>
    <w:rsid w:val="005B1790"/>
    <w:rsid w:val="005B1EA1"/>
    <w:rsid w:val="005B2BCF"/>
    <w:rsid w:val="005B2E10"/>
    <w:rsid w:val="005B30A0"/>
    <w:rsid w:val="005B3789"/>
    <w:rsid w:val="005B3BC8"/>
    <w:rsid w:val="005B4B66"/>
    <w:rsid w:val="005B4F36"/>
    <w:rsid w:val="005B5085"/>
    <w:rsid w:val="005B7950"/>
    <w:rsid w:val="005C28C4"/>
    <w:rsid w:val="005C3D85"/>
    <w:rsid w:val="005C4BB7"/>
    <w:rsid w:val="005C6FB4"/>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68A7"/>
    <w:rsid w:val="005E7FF1"/>
    <w:rsid w:val="005F0A60"/>
    <w:rsid w:val="005F21A6"/>
    <w:rsid w:val="005F2235"/>
    <w:rsid w:val="005F2322"/>
    <w:rsid w:val="005F37B2"/>
    <w:rsid w:val="005F5759"/>
    <w:rsid w:val="005F5822"/>
    <w:rsid w:val="005F5BEC"/>
    <w:rsid w:val="005F73EE"/>
    <w:rsid w:val="005F7415"/>
    <w:rsid w:val="00600E75"/>
    <w:rsid w:val="00601D7D"/>
    <w:rsid w:val="006060A8"/>
    <w:rsid w:val="006076FA"/>
    <w:rsid w:val="0060771A"/>
    <w:rsid w:val="00610F31"/>
    <w:rsid w:val="00610F46"/>
    <w:rsid w:val="00613227"/>
    <w:rsid w:val="006132C0"/>
    <w:rsid w:val="00616364"/>
    <w:rsid w:val="00621AD7"/>
    <w:rsid w:val="00624D31"/>
    <w:rsid w:val="0063040C"/>
    <w:rsid w:val="00630577"/>
    <w:rsid w:val="006314B1"/>
    <w:rsid w:val="006344CD"/>
    <w:rsid w:val="00634614"/>
    <w:rsid w:val="00637DC3"/>
    <w:rsid w:val="006408EA"/>
    <w:rsid w:val="006432EA"/>
    <w:rsid w:val="006449CD"/>
    <w:rsid w:val="00645F06"/>
    <w:rsid w:val="0064603C"/>
    <w:rsid w:val="006506D4"/>
    <w:rsid w:val="00650DDB"/>
    <w:rsid w:val="00651523"/>
    <w:rsid w:val="00652BFD"/>
    <w:rsid w:val="00654791"/>
    <w:rsid w:val="00660E66"/>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1048"/>
    <w:rsid w:val="006A2B30"/>
    <w:rsid w:val="006A2CAC"/>
    <w:rsid w:val="006A33E5"/>
    <w:rsid w:val="006A48A6"/>
    <w:rsid w:val="006A49D3"/>
    <w:rsid w:val="006A655A"/>
    <w:rsid w:val="006A67A3"/>
    <w:rsid w:val="006A6CED"/>
    <w:rsid w:val="006A6FDD"/>
    <w:rsid w:val="006A70EB"/>
    <w:rsid w:val="006B1550"/>
    <w:rsid w:val="006B19DE"/>
    <w:rsid w:val="006B51AC"/>
    <w:rsid w:val="006C1A37"/>
    <w:rsid w:val="006C4E7E"/>
    <w:rsid w:val="006C5E5E"/>
    <w:rsid w:val="006C7A87"/>
    <w:rsid w:val="006D100F"/>
    <w:rsid w:val="006D2599"/>
    <w:rsid w:val="006D3DE6"/>
    <w:rsid w:val="006D7094"/>
    <w:rsid w:val="006D728E"/>
    <w:rsid w:val="006E006A"/>
    <w:rsid w:val="006E2F35"/>
    <w:rsid w:val="006F04FD"/>
    <w:rsid w:val="006F0788"/>
    <w:rsid w:val="006F3EFD"/>
    <w:rsid w:val="006F4634"/>
    <w:rsid w:val="006F4E46"/>
    <w:rsid w:val="006F546F"/>
    <w:rsid w:val="006F5FA0"/>
    <w:rsid w:val="006F6212"/>
    <w:rsid w:val="007000F7"/>
    <w:rsid w:val="00702042"/>
    <w:rsid w:val="007020CE"/>
    <w:rsid w:val="00703311"/>
    <w:rsid w:val="00704067"/>
    <w:rsid w:val="007073DE"/>
    <w:rsid w:val="00710AE5"/>
    <w:rsid w:val="00710B69"/>
    <w:rsid w:val="00711EEA"/>
    <w:rsid w:val="0071237C"/>
    <w:rsid w:val="007126B9"/>
    <w:rsid w:val="0071474D"/>
    <w:rsid w:val="00714D92"/>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D69"/>
    <w:rsid w:val="00756FB3"/>
    <w:rsid w:val="007578C6"/>
    <w:rsid w:val="007608A6"/>
    <w:rsid w:val="00761450"/>
    <w:rsid w:val="00761AFD"/>
    <w:rsid w:val="00762F1A"/>
    <w:rsid w:val="007635B8"/>
    <w:rsid w:val="007660D4"/>
    <w:rsid w:val="007666FF"/>
    <w:rsid w:val="00766804"/>
    <w:rsid w:val="007670AB"/>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5570"/>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203"/>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44B40"/>
    <w:rsid w:val="008525E8"/>
    <w:rsid w:val="0085316D"/>
    <w:rsid w:val="00856ABD"/>
    <w:rsid w:val="00857951"/>
    <w:rsid w:val="0086002F"/>
    <w:rsid w:val="008604B1"/>
    <w:rsid w:val="008611FD"/>
    <w:rsid w:val="00862173"/>
    <w:rsid w:val="008636FB"/>
    <w:rsid w:val="0086457F"/>
    <w:rsid w:val="00873EEE"/>
    <w:rsid w:val="00876D90"/>
    <w:rsid w:val="008809BE"/>
    <w:rsid w:val="00881C87"/>
    <w:rsid w:val="008826C8"/>
    <w:rsid w:val="008827A9"/>
    <w:rsid w:val="008834A5"/>
    <w:rsid w:val="00883A89"/>
    <w:rsid w:val="0088589B"/>
    <w:rsid w:val="00891101"/>
    <w:rsid w:val="00892139"/>
    <w:rsid w:val="00894C4D"/>
    <w:rsid w:val="00894F1D"/>
    <w:rsid w:val="008963FB"/>
    <w:rsid w:val="00897759"/>
    <w:rsid w:val="008A1298"/>
    <w:rsid w:val="008A45D3"/>
    <w:rsid w:val="008A4F35"/>
    <w:rsid w:val="008A54F6"/>
    <w:rsid w:val="008A5E8D"/>
    <w:rsid w:val="008A6D41"/>
    <w:rsid w:val="008B01A8"/>
    <w:rsid w:val="008B2E77"/>
    <w:rsid w:val="008B4469"/>
    <w:rsid w:val="008B4524"/>
    <w:rsid w:val="008B4AD9"/>
    <w:rsid w:val="008B7A36"/>
    <w:rsid w:val="008B7DF7"/>
    <w:rsid w:val="008C0B6E"/>
    <w:rsid w:val="008C532F"/>
    <w:rsid w:val="008C58C9"/>
    <w:rsid w:val="008D036D"/>
    <w:rsid w:val="008D1B7D"/>
    <w:rsid w:val="008D1DB7"/>
    <w:rsid w:val="008D3B20"/>
    <w:rsid w:val="008D3E04"/>
    <w:rsid w:val="008D4B59"/>
    <w:rsid w:val="008D7C47"/>
    <w:rsid w:val="008D7F96"/>
    <w:rsid w:val="008E1A82"/>
    <w:rsid w:val="008E5E00"/>
    <w:rsid w:val="008E5E76"/>
    <w:rsid w:val="008F2C12"/>
    <w:rsid w:val="008F420B"/>
    <w:rsid w:val="008F59A6"/>
    <w:rsid w:val="008F6412"/>
    <w:rsid w:val="008F64FA"/>
    <w:rsid w:val="008F7C48"/>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0D93"/>
    <w:rsid w:val="00921146"/>
    <w:rsid w:val="009215F7"/>
    <w:rsid w:val="00922EFA"/>
    <w:rsid w:val="00923F4F"/>
    <w:rsid w:val="00924230"/>
    <w:rsid w:val="00925833"/>
    <w:rsid w:val="00926378"/>
    <w:rsid w:val="00930176"/>
    <w:rsid w:val="00935130"/>
    <w:rsid w:val="00935C4B"/>
    <w:rsid w:val="009362FA"/>
    <w:rsid w:val="00937D07"/>
    <w:rsid w:val="00937FFC"/>
    <w:rsid w:val="009416B0"/>
    <w:rsid w:val="0094495D"/>
    <w:rsid w:val="00944DF8"/>
    <w:rsid w:val="00945932"/>
    <w:rsid w:val="00947C09"/>
    <w:rsid w:val="00951FBF"/>
    <w:rsid w:val="00955E6C"/>
    <w:rsid w:val="00956156"/>
    <w:rsid w:val="00957748"/>
    <w:rsid w:val="0095776B"/>
    <w:rsid w:val="00957AF3"/>
    <w:rsid w:val="00957B29"/>
    <w:rsid w:val="00957EA3"/>
    <w:rsid w:val="009606CB"/>
    <w:rsid w:val="00964045"/>
    <w:rsid w:val="0096421B"/>
    <w:rsid w:val="00964D18"/>
    <w:rsid w:val="00964EA7"/>
    <w:rsid w:val="009656FB"/>
    <w:rsid w:val="00965AD8"/>
    <w:rsid w:val="00967368"/>
    <w:rsid w:val="00972E25"/>
    <w:rsid w:val="00973DA7"/>
    <w:rsid w:val="00973EA3"/>
    <w:rsid w:val="00975673"/>
    <w:rsid w:val="00976010"/>
    <w:rsid w:val="0097644A"/>
    <w:rsid w:val="0097671C"/>
    <w:rsid w:val="0097687E"/>
    <w:rsid w:val="00977728"/>
    <w:rsid w:val="00980076"/>
    <w:rsid w:val="00985872"/>
    <w:rsid w:val="00986E7E"/>
    <w:rsid w:val="00990692"/>
    <w:rsid w:val="00991EEF"/>
    <w:rsid w:val="009970E0"/>
    <w:rsid w:val="00997F59"/>
    <w:rsid w:val="009A096F"/>
    <w:rsid w:val="009A1046"/>
    <w:rsid w:val="009A118A"/>
    <w:rsid w:val="009A13D7"/>
    <w:rsid w:val="009A22D8"/>
    <w:rsid w:val="009A2B21"/>
    <w:rsid w:val="009A38CC"/>
    <w:rsid w:val="009A41B5"/>
    <w:rsid w:val="009B0B71"/>
    <w:rsid w:val="009B0DB3"/>
    <w:rsid w:val="009B19BB"/>
    <w:rsid w:val="009B3145"/>
    <w:rsid w:val="009B56D4"/>
    <w:rsid w:val="009B7432"/>
    <w:rsid w:val="009B79AD"/>
    <w:rsid w:val="009C20F2"/>
    <w:rsid w:val="009C4938"/>
    <w:rsid w:val="009C4F32"/>
    <w:rsid w:val="009C51CE"/>
    <w:rsid w:val="009C5CA7"/>
    <w:rsid w:val="009C757D"/>
    <w:rsid w:val="009C75F4"/>
    <w:rsid w:val="009D00BF"/>
    <w:rsid w:val="009D03D4"/>
    <w:rsid w:val="009D0A80"/>
    <w:rsid w:val="009D0DA5"/>
    <w:rsid w:val="009D182E"/>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7A"/>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41C7"/>
    <w:rsid w:val="00A56A2E"/>
    <w:rsid w:val="00A66C72"/>
    <w:rsid w:val="00A66ED5"/>
    <w:rsid w:val="00A70109"/>
    <w:rsid w:val="00A703F7"/>
    <w:rsid w:val="00A73602"/>
    <w:rsid w:val="00A763DA"/>
    <w:rsid w:val="00A77F62"/>
    <w:rsid w:val="00A83A15"/>
    <w:rsid w:val="00A83BFE"/>
    <w:rsid w:val="00A84BEA"/>
    <w:rsid w:val="00A8750F"/>
    <w:rsid w:val="00A92917"/>
    <w:rsid w:val="00A93064"/>
    <w:rsid w:val="00A94826"/>
    <w:rsid w:val="00A94A2F"/>
    <w:rsid w:val="00A96B07"/>
    <w:rsid w:val="00AA070F"/>
    <w:rsid w:val="00AA1DF8"/>
    <w:rsid w:val="00AA37CB"/>
    <w:rsid w:val="00AA3ABD"/>
    <w:rsid w:val="00AA3BCC"/>
    <w:rsid w:val="00AA527E"/>
    <w:rsid w:val="00AB5D5E"/>
    <w:rsid w:val="00AB616C"/>
    <w:rsid w:val="00AB6452"/>
    <w:rsid w:val="00AC0176"/>
    <w:rsid w:val="00AC466C"/>
    <w:rsid w:val="00AC7CB1"/>
    <w:rsid w:val="00AD047B"/>
    <w:rsid w:val="00AD0688"/>
    <w:rsid w:val="00AD181A"/>
    <w:rsid w:val="00AD1CAD"/>
    <w:rsid w:val="00AD3A6D"/>
    <w:rsid w:val="00AD4822"/>
    <w:rsid w:val="00AE428B"/>
    <w:rsid w:val="00AE4E6C"/>
    <w:rsid w:val="00AF4057"/>
    <w:rsid w:val="00AF4F26"/>
    <w:rsid w:val="00B03874"/>
    <w:rsid w:val="00B05276"/>
    <w:rsid w:val="00B10B48"/>
    <w:rsid w:val="00B119B2"/>
    <w:rsid w:val="00B135A3"/>
    <w:rsid w:val="00B17686"/>
    <w:rsid w:val="00B209C5"/>
    <w:rsid w:val="00B21250"/>
    <w:rsid w:val="00B218A8"/>
    <w:rsid w:val="00B24D76"/>
    <w:rsid w:val="00B25D67"/>
    <w:rsid w:val="00B25F94"/>
    <w:rsid w:val="00B279E1"/>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97BE9"/>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0B58"/>
    <w:rsid w:val="00BD2F74"/>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545"/>
    <w:rsid w:val="00BF07EA"/>
    <w:rsid w:val="00BF0CFF"/>
    <w:rsid w:val="00BF1192"/>
    <w:rsid w:val="00BF17B8"/>
    <w:rsid w:val="00BF358A"/>
    <w:rsid w:val="00BF3EAD"/>
    <w:rsid w:val="00BF4816"/>
    <w:rsid w:val="00BF4F7E"/>
    <w:rsid w:val="00BF53EF"/>
    <w:rsid w:val="00C001BA"/>
    <w:rsid w:val="00C00843"/>
    <w:rsid w:val="00C03CB6"/>
    <w:rsid w:val="00C07F2E"/>
    <w:rsid w:val="00C15E58"/>
    <w:rsid w:val="00C204C8"/>
    <w:rsid w:val="00C20791"/>
    <w:rsid w:val="00C20905"/>
    <w:rsid w:val="00C20DFC"/>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6591"/>
    <w:rsid w:val="00C57AAE"/>
    <w:rsid w:val="00C60587"/>
    <w:rsid w:val="00C618E6"/>
    <w:rsid w:val="00C626F4"/>
    <w:rsid w:val="00C62C2B"/>
    <w:rsid w:val="00C65E3C"/>
    <w:rsid w:val="00C66FDD"/>
    <w:rsid w:val="00C67C09"/>
    <w:rsid w:val="00C734E0"/>
    <w:rsid w:val="00C73957"/>
    <w:rsid w:val="00C73AF3"/>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95FF1"/>
    <w:rsid w:val="00CA0157"/>
    <w:rsid w:val="00CA1E54"/>
    <w:rsid w:val="00CA2BC1"/>
    <w:rsid w:val="00CA4058"/>
    <w:rsid w:val="00CA4913"/>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6ED9"/>
    <w:rsid w:val="00D0723A"/>
    <w:rsid w:val="00D07A96"/>
    <w:rsid w:val="00D132AA"/>
    <w:rsid w:val="00D15415"/>
    <w:rsid w:val="00D15E36"/>
    <w:rsid w:val="00D16D65"/>
    <w:rsid w:val="00D1735E"/>
    <w:rsid w:val="00D17D5F"/>
    <w:rsid w:val="00D20E9B"/>
    <w:rsid w:val="00D25214"/>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6B0"/>
    <w:rsid w:val="00D577F9"/>
    <w:rsid w:val="00D621EF"/>
    <w:rsid w:val="00D6554B"/>
    <w:rsid w:val="00D66F86"/>
    <w:rsid w:val="00D673BB"/>
    <w:rsid w:val="00D73E42"/>
    <w:rsid w:val="00D75F11"/>
    <w:rsid w:val="00D76AE3"/>
    <w:rsid w:val="00D76C72"/>
    <w:rsid w:val="00D7785D"/>
    <w:rsid w:val="00D8131A"/>
    <w:rsid w:val="00D8132C"/>
    <w:rsid w:val="00D81362"/>
    <w:rsid w:val="00D82CAC"/>
    <w:rsid w:val="00D836B9"/>
    <w:rsid w:val="00D845D9"/>
    <w:rsid w:val="00D868F6"/>
    <w:rsid w:val="00D8726A"/>
    <w:rsid w:val="00D94098"/>
    <w:rsid w:val="00D94323"/>
    <w:rsid w:val="00D9680F"/>
    <w:rsid w:val="00D96F66"/>
    <w:rsid w:val="00DA0437"/>
    <w:rsid w:val="00DA04B9"/>
    <w:rsid w:val="00DA20AC"/>
    <w:rsid w:val="00DA228A"/>
    <w:rsid w:val="00DA299F"/>
    <w:rsid w:val="00DA3C56"/>
    <w:rsid w:val="00DA4EC7"/>
    <w:rsid w:val="00DA5114"/>
    <w:rsid w:val="00DA58E4"/>
    <w:rsid w:val="00DB2C12"/>
    <w:rsid w:val="00DB42D6"/>
    <w:rsid w:val="00DB50D8"/>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112C"/>
    <w:rsid w:val="00E222F2"/>
    <w:rsid w:val="00E22BF3"/>
    <w:rsid w:val="00E242CD"/>
    <w:rsid w:val="00E25342"/>
    <w:rsid w:val="00E25FC8"/>
    <w:rsid w:val="00E30A9E"/>
    <w:rsid w:val="00E31308"/>
    <w:rsid w:val="00E3653E"/>
    <w:rsid w:val="00E40961"/>
    <w:rsid w:val="00E41EB4"/>
    <w:rsid w:val="00E4205F"/>
    <w:rsid w:val="00E436C6"/>
    <w:rsid w:val="00E44269"/>
    <w:rsid w:val="00E44A91"/>
    <w:rsid w:val="00E46B28"/>
    <w:rsid w:val="00E46F6E"/>
    <w:rsid w:val="00E52229"/>
    <w:rsid w:val="00E52935"/>
    <w:rsid w:val="00E52A8F"/>
    <w:rsid w:val="00E5390E"/>
    <w:rsid w:val="00E54BA3"/>
    <w:rsid w:val="00E5627C"/>
    <w:rsid w:val="00E6122D"/>
    <w:rsid w:val="00E62EFF"/>
    <w:rsid w:val="00E62F22"/>
    <w:rsid w:val="00E63341"/>
    <w:rsid w:val="00E6437F"/>
    <w:rsid w:val="00E64FB6"/>
    <w:rsid w:val="00E679B7"/>
    <w:rsid w:val="00E72737"/>
    <w:rsid w:val="00E74203"/>
    <w:rsid w:val="00E824A3"/>
    <w:rsid w:val="00E85894"/>
    <w:rsid w:val="00E85C1F"/>
    <w:rsid w:val="00E9183D"/>
    <w:rsid w:val="00E922EC"/>
    <w:rsid w:val="00E93008"/>
    <w:rsid w:val="00E93656"/>
    <w:rsid w:val="00E9575D"/>
    <w:rsid w:val="00E96860"/>
    <w:rsid w:val="00E969B8"/>
    <w:rsid w:val="00E970E4"/>
    <w:rsid w:val="00E97136"/>
    <w:rsid w:val="00E97607"/>
    <w:rsid w:val="00EA1278"/>
    <w:rsid w:val="00EA49AF"/>
    <w:rsid w:val="00EA6290"/>
    <w:rsid w:val="00EA7FB1"/>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2200"/>
    <w:rsid w:val="00EC3278"/>
    <w:rsid w:val="00EC44B6"/>
    <w:rsid w:val="00EC6F9F"/>
    <w:rsid w:val="00EC762D"/>
    <w:rsid w:val="00ED09D5"/>
    <w:rsid w:val="00ED0AE9"/>
    <w:rsid w:val="00ED44A0"/>
    <w:rsid w:val="00ED4C41"/>
    <w:rsid w:val="00ED629F"/>
    <w:rsid w:val="00ED72A9"/>
    <w:rsid w:val="00ED7ECD"/>
    <w:rsid w:val="00EE0CB1"/>
    <w:rsid w:val="00EE3C1E"/>
    <w:rsid w:val="00EE4627"/>
    <w:rsid w:val="00EE55A8"/>
    <w:rsid w:val="00EE5B0D"/>
    <w:rsid w:val="00EF2609"/>
    <w:rsid w:val="00EF2A01"/>
    <w:rsid w:val="00EF5F0C"/>
    <w:rsid w:val="00EF60CF"/>
    <w:rsid w:val="00EF6716"/>
    <w:rsid w:val="00F00CDA"/>
    <w:rsid w:val="00F0409D"/>
    <w:rsid w:val="00F0550D"/>
    <w:rsid w:val="00F05714"/>
    <w:rsid w:val="00F06155"/>
    <w:rsid w:val="00F11877"/>
    <w:rsid w:val="00F13260"/>
    <w:rsid w:val="00F13759"/>
    <w:rsid w:val="00F14DF0"/>
    <w:rsid w:val="00F15D42"/>
    <w:rsid w:val="00F1618D"/>
    <w:rsid w:val="00F1654B"/>
    <w:rsid w:val="00F215F9"/>
    <w:rsid w:val="00F22001"/>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3B9B"/>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5C2"/>
    <w:rsid w:val="00FE368B"/>
    <w:rsid w:val="00FE3E01"/>
    <w:rsid w:val="00FE3E97"/>
    <w:rsid w:val="00FE568F"/>
    <w:rsid w:val="00FE61F5"/>
    <w:rsid w:val="00FF0A77"/>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1DBAC"/>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1">
    <w:name w:val="Unresolved Mention1"/>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 w:type="character" w:styleId="CommentReference">
    <w:name w:val="annotation reference"/>
    <w:basedOn w:val="DefaultParagraphFont"/>
    <w:uiPriority w:val="99"/>
    <w:semiHidden/>
    <w:unhideWhenUsed/>
    <w:rsid w:val="00804203"/>
    <w:rPr>
      <w:sz w:val="16"/>
      <w:szCs w:val="16"/>
    </w:rPr>
  </w:style>
  <w:style w:type="paragraph" w:styleId="CommentText">
    <w:name w:val="annotation text"/>
    <w:basedOn w:val="Normal"/>
    <w:link w:val="CommentTextChar"/>
    <w:uiPriority w:val="99"/>
    <w:unhideWhenUsed/>
    <w:rsid w:val="00804203"/>
    <w:pPr>
      <w:spacing w:line="240" w:lineRule="auto"/>
    </w:pPr>
    <w:rPr>
      <w:sz w:val="20"/>
      <w:szCs w:val="20"/>
    </w:rPr>
  </w:style>
  <w:style w:type="character" w:customStyle="1" w:styleId="CommentTextChar">
    <w:name w:val="Comment Text Char"/>
    <w:basedOn w:val="DefaultParagraphFont"/>
    <w:link w:val="CommentText"/>
    <w:uiPriority w:val="99"/>
    <w:rsid w:val="00804203"/>
    <w:rPr>
      <w:sz w:val="20"/>
      <w:szCs w:val="20"/>
    </w:rPr>
  </w:style>
  <w:style w:type="paragraph" w:styleId="CommentSubject">
    <w:name w:val="annotation subject"/>
    <w:basedOn w:val="CommentText"/>
    <w:next w:val="CommentText"/>
    <w:link w:val="CommentSubjectChar"/>
    <w:uiPriority w:val="99"/>
    <w:semiHidden/>
    <w:unhideWhenUsed/>
    <w:rsid w:val="00804203"/>
    <w:rPr>
      <w:b/>
      <w:bCs/>
    </w:rPr>
  </w:style>
  <w:style w:type="character" w:customStyle="1" w:styleId="CommentSubjectChar">
    <w:name w:val="Comment Subject Char"/>
    <w:basedOn w:val="CommentTextChar"/>
    <w:link w:val="CommentSubject"/>
    <w:uiPriority w:val="99"/>
    <w:semiHidden/>
    <w:rsid w:val="00804203"/>
    <w:rPr>
      <w:b/>
      <w:bCs/>
      <w:sz w:val="20"/>
      <w:szCs w:val="20"/>
    </w:rPr>
  </w:style>
  <w:style w:type="paragraph" w:styleId="BalloonText">
    <w:name w:val="Balloon Text"/>
    <w:basedOn w:val="Normal"/>
    <w:link w:val="BalloonTextChar"/>
    <w:uiPriority w:val="99"/>
    <w:semiHidden/>
    <w:unhideWhenUsed/>
    <w:rsid w:val="00C65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E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DE255-E737-480F-B756-DC737ACFC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10619</Words>
  <Characters>60534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2</cp:revision>
  <dcterms:created xsi:type="dcterms:W3CDTF">2024-09-19T21:23:00Z</dcterms:created>
  <dcterms:modified xsi:type="dcterms:W3CDTF">2024-09-19T21:23:00Z</dcterms:modified>
</cp:coreProperties>
</file>